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522" w:type="dxa"/>
        <w:jc w:val="center"/>
        <w:tblLayout w:type="fixed"/>
        <w:tblLook w:val="0000" w:firstRow="0" w:lastRow="0" w:firstColumn="0" w:lastColumn="0" w:noHBand="0" w:noVBand="0"/>
      </w:tblPr>
      <w:tblGrid>
        <w:gridCol w:w="8522"/>
      </w:tblGrid>
      <w:tr w:rsidR="0004375B" w14:paraId="2B4118B0" w14:textId="77777777">
        <w:trPr>
          <w:trHeight w:val="2552"/>
          <w:jc w:val="center"/>
        </w:trPr>
        <w:tc>
          <w:tcPr>
            <w:tcW w:w="8522" w:type="dxa"/>
          </w:tcPr>
          <w:p w14:paraId="5E6030E8" w14:textId="6186F012" w:rsidR="0004375B" w:rsidRPr="00D641BD" w:rsidRDefault="007027A8">
            <w:pPr>
              <w:pStyle w:val="12"/>
              <w:rPr>
                <w:rFonts w:ascii="Cambria" w:hAnsi="Cambria"/>
                <w:caps/>
                <w:kern w:val="2"/>
                <w:szCs w:val="22"/>
              </w:rPr>
              <w:pPrChange w:id="0" w:author="Amy" w:date="2020-05-10T11:00:00Z">
                <w:pPr>
                  <w:pStyle w:val="12"/>
                  <w:jc w:val="center"/>
                </w:pPr>
              </w:pPrChange>
            </w:pPr>
            <w:del w:id="1" w:author="Amy" w:date="2020-05-10T11:00:00Z">
              <w:r w:rsidRPr="00D641BD" w:rsidDel="001B3F96">
                <w:rPr>
                  <w:rFonts w:ascii="Cambria" w:hAnsi="Cambria" w:hint="eastAsia"/>
                  <w:caps/>
                  <w:kern w:val="2"/>
                  <w:szCs w:val="22"/>
                </w:rPr>
                <w:delText>文思海辉</w:delText>
              </w:r>
            </w:del>
          </w:p>
        </w:tc>
      </w:tr>
      <w:tr w:rsidR="0004375B" w14:paraId="343ED8CC" w14:textId="77777777">
        <w:trPr>
          <w:trHeight w:val="1440"/>
          <w:jc w:val="center"/>
        </w:trPr>
        <w:tc>
          <w:tcPr>
            <w:tcW w:w="8522" w:type="dxa"/>
            <w:vAlign w:val="bottom"/>
          </w:tcPr>
          <w:p w14:paraId="7B5CDAB2" w14:textId="3FEE55A2" w:rsidR="0004375B" w:rsidRPr="00D641BD" w:rsidRDefault="00B50AF1">
            <w:pPr>
              <w:pStyle w:val="12"/>
              <w:jc w:val="center"/>
              <w:rPr>
                <w:rFonts w:ascii="Cambria" w:hAnsi="Cambria"/>
                <w:kern w:val="2"/>
                <w:sz w:val="36"/>
                <w:szCs w:val="36"/>
              </w:rPr>
            </w:pPr>
            <w:del w:id="2" w:author="Amy" w:date="2020-05-10T11:00:00Z">
              <w:r w:rsidDel="001B3F96">
                <w:rPr>
                  <w:rFonts w:ascii="Cambria" w:hAnsi="Cambria" w:hint="eastAsia"/>
                  <w:kern w:val="2"/>
                  <w:sz w:val="36"/>
                  <w:szCs w:val="36"/>
                </w:rPr>
                <w:delText>东莞银行</w:delText>
              </w:r>
            </w:del>
            <w:ins w:id="3" w:author="Amy" w:date="2020-05-10T11:00:00Z">
              <w:r w:rsidR="001B3F96">
                <w:rPr>
                  <w:rFonts w:ascii="Cambria" w:hAnsi="Cambria" w:hint="eastAsia"/>
                  <w:kern w:val="2"/>
                  <w:sz w:val="36"/>
                  <w:szCs w:val="36"/>
                </w:rPr>
                <w:t>XX</w:t>
              </w:r>
              <w:r w:rsidR="001B3F96">
                <w:rPr>
                  <w:rFonts w:ascii="Cambria" w:hAnsi="Cambria" w:hint="eastAsia"/>
                  <w:kern w:val="2"/>
                  <w:sz w:val="36"/>
                  <w:szCs w:val="36"/>
                </w:rPr>
                <w:t>银行</w:t>
              </w:r>
            </w:ins>
            <w:r w:rsidR="007027A8" w:rsidRPr="00D641BD">
              <w:rPr>
                <w:rFonts w:ascii="Cambria" w:hAnsi="Cambria" w:hint="eastAsia"/>
                <w:kern w:val="2"/>
                <w:sz w:val="36"/>
                <w:szCs w:val="36"/>
              </w:rPr>
              <w:t>新一代国际结算系统</w:t>
            </w:r>
          </w:p>
        </w:tc>
      </w:tr>
      <w:tr w:rsidR="0004375B" w14:paraId="7F1BADC6" w14:textId="77777777">
        <w:trPr>
          <w:trHeight w:val="1068"/>
          <w:jc w:val="center"/>
        </w:trPr>
        <w:tc>
          <w:tcPr>
            <w:tcW w:w="8522" w:type="dxa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</w:tcPr>
          <w:p w14:paraId="6A0FE6F1" w14:textId="77777777" w:rsidR="0004375B" w:rsidRPr="00D641BD" w:rsidRDefault="007027A8">
            <w:pPr>
              <w:pStyle w:val="12"/>
              <w:jc w:val="center"/>
              <w:rPr>
                <w:rFonts w:ascii="Cambria" w:hAnsi="Cambria"/>
                <w:kern w:val="2"/>
                <w:sz w:val="72"/>
                <w:szCs w:val="72"/>
              </w:rPr>
            </w:pPr>
            <w:r w:rsidRPr="00D641BD">
              <w:rPr>
                <w:rFonts w:ascii="Cambria" w:hAnsi="Cambria" w:hint="eastAsia"/>
                <w:kern w:val="2"/>
                <w:sz w:val="72"/>
                <w:szCs w:val="72"/>
              </w:rPr>
              <w:t>需求规格说明书</w:t>
            </w:r>
          </w:p>
        </w:tc>
      </w:tr>
      <w:tr w:rsidR="0004375B" w14:paraId="1BC80F89" w14:textId="77777777">
        <w:trPr>
          <w:trHeight w:val="830"/>
          <w:jc w:val="center"/>
        </w:trPr>
        <w:tc>
          <w:tcPr>
            <w:tcW w:w="8522" w:type="dxa"/>
            <w:tcBorders>
              <w:top w:val="single" w:sz="4" w:space="0" w:color="4F81BD"/>
              <w:left w:val="nil"/>
              <w:bottom w:val="nil"/>
              <w:right w:val="nil"/>
            </w:tcBorders>
            <w:vAlign w:val="bottom"/>
          </w:tcPr>
          <w:p w14:paraId="63E6794B" w14:textId="77777777" w:rsidR="0004375B" w:rsidRPr="00D641BD" w:rsidRDefault="007027A8">
            <w:pPr>
              <w:pStyle w:val="12"/>
              <w:jc w:val="center"/>
              <w:rPr>
                <w:rFonts w:ascii="Cambria" w:hAnsi="Cambria"/>
                <w:kern w:val="2"/>
                <w:sz w:val="44"/>
                <w:szCs w:val="44"/>
              </w:rPr>
            </w:pPr>
            <w:r w:rsidRPr="00D641BD">
              <w:rPr>
                <w:rFonts w:ascii="Cambria" w:hAnsi="Cambria" w:hint="eastAsia"/>
                <w:kern w:val="2"/>
                <w:sz w:val="44"/>
                <w:szCs w:val="44"/>
              </w:rPr>
              <w:t>出口信用证</w:t>
            </w:r>
          </w:p>
        </w:tc>
      </w:tr>
      <w:tr w:rsidR="0004375B" w14:paraId="19E34F1F" w14:textId="77777777">
        <w:trPr>
          <w:trHeight w:val="427"/>
          <w:jc w:val="center"/>
        </w:trPr>
        <w:tc>
          <w:tcPr>
            <w:tcW w:w="8522" w:type="dxa"/>
            <w:vAlign w:val="center"/>
          </w:tcPr>
          <w:p w14:paraId="6508B3B7" w14:textId="77777777" w:rsidR="0004375B" w:rsidRPr="0097001F" w:rsidRDefault="007027A8" w:rsidP="002715FF">
            <w:pPr>
              <w:pStyle w:val="12"/>
              <w:jc w:val="center"/>
              <w:rPr>
                <w:rFonts w:ascii="Arial" w:hAnsi="Arial" w:cs="Arial"/>
                <w:kern w:val="2"/>
                <w:sz w:val="32"/>
                <w:szCs w:val="32"/>
                <w:lang w:val="zh-CN"/>
              </w:rPr>
            </w:pPr>
            <w:r w:rsidRPr="00D641BD">
              <w:rPr>
                <w:rFonts w:ascii="Arial" w:eastAsia="Arial Unicode MS" w:hAnsi="Arial" w:cs="Arial"/>
                <w:kern w:val="2"/>
                <w:sz w:val="32"/>
                <w:szCs w:val="32"/>
                <w:lang w:val="zh-CN"/>
              </w:rPr>
              <w:t>V 1.0.</w:t>
            </w:r>
            <w:r w:rsidR="002715FF" w:rsidRPr="0097001F">
              <w:rPr>
                <w:rFonts w:ascii="Arial" w:hAnsi="Arial" w:cs="Arial" w:hint="eastAsia"/>
                <w:kern w:val="2"/>
                <w:sz w:val="32"/>
                <w:szCs w:val="32"/>
                <w:lang w:val="zh-CN"/>
              </w:rPr>
              <w:t>0</w:t>
            </w:r>
          </w:p>
        </w:tc>
      </w:tr>
      <w:tr w:rsidR="0004375B" w14:paraId="1A29B9A3" w14:textId="77777777">
        <w:trPr>
          <w:trHeight w:val="4954"/>
          <w:jc w:val="center"/>
        </w:trPr>
        <w:tc>
          <w:tcPr>
            <w:tcW w:w="8522" w:type="dxa"/>
            <w:vAlign w:val="center"/>
          </w:tcPr>
          <w:p w14:paraId="405F115B" w14:textId="77777777" w:rsidR="0004375B" w:rsidRPr="00D641BD" w:rsidRDefault="0004375B">
            <w:pPr>
              <w:pStyle w:val="12"/>
              <w:jc w:val="center"/>
              <w:rPr>
                <w:rFonts w:ascii="Calibri" w:hAnsi="Calibri"/>
                <w:kern w:val="2"/>
                <w:szCs w:val="22"/>
              </w:rPr>
            </w:pPr>
          </w:p>
        </w:tc>
      </w:tr>
      <w:tr w:rsidR="0004375B" w14:paraId="59569D7F" w14:textId="77777777">
        <w:trPr>
          <w:trHeight w:val="360"/>
          <w:jc w:val="center"/>
        </w:trPr>
        <w:tc>
          <w:tcPr>
            <w:tcW w:w="8522" w:type="dxa"/>
            <w:vAlign w:val="center"/>
          </w:tcPr>
          <w:p w14:paraId="4DC35311" w14:textId="7AE11B77" w:rsidR="0004375B" w:rsidRPr="00D641BD" w:rsidRDefault="007027A8" w:rsidP="002200CD">
            <w:pPr>
              <w:pStyle w:val="12"/>
              <w:jc w:val="center"/>
              <w:rPr>
                <w:rFonts w:ascii="Calibri" w:hAnsi="Calibri"/>
                <w:kern w:val="2"/>
                <w:sz w:val="32"/>
                <w:szCs w:val="32"/>
              </w:rPr>
            </w:pPr>
            <w:r w:rsidRPr="00D641BD">
              <w:rPr>
                <w:rFonts w:ascii="Calibri" w:hAnsi="Calibri" w:hint="eastAsia"/>
                <w:kern w:val="2"/>
                <w:sz w:val="32"/>
                <w:szCs w:val="32"/>
              </w:rPr>
              <w:t>作者：</w:t>
            </w:r>
            <w:ins w:id="4" w:author="Amy" w:date="2020-05-10T11:00:00Z">
              <w:r w:rsidR="00EC52F2">
                <w:rPr>
                  <w:rFonts w:ascii="Calibri" w:hAnsi="Calibri" w:hint="eastAsia"/>
                  <w:kern w:val="2"/>
                  <w:sz w:val="32"/>
                  <w:szCs w:val="32"/>
                </w:rPr>
                <w:t>X</w:t>
              </w:r>
              <w:r w:rsidR="00EC52F2">
                <w:rPr>
                  <w:rFonts w:ascii="Calibri" w:hAnsi="Calibri"/>
                  <w:kern w:val="2"/>
                  <w:sz w:val="32"/>
                  <w:szCs w:val="32"/>
                </w:rPr>
                <w:t>X</w:t>
              </w:r>
              <w:r w:rsidR="00EC52F2">
                <w:rPr>
                  <w:rFonts w:ascii="Calibri" w:hAnsi="Calibri" w:hint="eastAsia"/>
                  <w:kern w:val="2"/>
                  <w:sz w:val="32"/>
                  <w:szCs w:val="32"/>
                </w:rPr>
                <w:t>X</w:t>
              </w:r>
            </w:ins>
            <w:del w:id="5" w:author="Amy" w:date="2020-05-10T11:00:00Z">
              <w:r w:rsidR="002200CD" w:rsidDel="00EC52F2">
                <w:rPr>
                  <w:rFonts w:ascii="Calibri" w:hAnsi="Calibri" w:hint="eastAsia"/>
                  <w:kern w:val="2"/>
                  <w:sz w:val="32"/>
                  <w:szCs w:val="32"/>
                </w:rPr>
                <w:delText>张奇</w:delText>
              </w:r>
            </w:del>
          </w:p>
        </w:tc>
      </w:tr>
      <w:tr w:rsidR="0004375B" w14:paraId="6F6438F5" w14:textId="77777777">
        <w:trPr>
          <w:trHeight w:val="360"/>
          <w:jc w:val="center"/>
        </w:trPr>
        <w:tc>
          <w:tcPr>
            <w:tcW w:w="8522" w:type="dxa"/>
            <w:vAlign w:val="center"/>
          </w:tcPr>
          <w:p w14:paraId="6AE507AC" w14:textId="77777777" w:rsidR="0004375B" w:rsidRPr="00D641BD" w:rsidRDefault="007027A8" w:rsidP="00FC2446">
            <w:pPr>
              <w:pStyle w:val="12"/>
              <w:jc w:val="center"/>
              <w:rPr>
                <w:rFonts w:ascii="Calibri" w:hAnsi="Calibri"/>
                <w:bCs/>
                <w:kern w:val="2"/>
                <w:sz w:val="30"/>
                <w:szCs w:val="30"/>
              </w:rPr>
            </w:pPr>
            <w:r w:rsidRPr="00D641BD">
              <w:rPr>
                <w:rFonts w:ascii="Calibri" w:hAnsi="Calibri"/>
                <w:bCs/>
                <w:kern w:val="2"/>
                <w:sz w:val="30"/>
                <w:szCs w:val="30"/>
              </w:rPr>
              <w:t>201</w:t>
            </w:r>
            <w:r w:rsidRPr="00D641BD">
              <w:rPr>
                <w:rFonts w:ascii="Calibri" w:hAnsi="Calibri" w:hint="eastAsia"/>
                <w:bCs/>
                <w:kern w:val="2"/>
                <w:sz w:val="30"/>
                <w:szCs w:val="30"/>
              </w:rPr>
              <w:t>4</w:t>
            </w:r>
            <w:r w:rsidRPr="00D641BD">
              <w:rPr>
                <w:rFonts w:ascii="Calibri" w:hAnsi="Calibri" w:hint="eastAsia"/>
                <w:bCs/>
                <w:kern w:val="2"/>
                <w:sz w:val="30"/>
                <w:szCs w:val="30"/>
              </w:rPr>
              <w:t>年</w:t>
            </w:r>
            <w:r w:rsidR="00FC2446">
              <w:rPr>
                <w:rFonts w:ascii="Calibri" w:hAnsi="Calibri" w:hint="eastAsia"/>
                <w:bCs/>
                <w:kern w:val="2"/>
                <w:sz w:val="30"/>
                <w:szCs w:val="30"/>
              </w:rPr>
              <w:t>7</w:t>
            </w:r>
            <w:r w:rsidRPr="00D641BD">
              <w:rPr>
                <w:rFonts w:ascii="Calibri" w:hAnsi="Calibri" w:hint="eastAsia"/>
                <w:bCs/>
                <w:kern w:val="2"/>
                <w:sz w:val="30"/>
                <w:szCs w:val="30"/>
              </w:rPr>
              <w:t>月</w:t>
            </w:r>
            <w:r w:rsidR="00FC2446">
              <w:rPr>
                <w:rFonts w:ascii="Calibri" w:hAnsi="Calibri" w:hint="eastAsia"/>
                <w:bCs/>
                <w:kern w:val="2"/>
                <w:sz w:val="30"/>
                <w:szCs w:val="30"/>
              </w:rPr>
              <w:t>8</w:t>
            </w:r>
            <w:r w:rsidRPr="00D641BD">
              <w:rPr>
                <w:rFonts w:ascii="Calibri" w:hAnsi="Calibri" w:hint="eastAsia"/>
                <w:bCs/>
                <w:kern w:val="2"/>
                <w:sz w:val="30"/>
                <w:szCs w:val="30"/>
              </w:rPr>
              <w:t>日</w:t>
            </w:r>
          </w:p>
        </w:tc>
      </w:tr>
    </w:tbl>
    <w:p w14:paraId="72EA095C" w14:textId="77777777" w:rsidR="0004375B" w:rsidRDefault="0004375B"/>
    <w:p w14:paraId="17760017" w14:textId="77777777" w:rsidR="0004375B" w:rsidRDefault="007027A8">
      <w:pPr>
        <w:ind w:left="420"/>
      </w:pPr>
      <w:r>
        <w:br w:type="page"/>
      </w:r>
      <w:r>
        <w:lastRenderedPageBreak/>
        <w:t>文档修订记录</w:t>
      </w:r>
      <w:r>
        <w:t xml:space="preserve"> | Outstanding Issues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713"/>
        <w:gridCol w:w="2511"/>
        <w:gridCol w:w="1254"/>
        <w:gridCol w:w="1000"/>
        <w:gridCol w:w="1266"/>
        <w:gridCol w:w="961"/>
      </w:tblGrid>
      <w:tr w:rsidR="0004375B" w14:paraId="545B92B4" w14:textId="77777777">
        <w:trPr>
          <w:jc w:val="center"/>
        </w:trPr>
        <w:tc>
          <w:tcPr>
            <w:tcW w:w="817" w:type="dxa"/>
            <w:shd w:val="clear" w:color="auto" w:fill="D9D9D9"/>
          </w:tcPr>
          <w:p w14:paraId="24EE3AF7" w14:textId="77777777" w:rsidR="0004375B" w:rsidRDefault="007027A8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版本编号</w:t>
            </w:r>
          </w:p>
        </w:tc>
        <w:tc>
          <w:tcPr>
            <w:tcW w:w="713" w:type="dxa"/>
            <w:shd w:val="clear" w:color="auto" w:fill="D9D9D9"/>
          </w:tcPr>
          <w:p w14:paraId="6258C994" w14:textId="77777777" w:rsidR="0004375B" w:rsidRDefault="007027A8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变化状态</w:t>
            </w:r>
          </w:p>
        </w:tc>
        <w:tc>
          <w:tcPr>
            <w:tcW w:w="2511" w:type="dxa"/>
            <w:shd w:val="clear" w:color="auto" w:fill="D9D9D9"/>
          </w:tcPr>
          <w:p w14:paraId="033A2748" w14:textId="77777777" w:rsidR="0004375B" w:rsidRDefault="007027A8">
            <w:pPr>
              <w:ind w:left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简要说明</w:t>
            </w:r>
          </w:p>
        </w:tc>
        <w:tc>
          <w:tcPr>
            <w:tcW w:w="1254" w:type="dxa"/>
            <w:shd w:val="clear" w:color="auto" w:fill="D9D9D9"/>
          </w:tcPr>
          <w:p w14:paraId="6901B9F0" w14:textId="77777777" w:rsidR="0004375B" w:rsidRDefault="007027A8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修订日期</w:t>
            </w:r>
          </w:p>
        </w:tc>
        <w:tc>
          <w:tcPr>
            <w:tcW w:w="1000" w:type="dxa"/>
            <w:shd w:val="clear" w:color="auto" w:fill="D9D9D9"/>
          </w:tcPr>
          <w:p w14:paraId="024722A8" w14:textId="77777777" w:rsidR="0004375B" w:rsidRDefault="007027A8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变更人</w:t>
            </w:r>
          </w:p>
        </w:tc>
        <w:tc>
          <w:tcPr>
            <w:tcW w:w="1266" w:type="dxa"/>
            <w:shd w:val="clear" w:color="auto" w:fill="D9D9D9"/>
          </w:tcPr>
          <w:p w14:paraId="7E0931D0" w14:textId="77777777" w:rsidR="0004375B" w:rsidRDefault="007027A8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批准日期</w:t>
            </w:r>
          </w:p>
        </w:tc>
        <w:tc>
          <w:tcPr>
            <w:tcW w:w="961" w:type="dxa"/>
            <w:shd w:val="clear" w:color="auto" w:fill="D9D9D9"/>
          </w:tcPr>
          <w:p w14:paraId="41C8EDE7" w14:textId="77777777" w:rsidR="0004375B" w:rsidRDefault="007027A8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批准人</w:t>
            </w:r>
          </w:p>
        </w:tc>
      </w:tr>
      <w:tr w:rsidR="0004375B" w14:paraId="08A5D52E" w14:textId="77777777">
        <w:trPr>
          <w:jc w:val="center"/>
        </w:trPr>
        <w:tc>
          <w:tcPr>
            <w:tcW w:w="817" w:type="dxa"/>
          </w:tcPr>
          <w:p w14:paraId="5817F0C9" w14:textId="77777777" w:rsidR="0004375B" w:rsidRDefault="007027A8">
            <w:r>
              <w:rPr>
                <w:rFonts w:hint="eastAsia"/>
              </w:rPr>
              <w:t>V1.0.0</w:t>
            </w:r>
          </w:p>
        </w:tc>
        <w:tc>
          <w:tcPr>
            <w:tcW w:w="713" w:type="dxa"/>
          </w:tcPr>
          <w:p w14:paraId="297D305A" w14:textId="77777777" w:rsidR="0004375B" w:rsidRDefault="007027A8">
            <w:r>
              <w:rPr>
                <w:rFonts w:hint="eastAsia"/>
              </w:rPr>
              <w:t>A</w:t>
            </w:r>
          </w:p>
        </w:tc>
        <w:tc>
          <w:tcPr>
            <w:tcW w:w="2511" w:type="dxa"/>
          </w:tcPr>
          <w:p w14:paraId="42B4C4A9" w14:textId="77777777" w:rsidR="0004375B" w:rsidRDefault="007027A8">
            <w:r>
              <w:rPr>
                <w:rFonts w:hint="eastAsia"/>
              </w:rPr>
              <w:t>文档创建</w:t>
            </w:r>
          </w:p>
        </w:tc>
        <w:tc>
          <w:tcPr>
            <w:tcW w:w="1254" w:type="dxa"/>
          </w:tcPr>
          <w:p w14:paraId="2BE96AAD" w14:textId="77777777" w:rsidR="0004375B" w:rsidRDefault="007027A8" w:rsidP="00AD0BF2">
            <w:r>
              <w:t>201</w:t>
            </w:r>
            <w:r>
              <w:rPr>
                <w:rFonts w:hint="eastAsia"/>
              </w:rPr>
              <w:t>4</w:t>
            </w:r>
            <w:r>
              <w:t>-0</w:t>
            </w:r>
            <w:r w:rsidR="00AD0BF2">
              <w:rPr>
                <w:rFonts w:hint="eastAsia"/>
              </w:rPr>
              <w:t>7</w:t>
            </w:r>
            <w:r>
              <w:t>-</w:t>
            </w:r>
            <w:r w:rsidR="00AD0BF2">
              <w:rPr>
                <w:rFonts w:hint="eastAsia"/>
              </w:rPr>
              <w:t>8</w:t>
            </w:r>
          </w:p>
        </w:tc>
        <w:tc>
          <w:tcPr>
            <w:tcW w:w="1000" w:type="dxa"/>
          </w:tcPr>
          <w:p w14:paraId="34AE3C2D" w14:textId="31BF3F26" w:rsidR="0004375B" w:rsidRDefault="00EE1CE7">
            <w:del w:id="6" w:author="Amy" w:date="2020-05-10T11:00:00Z">
              <w:r w:rsidDel="00081F44">
                <w:rPr>
                  <w:rFonts w:hint="eastAsia"/>
                </w:rPr>
                <w:delText>张奇</w:delText>
              </w:r>
            </w:del>
            <w:ins w:id="7" w:author="Amy" w:date="2020-05-10T11:00:00Z">
              <w:r w:rsidR="00081F44">
                <w:rPr>
                  <w:rFonts w:hint="eastAsia"/>
                </w:rPr>
                <w:t>X</w:t>
              </w:r>
              <w:r w:rsidR="00081F44">
                <w:t>XX</w:t>
              </w:r>
            </w:ins>
          </w:p>
        </w:tc>
        <w:tc>
          <w:tcPr>
            <w:tcW w:w="1266" w:type="dxa"/>
          </w:tcPr>
          <w:p w14:paraId="1B474F36" w14:textId="77777777" w:rsidR="0004375B" w:rsidRDefault="0004375B"/>
        </w:tc>
        <w:tc>
          <w:tcPr>
            <w:tcW w:w="961" w:type="dxa"/>
          </w:tcPr>
          <w:p w14:paraId="19B67B53" w14:textId="77777777" w:rsidR="0004375B" w:rsidRDefault="0004375B"/>
        </w:tc>
      </w:tr>
    </w:tbl>
    <w:p w14:paraId="5CEFF7C3" w14:textId="77777777" w:rsidR="0004375B" w:rsidRDefault="0004375B">
      <w:pPr>
        <w:ind w:left="420" w:firstLine="420"/>
      </w:pPr>
    </w:p>
    <w:p w14:paraId="7D00DA90" w14:textId="77777777" w:rsidR="0004375B" w:rsidRDefault="007027A8">
      <w:pPr>
        <w:ind w:left="420" w:firstLine="420"/>
      </w:pPr>
      <w:r>
        <w:rPr>
          <w:rFonts w:hint="eastAsia"/>
        </w:rPr>
        <w:t>说明：</w:t>
      </w:r>
    </w:p>
    <w:p w14:paraId="24CDC7A4" w14:textId="77777777" w:rsidR="0004375B" w:rsidRDefault="007027A8">
      <w:pPr>
        <w:ind w:left="420" w:firstLine="420"/>
      </w:pPr>
      <w:r>
        <w:rPr>
          <w:rFonts w:hint="eastAsia"/>
        </w:rPr>
        <w:t>版本编号栏中填入版本编号或者更改记录编号。</w:t>
      </w:r>
    </w:p>
    <w:p w14:paraId="0570A5D7" w14:textId="77777777" w:rsidR="0004375B" w:rsidRDefault="007027A8">
      <w:pPr>
        <w:ind w:left="420" w:firstLine="420"/>
      </w:pPr>
      <w:r>
        <w:rPr>
          <w:rFonts w:hint="eastAsia"/>
        </w:rPr>
        <w:t>变化状态分为三种状态：</w:t>
      </w:r>
      <w:r>
        <w:rPr>
          <w:rFonts w:hint="eastAsia"/>
        </w:rPr>
        <w:t>A</w:t>
      </w:r>
      <w:r>
        <w:rPr>
          <w:rFonts w:hint="eastAsia"/>
        </w:rPr>
        <w:t>——增加；</w:t>
      </w:r>
      <w:r>
        <w:rPr>
          <w:rFonts w:hint="eastAsia"/>
        </w:rPr>
        <w:t>M</w:t>
      </w:r>
      <w:r>
        <w:rPr>
          <w:rFonts w:hint="eastAsia"/>
        </w:rPr>
        <w:t>——修改；</w:t>
      </w:r>
      <w:r>
        <w:rPr>
          <w:rFonts w:hint="eastAsia"/>
        </w:rPr>
        <w:t>D</w:t>
      </w:r>
      <w:r>
        <w:rPr>
          <w:rFonts w:hint="eastAsia"/>
        </w:rPr>
        <w:t>——删除。</w:t>
      </w:r>
    </w:p>
    <w:p w14:paraId="4D96D29E" w14:textId="77777777" w:rsidR="0004375B" w:rsidRDefault="007027A8">
      <w:pPr>
        <w:ind w:left="420" w:firstLine="420"/>
      </w:pPr>
      <w:r>
        <w:rPr>
          <w:rFonts w:hint="eastAsia"/>
        </w:rPr>
        <w:t>在简要说明栏中填写变更的内容和变更的范围。</w:t>
      </w:r>
    </w:p>
    <w:p w14:paraId="2E1AC301" w14:textId="77777777" w:rsidR="0004375B" w:rsidRDefault="007027A8">
      <w:pPr>
        <w:ind w:left="420" w:firstLine="420"/>
      </w:pPr>
      <w:r>
        <w:rPr>
          <w:rFonts w:hint="eastAsia"/>
        </w:rPr>
        <w:t>表中所有日期格式为：</w:t>
      </w:r>
      <w:r>
        <w:rPr>
          <w:rFonts w:hint="eastAsia"/>
        </w:rPr>
        <w:t>YYYY-MM-DD</w:t>
      </w:r>
      <w:r>
        <w:rPr>
          <w:rFonts w:hint="eastAsia"/>
        </w:rPr>
        <w:t>。</w:t>
      </w:r>
    </w:p>
    <w:tbl>
      <w:tblPr>
        <w:tblW w:w="8102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6571"/>
      </w:tblGrid>
      <w:tr w:rsidR="0004375B" w14:paraId="0ECE7345" w14:textId="77777777">
        <w:tc>
          <w:tcPr>
            <w:tcW w:w="1531" w:type="dxa"/>
          </w:tcPr>
          <w:p w14:paraId="53B7BB67" w14:textId="77777777" w:rsidR="0004375B" w:rsidRDefault="007027A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  <w:tc>
          <w:tcPr>
            <w:tcW w:w="6571" w:type="dxa"/>
          </w:tcPr>
          <w:p w14:paraId="4A9D478B" w14:textId="77777777" w:rsidR="0004375B" w:rsidRDefault="007027A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修改说明</w:t>
            </w:r>
          </w:p>
        </w:tc>
      </w:tr>
      <w:tr w:rsidR="0004375B" w14:paraId="6DBD69DA" w14:textId="77777777">
        <w:tc>
          <w:tcPr>
            <w:tcW w:w="1531" w:type="dxa"/>
          </w:tcPr>
          <w:p w14:paraId="2128D464" w14:textId="77777777" w:rsidR="0004375B" w:rsidRDefault="0004375B"/>
        </w:tc>
        <w:tc>
          <w:tcPr>
            <w:tcW w:w="6571" w:type="dxa"/>
          </w:tcPr>
          <w:p w14:paraId="3668CE41" w14:textId="77777777" w:rsidR="0004375B" w:rsidRDefault="0004375B" w:rsidP="00333D46">
            <w:pPr>
              <w:pStyle w:val="11"/>
              <w:widowControl/>
              <w:ind w:left="360" w:firstLineChars="0" w:firstLine="0"/>
              <w:jc w:val="left"/>
              <w:rPr>
                <w:rFonts w:ascii="Verdana" w:hAnsi="Verdana" w:cs="宋体"/>
                <w:kern w:val="0"/>
                <w:sz w:val="20"/>
                <w:szCs w:val="20"/>
              </w:rPr>
            </w:pPr>
          </w:p>
        </w:tc>
      </w:tr>
    </w:tbl>
    <w:p w14:paraId="1692D306" w14:textId="77777777" w:rsidR="0004375B" w:rsidRDefault="0004375B">
      <w:pPr>
        <w:ind w:left="420" w:firstLine="420"/>
      </w:pPr>
    </w:p>
    <w:p w14:paraId="19B6465A" w14:textId="77777777" w:rsidR="000F65A0" w:rsidRDefault="007027A8">
      <w:pPr>
        <w:jc w:val="center"/>
      </w:pPr>
      <w:r>
        <w:rPr>
          <w:lang w:val="zh-CN"/>
        </w:rPr>
        <w:br w:type="page"/>
      </w:r>
      <w:r w:rsidR="00A40009" w:rsidRPr="0097001F">
        <w:rPr>
          <w:rFonts w:ascii="宋体" w:hAnsi="宋体" w:hint="eastAsia"/>
          <w:sz w:val="44"/>
          <w:szCs w:val="44"/>
          <w:lang w:val="zh-CN"/>
        </w:rPr>
        <w:lastRenderedPageBreak/>
        <w:t>目录</w:t>
      </w:r>
    </w:p>
    <w:p w14:paraId="00B5B4E1" w14:textId="77777777" w:rsidR="008340E5" w:rsidRDefault="00C47EA9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7027A8">
        <w:instrText xml:space="preserve"> TOC \o "1-3" \h \z \u </w:instrText>
      </w:r>
      <w:r>
        <w:fldChar w:fldCharType="separate"/>
      </w:r>
      <w:hyperlink w:anchor="_Toc403122894" w:history="1">
        <w:r w:rsidR="008340E5" w:rsidRPr="004241C4">
          <w:rPr>
            <w:rStyle w:val="af0"/>
            <w:noProof/>
          </w:rPr>
          <w:t>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引言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_Toc403122894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5</w:t>
        </w:r>
        <w:r w:rsidR="008340E5">
          <w:rPr>
            <w:noProof/>
            <w:webHidden/>
          </w:rPr>
          <w:fldChar w:fldCharType="end"/>
        </w:r>
      </w:hyperlink>
    </w:p>
    <w:p w14:paraId="55E8C878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895" w:history="1">
        <w:r w:rsidR="008340E5" w:rsidRPr="004241C4">
          <w:rPr>
            <w:rStyle w:val="af0"/>
            <w:noProof/>
          </w:rPr>
          <w:t>1.1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定义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_Toc403122895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5</w:t>
        </w:r>
        <w:r w:rsidR="008340E5">
          <w:rPr>
            <w:noProof/>
            <w:webHidden/>
          </w:rPr>
          <w:fldChar w:fldCharType="end"/>
        </w:r>
      </w:hyperlink>
    </w:p>
    <w:p w14:paraId="5E5F8E4B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896" w:history="1">
        <w:r w:rsidR="008340E5" w:rsidRPr="004241C4">
          <w:rPr>
            <w:rStyle w:val="af0"/>
            <w:noProof/>
          </w:rPr>
          <w:t>1.2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文档范围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_Toc403122896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5</w:t>
        </w:r>
        <w:r w:rsidR="008340E5">
          <w:rPr>
            <w:noProof/>
            <w:webHidden/>
          </w:rPr>
          <w:fldChar w:fldCharType="end"/>
        </w:r>
      </w:hyperlink>
    </w:p>
    <w:p w14:paraId="12E2AB5D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897" w:history="1">
        <w:r w:rsidR="008340E5" w:rsidRPr="004241C4">
          <w:rPr>
            <w:rStyle w:val="af0"/>
            <w:noProof/>
          </w:rPr>
          <w:t>1.3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参考资料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_Toc403122897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5</w:t>
        </w:r>
        <w:r w:rsidR="008340E5">
          <w:rPr>
            <w:noProof/>
            <w:webHidden/>
          </w:rPr>
          <w:fldChar w:fldCharType="end"/>
        </w:r>
      </w:hyperlink>
    </w:p>
    <w:p w14:paraId="1CD4D9A4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898" w:history="1">
        <w:r w:rsidR="008340E5" w:rsidRPr="004241C4">
          <w:rPr>
            <w:rStyle w:val="af0"/>
            <w:noProof/>
          </w:rPr>
          <w:t>1.4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交易菜单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_Toc403122898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5</w:t>
        </w:r>
        <w:r w:rsidR="008340E5">
          <w:rPr>
            <w:noProof/>
            <w:webHidden/>
          </w:rPr>
          <w:fldChar w:fldCharType="end"/>
        </w:r>
      </w:hyperlink>
    </w:p>
    <w:p w14:paraId="2CAE2DAA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899" w:history="1">
        <w:r w:rsidR="008340E5" w:rsidRPr="004241C4">
          <w:rPr>
            <w:rStyle w:val="af0"/>
            <w:noProof/>
          </w:rPr>
          <w:t>1.5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界面要素定义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_Toc403122899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6</w:t>
        </w:r>
        <w:r w:rsidR="008340E5">
          <w:rPr>
            <w:noProof/>
            <w:webHidden/>
          </w:rPr>
          <w:fldChar w:fldCharType="end"/>
        </w:r>
      </w:hyperlink>
    </w:p>
    <w:p w14:paraId="311A985E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0" w:history="1">
        <w:r w:rsidR="008340E5" w:rsidRPr="004241C4">
          <w:rPr>
            <w:rStyle w:val="af0"/>
            <w:noProof/>
          </w:rPr>
          <w:t>1.5.1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输入项字段类型说明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_Toc403122900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6</w:t>
        </w:r>
        <w:r w:rsidR="008340E5">
          <w:rPr>
            <w:noProof/>
            <w:webHidden/>
          </w:rPr>
          <w:fldChar w:fldCharType="end"/>
        </w:r>
      </w:hyperlink>
    </w:p>
    <w:p w14:paraId="64541E2C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1" w:history="1">
        <w:r w:rsidR="008340E5" w:rsidRPr="004241C4">
          <w:rPr>
            <w:rStyle w:val="af0"/>
            <w:noProof/>
          </w:rPr>
          <w:t>1.5.2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输入项字段</w:t>
        </w:r>
        <w:r w:rsidR="008340E5" w:rsidRPr="004241C4">
          <w:rPr>
            <w:rStyle w:val="af0"/>
            <w:noProof/>
          </w:rPr>
          <w:t xml:space="preserve">M/O/P </w:t>
        </w:r>
        <w:r w:rsidR="008340E5" w:rsidRPr="004241C4">
          <w:rPr>
            <w:rStyle w:val="af0"/>
            <w:rFonts w:hint="eastAsia"/>
            <w:noProof/>
          </w:rPr>
          <w:t>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_Toc403122901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6</w:t>
        </w:r>
        <w:r w:rsidR="008340E5">
          <w:rPr>
            <w:noProof/>
            <w:webHidden/>
          </w:rPr>
          <w:fldChar w:fldCharType="end"/>
        </w:r>
      </w:hyperlink>
    </w:p>
    <w:p w14:paraId="0A165787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2" w:history="1">
        <w:r w:rsidR="008340E5" w:rsidRPr="004241C4">
          <w:rPr>
            <w:rStyle w:val="af0"/>
            <w:noProof/>
          </w:rPr>
          <w:t>1.5.3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输入项字段数据来源说明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_Toc403122902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6</w:t>
        </w:r>
        <w:r w:rsidR="008340E5">
          <w:rPr>
            <w:noProof/>
            <w:webHidden/>
          </w:rPr>
          <w:fldChar w:fldCharType="end"/>
        </w:r>
      </w:hyperlink>
    </w:p>
    <w:p w14:paraId="16288BD8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3" w:history="1">
        <w:r w:rsidR="008340E5" w:rsidRPr="004241C4">
          <w:rPr>
            <w:rStyle w:val="af0"/>
            <w:noProof/>
          </w:rPr>
          <w:t>1.5.4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按钮说明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_Toc403122903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7</w:t>
        </w:r>
        <w:r w:rsidR="008340E5">
          <w:rPr>
            <w:noProof/>
            <w:webHidden/>
          </w:rPr>
          <w:fldChar w:fldCharType="end"/>
        </w:r>
      </w:hyperlink>
    </w:p>
    <w:p w14:paraId="2C89A0FB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04" w:history="1">
        <w:r w:rsidR="008340E5" w:rsidRPr="004241C4">
          <w:rPr>
            <w:rStyle w:val="af0"/>
            <w:noProof/>
          </w:rPr>
          <w:t>1.6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参数说明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_Toc403122904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7</w:t>
        </w:r>
        <w:r w:rsidR="008340E5">
          <w:rPr>
            <w:noProof/>
            <w:webHidden/>
          </w:rPr>
          <w:fldChar w:fldCharType="end"/>
        </w:r>
      </w:hyperlink>
    </w:p>
    <w:p w14:paraId="36F189E9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5" w:history="1">
        <w:r w:rsidR="008340E5" w:rsidRPr="004241C4">
          <w:rPr>
            <w:rStyle w:val="af0"/>
            <w:noProof/>
          </w:rPr>
          <w:t>1.6.1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信用证期限类型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_Toc403122905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7</w:t>
        </w:r>
        <w:r w:rsidR="008340E5">
          <w:rPr>
            <w:noProof/>
            <w:webHidden/>
          </w:rPr>
          <w:fldChar w:fldCharType="end"/>
        </w:r>
      </w:hyperlink>
    </w:p>
    <w:p w14:paraId="6B44897B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6" w:history="1">
        <w:r w:rsidR="008340E5" w:rsidRPr="004241C4">
          <w:rPr>
            <w:rStyle w:val="af0"/>
            <w:noProof/>
          </w:rPr>
          <w:t>1.6.2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币种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_Toc403122906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</w:t>
        </w:r>
        <w:r w:rsidR="008340E5">
          <w:rPr>
            <w:noProof/>
            <w:webHidden/>
          </w:rPr>
          <w:fldChar w:fldCharType="end"/>
        </w:r>
      </w:hyperlink>
    </w:p>
    <w:p w14:paraId="3F5B2BB8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7" w:history="1">
        <w:r w:rsidR="008340E5" w:rsidRPr="004241C4">
          <w:rPr>
            <w:rStyle w:val="af0"/>
            <w:noProof/>
          </w:rPr>
          <w:t>1.6.3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跟单信用证形式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_Toc403122907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</w:t>
        </w:r>
        <w:r w:rsidR="008340E5">
          <w:rPr>
            <w:noProof/>
            <w:webHidden/>
          </w:rPr>
          <w:fldChar w:fldCharType="end"/>
        </w:r>
      </w:hyperlink>
    </w:p>
    <w:p w14:paraId="27A90B63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8" w:history="1">
        <w:r w:rsidR="008340E5" w:rsidRPr="004241C4">
          <w:rPr>
            <w:rStyle w:val="af0"/>
            <w:noProof/>
          </w:rPr>
          <w:t>1.6.4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信用证兑付方式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_Toc403122908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</w:t>
        </w:r>
        <w:r w:rsidR="008340E5">
          <w:rPr>
            <w:noProof/>
            <w:webHidden/>
          </w:rPr>
          <w:fldChar w:fldCharType="end"/>
        </w:r>
      </w:hyperlink>
    </w:p>
    <w:p w14:paraId="1B268AC4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09" w:history="1">
        <w:r w:rsidR="008340E5" w:rsidRPr="004241C4">
          <w:rPr>
            <w:rStyle w:val="af0"/>
            <w:noProof/>
          </w:rPr>
          <w:t>1.6.5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适用规则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_Toc403122909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</w:t>
        </w:r>
        <w:r w:rsidR="008340E5">
          <w:rPr>
            <w:noProof/>
            <w:webHidden/>
          </w:rPr>
          <w:fldChar w:fldCharType="end"/>
        </w:r>
      </w:hyperlink>
    </w:p>
    <w:p w14:paraId="30A644B7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0" w:history="1">
        <w:r w:rsidR="008340E5" w:rsidRPr="004241C4">
          <w:rPr>
            <w:rStyle w:val="af0"/>
            <w:noProof/>
          </w:rPr>
          <w:t>1.6.6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保兑指示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_Toc403122910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9</w:t>
        </w:r>
        <w:r w:rsidR="008340E5">
          <w:rPr>
            <w:noProof/>
            <w:webHidden/>
          </w:rPr>
          <w:fldChar w:fldCharType="end"/>
        </w:r>
      </w:hyperlink>
    </w:p>
    <w:p w14:paraId="75A6ED34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1" w:history="1">
        <w:r w:rsidR="008340E5" w:rsidRPr="004241C4">
          <w:rPr>
            <w:rStyle w:val="af0"/>
            <w:noProof/>
          </w:rPr>
          <w:t>1.6.7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是否由我行保兑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_Toc403122911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9</w:t>
        </w:r>
        <w:r w:rsidR="008340E5">
          <w:rPr>
            <w:noProof/>
            <w:webHidden/>
          </w:rPr>
          <w:fldChar w:fldCharType="end"/>
        </w:r>
      </w:hyperlink>
    </w:p>
    <w:p w14:paraId="1FE6E418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2" w:history="1">
        <w:r w:rsidR="008340E5" w:rsidRPr="004241C4">
          <w:rPr>
            <w:rStyle w:val="af0"/>
            <w:noProof/>
          </w:rPr>
          <w:t>1.6.8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兑付银行说明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_Toc403122912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9</w:t>
        </w:r>
        <w:r w:rsidR="008340E5">
          <w:rPr>
            <w:noProof/>
            <w:webHidden/>
          </w:rPr>
          <w:fldChar w:fldCharType="end"/>
        </w:r>
      </w:hyperlink>
    </w:p>
    <w:p w14:paraId="77C93E76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13" w:history="1">
        <w:r w:rsidR="008340E5" w:rsidRPr="004241C4">
          <w:rPr>
            <w:rStyle w:val="af0"/>
            <w:noProof/>
          </w:rPr>
          <w:t>1.7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收费标准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_Toc403122913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9</w:t>
        </w:r>
        <w:r w:rsidR="008340E5">
          <w:rPr>
            <w:noProof/>
            <w:webHidden/>
          </w:rPr>
          <w:fldChar w:fldCharType="end"/>
        </w:r>
      </w:hyperlink>
    </w:p>
    <w:p w14:paraId="7E6E3B96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4" w:history="1">
        <w:r w:rsidR="008340E5" w:rsidRPr="004241C4">
          <w:rPr>
            <w:rStyle w:val="af0"/>
            <w:noProof/>
          </w:rPr>
          <w:t>1.7.1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手续费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_Toc403122914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9</w:t>
        </w:r>
        <w:r w:rsidR="008340E5">
          <w:rPr>
            <w:noProof/>
            <w:webHidden/>
          </w:rPr>
          <w:fldChar w:fldCharType="end"/>
        </w:r>
      </w:hyperlink>
    </w:p>
    <w:p w14:paraId="65F0DA1C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5" w:history="1">
        <w:r w:rsidR="008340E5" w:rsidRPr="004241C4">
          <w:rPr>
            <w:rStyle w:val="af0"/>
            <w:noProof/>
          </w:rPr>
          <w:t>1.7.2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电报费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_Toc403122915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10</w:t>
        </w:r>
        <w:r w:rsidR="008340E5">
          <w:rPr>
            <w:noProof/>
            <w:webHidden/>
          </w:rPr>
          <w:fldChar w:fldCharType="end"/>
        </w:r>
      </w:hyperlink>
    </w:p>
    <w:p w14:paraId="63EC3E4F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16" w:history="1">
        <w:r w:rsidR="008340E5" w:rsidRPr="004241C4">
          <w:rPr>
            <w:rStyle w:val="af0"/>
            <w:noProof/>
          </w:rPr>
          <w:t>1.8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公共控制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_Toc403122916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10</w:t>
        </w:r>
        <w:r w:rsidR="008340E5">
          <w:rPr>
            <w:noProof/>
            <w:webHidden/>
          </w:rPr>
          <w:fldChar w:fldCharType="end"/>
        </w:r>
      </w:hyperlink>
    </w:p>
    <w:p w14:paraId="791F4A3E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7" w:history="1">
        <w:r w:rsidR="008340E5" w:rsidRPr="004241C4">
          <w:rPr>
            <w:rStyle w:val="af0"/>
            <w:noProof/>
          </w:rPr>
          <w:t>1.8.1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申请行和付款行说明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_Toc403122917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10</w:t>
        </w:r>
        <w:r w:rsidR="008340E5">
          <w:rPr>
            <w:noProof/>
            <w:webHidden/>
          </w:rPr>
          <w:fldChar w:fldCharType="end"/>
        </w:r>
      </w:hyperlink>
    </w:p>
    <w:p w14:paraId="40701BCB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8" w:history="1">
        <w:r w:rsidR="008340E5" w:rsidRPr="004241C4">
          <w:rPr>
            <w:rStyle w:val="af0"/>
            <w:noProof/>
          </w:rPr>
          <w:t>1.8.2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通知类型控制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_Toc403122918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10</w:t>
        </w:r>
        <w:r w:rsidR="008340E5">
          <w:rPr>
            <w:noProof/>
            <w:webHidden/>
          </w:rPr>
          <w:fldChar w:fldCharType="end"/>
        </w:r>
      </w:hyperlink>
    </w:p>
    <w:p w14:paraId="27E70A8C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19" w:history="1">
        <w:r w:rsidR="008340E5" w:rsidRPr="004241C4">
          <w:rPr>
            <w:rStyle w:val="af0"/>
            <w:noProof/>
          </w:rPr>
          <w:t>1.8.3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天数控制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_Toc403122919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10</w:t>
        </w:r>
        <w:r w:rsidR="008340E5">
          <w:rPr>
            <w:noProof/>
            <w:webHidden/>
          </w:rPr>
          <w:fldChar w:fldCharType="end"/>
        </w:r>
      </w:hyperlink>
    </w:p>
    <w:p w14:paraId="658C617E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20" w:history="1">
        <w:r w:rsidR="008340E5" w:rsidRPr="004241C4">
          <w:rPr>
            <w:rStyle w:val="af0"/>
            <w:noProof/>
          </w:rPr>
          <w:t>1.8.4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清算途径说明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_Toc403122920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10</w:t>
        </w:r>
        <w:r w:rsidR="008340E5">
          <w:rPr>
            <w:noProof/>
            <w:webHidden/>
          </w:rPr>
          <w:fldChar w:fldCharType="end"/>
        </w:r>
      </w:hyperlink>
    </w:p>
    <w:p w14:paraId="5585074C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21" w:history="1">
        <w:r w:rsidR="008340E5" w:rsidRPr="004241C4">
          <w:rPr>
            <w:rStyle w:val="af0"/>
            <w:noProof/>
          </w:rPr>
          <w:t>1.8.5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分机构经办控制说明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_Toc403122921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11</w:t>
        </w:r>
        <w:r w:rsidR="008340E5">
          <w:rPr>
            <w:noProof/>
            <w:webHidden/>
          </w:rPr>
          <w:fldChar w:fldCharType="end"/>
        </w:r>
      </w:hyperlink>
    </w:p>
    <w:p w14:paraId="6B75D75B" w14:textId="77777777" w:rsidR="008340E5" w:rsidRDefault="000F4C38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03122922" w:history="1">
        <w:r w:rsidR="008340E5" w:rsidRPr="004241C4">
          <w:rPr>
            <w:rStyle w:val="af0"/>
            <w:noProof/>
          </w:rPr>
          <w:t>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出口信用证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_Toc403122922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12</w:t>
        </w:r>
        <w:r w:rsidR="008340E5">
          <w:rPr>
            <w:noProof/>
            <w:webHidden/>
          </w:rPr>
          <w:fldChar w:fldCharType="end"/>
        </w:r>
      </w:hyperlink>
    </w:p>
    <w:p w14:paraId="22D3BBB7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23" w:history="1">
        <w:r w:rsidR="008340E5" w:rsidRPr="004241C4">
          <w:rPr>
            <w:rStyle w:val="af0"/>
            <w:noProof/>
          </w:rPr>
          <w:t>2.1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业务流程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_Toc403122923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12</w:t>
        </w:r>
        <w:r w:rsidR="008340E5">
          <w:rPr>
            <w:noProof/>
            <w:webHidden/>
          </w:rPr>
          <w:fldChar w:fldCharType="end"/>
        </w:r>
      </w:hyperlink>
    </w:p>
    <w:p w14:paraId="2FD5267C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24" w:history="1">
        <w:r w:rsidR="008340E5" w:rsidRPr="004241C4">
          <w:rPr>
            <w:rStyle w:val="af0"/>
            <w:noProof/>
          </w:rPr>
          <w:t>2.1.1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业务流程图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_Toc403122924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12</w:t>
        </w:r>
        <w:r w:rsidR="008340E5">
          <w:rPr>
            <w:noProof/>
            <w:webHidden/>
          </w:rPr>
          <w:fldChar w:fldCharType="end"/>
        </w:r>
      </w:hyperlink>
    </w:p>
    <w:p w14:paraId="1F323612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25" w:history="1">
        <w:r w:rsidR="008340E5" w:rsidRPr="004241C4">
          <w:rPr>
            <w:rStyle w:val="af0"/>
            <w:noProof/>
          </w:rPr>
          <w:t>2.1.2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业务流程图说明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_Toc403122925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12</w:t>
        </w:r>
        <w:r w:rsidR="008340E5">
          <w:rPr>
            <w:noProof/>
            <w:webHidden/>
          </w:rPr>
          <w:fldChar w:fldCharType="end"/>
        </w:r>
      </w:hyperlink>
    </w:p>
    <w:p w14:paraId="64510DE7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26" w:history="1">
        <w:r w:rsidR="008340E5" w:rsidRPr="004241C4">
          <w:rPr>
            <w:rStyle w:val="af0"/>
            <w:noProof/>
          </w:rPr>
          <w:t>2.1.3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出口信用证当事人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_Toc403122926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13</w:t>
        </w:r>
        <w:r w:rsidR="008340E5">
          <w:rPr>
            <w:noProof/>
            <w:webHidden/>
          </w:rPr>
          <w:fldChar w:fldCharType="end"/>
        </w:r>
      </w:hyperlink>
    </w:p>
    <w:p w14:paraId="148F4E0F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27" w:history="1">
        <w:r w:rsidR="008340E5" w:rsidRPr="004241C4">
          <w:rPr>
            <w:rStyle w:val="af0"/>
            <w:noProof/>
          </w:rPr>
          <w:t>2.2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出口信用证通知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_Toc403122927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14</w:t>
        </w:r>
        <w:r w:rsidR="008340E5">
          <w:rPr>
            <w:noProof/>
            <w:webHidden/>
          </w:rPr>
          <w:fldChar w:fldCharType="end"/>
        </w:r>
      </w:hyperlink>
    </w:p>
    <w:p w14:paraId="58B24195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28" w:history="1">
        <w:r w:rsidR="008340E5" w:rsidRPr="004241C4">
          <w:rPr>
            <w:rStyle w:val="af0"/>
            <w:noProof/>
          </w:rPr>
          <w:t>2.2.1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信用证通知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_Toc403122928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14</w:t>
        </w:r>
        <w:r w:rsidR="008340E5">
          <w:rPr>
            <w:noProof/>
            <w:webHidden/>
          </w:rPr>
          <w:fldChar w:fldCharType="end"/>
        </w:r>
      </w:hyperlink>
    </w:p>
    <w:p w14:paraId="498ACA71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29" w:history="1">
        <w:r w:rsidR="008340E5" w:rsidRPr="004241C4">
          <w:rPr>
            <w:rStyle w:val="af0"/>
            <w:noProof/>
          </w:rPr>
          <w:t>2.2.2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信用证通知修改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_Toc403122929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22</w:t>
        </w:r>
        <w:r w:rsidR="008340E5">
          <w:rPr>
            <w:noProof/>
            <w:webHidden/>
          </w:rPr>
          <w:fldChar w:fldCharType="end"/>
        </w:r>
      </w:hyperlink>
    </w:p>
    <w:p w14:paraId="6C853EAB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0" w:history="1">
        <w:r w:rsidR="008340E5" w:rsidRPr="004241C4">
          <w:rPr>
            <w:rStyle w:val="af0"/>
            <w:noProof/>
          </w:rPr>
          <w:t>2.2.3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信用证通知修改确认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_Toc403122930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29</w:t>
        </w:r>
        <w:r w:rsidR="008340E5">
          <w:rPr>
            <w:noProof/>
            <w:webHidden/>
          </w:rPr>
          <w:fldChar w:fldCharType="end"/>
        </w:r>
      </w:hyperlink>
    </w:p>
    <w:p w14:paraId="4EC21C5B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1" w:history="1">
        <w:r w:rsidR="008340E5" w:rsidRPr="004241C4">
          <w:rPr>
            <w:rStyle w:val="af0"/>
            <w:noProof/>
          </w:rPr>
          <w:t>2.2.4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信用证通知撤销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_Toc403122931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35</w:t>
        </w:r>
        <w:r w:rsidR="008340E5">
          <w:rPr>
            <w:noProof/>
            <w:webHidden/>
          </w:rPr>
          <w:fldChar w:fldCharType="end"/>
        </w:r>
      </w:hyperlink>
    </w:p>
    <w:p w14:paraId="07C6C12E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2" w:history="1">
        <w:r w:rsidR="008340E5" w:rsidRPr="004241C4">
          <w:rPr>
            <w:rStyle w:val="af0"/>
            <w:noProof/>
          </w:rPr>
          <w:t>2.2.5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信用证通知注销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_Toc403122932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38</w:t>
        </w:r>
        <w:r w:rsidR="008340E5">
          <w:rPr>
            <w:noProof/>
            <w:webHidden/>
          </w:rPr>
          <w:fldChar w:fldCharType="end"/>
        </w:r>
      </w:hyperlink>
    </w:p>
    <w:p w14:paraId="6EEDA753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3" w:history="1">
        <w:r w:rsidR="008340E5" w:rsidRPr="004241C4">
          <w:rPr>
            <w:rStyle w:val="af0"/>
            <w:noProof/>
          </w:rPr>
          <w:t>2.2.6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信用证通知注销恢复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_Toc403122933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41</w:t>
        </w:r>
        <w:r w:rsidR="008340E5">
          <w:rPr>
            <w:noProof/>
            <w:webHidden/>
          </w:rPr>
          <w:fldChar w:fldCharType="end"/>
        </w:r>
      </w:hyperlink>
    </w:p>
    <w:p w14:paraId="2E38FC09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34" w:history="1">
        <w:r w:rsidR="008340E5" w:rsidRPr="004241C4">
          <w:rPr>
            <w:rStyle w:val="af0"/>
            <w:noProof/>
          </w:rPr>
          <w:t>2.3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出口信用证寄单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_Toc403122934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44</w:t>
        </w:r>
        <w:r w:rsidR="008340E5">
          <w:rPr>
            <w:noProof/>
            <w:webHidden/>
          </w:rPr>
          <w:fldChar w:fldCharType="end"/>
        </w:r>
      </w:hyperlink>
    </w:p>
    <w:p w14:paraId="5B29B9DD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5" w:history="1">
        <w:r w:rsidR="008340E5" w:rsidRPr="004241C4">
          <w:rPr>
            <w:rStyle w:val="af0"/>
            <w:noProof/>
          </w:rPr>
          <w:t>2.3.1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信用证收单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_Toc403122935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44</w:t>
        </w:r>
        <w:r w:rsidR="008340E5">
          <w:rPr>
            <w:noProof/>
            <w:webHidden/>
          </w:rPr>
          <w:fldChar w:fldCharType="end"/>
        </w:r>
      </w:hyperlink>
    </w:p>
    <w:p w14:paraId="6ACC2FE5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6" w:history="1">
        <w:r w:rsidR="008340E5" w:rsidRPr="004241C4">
          <w:rPr>
            <w:rStyle w:val="af0"/>
            <w:noProof/>
          </w:rPr>
          <w:t>2.3.2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电提不符点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_Toc403122936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47</w:t>
        </w:r>
        <w:r w:rsidR="008340E5">
          <w:rPr>
            <w:noProof/>
            <w:webHidden/>
          </w:rPr>
          <w:fldChar w:fldCharType="end"/>
        </w:r>
      </w:hyperlink>
    </w:p>
    <w:p w14:paraId="36565183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7" w:history="1">
        <w:r w:rsidR="008340E5" w:rsidRPr="004241C4">
          <w:rPr>
            <w:rStyle w:val="af0"/>
            <w:noProof/>
          </w:rPr>
          <w:t>2.3.3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电提不符点答复登记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_Toc403122937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52</w:t>
        </w:r>
        <w:r w:rsidR="008340E5">
          <w:rPr>
            <w:noProof/>
            <w:webHidden/>
          </w:rPr>
          <w:fldChar w:fldCharType="end"/>
        </w:r>
      </w:hyperlink>
    </w:p>
    <w:p w14:paraId="2881E908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8" w:history="1">
        <w:r w:rsidR="008340E5" w:rsidRPr="004241C4">
          <w:rPr>
            <w:rStyle w:val="af0"/>
            <w:noProof/>
          </w:rPr>
          <w:t>2.3.4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信用证寄单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_Toc403122938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55</w:t>
        </w:r>
        <w:r w:rsidR="008340E5">
          <w:rPr>
            <w:noProof/>
            <w:webHidden/>
          </w:rPr>
          <w:fldChar w:fldCharType="end"/>
        </w:r>
      </w:hyperlink>
    </w:p>
    <w:p w14:paraId="1AD5949A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39" w:history="1">
        <w:r w:rsidR="008340E5" w:rsidRPr="004241C4">
          <w:rPr>
            <w:rStyle w:val="af0"/>
            <w:noProof/>
          </w:rPr>
          <w:t>2.3.5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信用证寄单修改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_Toc403122939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62</w:t>
        </w:r>
        <w:r w:rsidR="008340E5">
          <w:rPr>
            <w:noProof/>
            <w:webHidden/>
          </w:rPr>
          <w:fldChar w:fldCharType="end"/>
        </w:r>
      </w:hyperlink>
    </w:p>
    <w:p w14:paraId="0EB2905F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40" w:history="1">
        <w:r w:rsidR="008340E5" w:rsidRPr="004241C4">
          <w:rPr>
            <w:rStyle w:val="af0"/>
            <w:noProof/>
          </w:rPr>
          <w:t>2.3.6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承兑登记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_Toc403122940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69</w:t>
        </w:r>
        <w:r w:rsidR="008340E5">
          <w:rPr>
            <w:noProof/>
            <w:webHidden/>
          </w:rPr>
          <w:fldChar w:fldCharType="end"/>
        </w:r>
      </w:hyperlink>
    </w:p>
    <w:p w14:paraId="7359375E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41" w:history="1">
        <w:r w:rsidR="008340E5" w:rsidRPr="004241C4">
          <w:rPr>
            <w:rStyle w:val="af0"/>
            <w:noProof/>
          </w:rPr>
          <w:t>2.3.7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承兑修改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_Toc403122941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72</w:t>
        </w:r>
        <w:r w:rsidR="008340E5">
          <w:rPr>
            <w:noProof/>
            <w:webHidden/>
          </w:rPr>
          <w:fldChar w:fldCharType="end"/>
        </w:r>
      </w:hyperlink>
    </w:p>
    <w:p w14:paraId="40AE0D74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42" w:history="1">
        <w:r w:rsidR="008340E5" w:rsidRPr="004241C4">
          <w:rPr>
            <w:rStyle w:val="af0"/>
            <w:noProof/>
          </w:rPr>
          <w:t>2.3.8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拒付登记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_Toc403122942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74</w:t>
        </w:r>
        <w:r w:rsidR="008340E5">
          <w:rPr>
            <w:noProof/>
            <w:webHidden/>
          </w:rPr>
          <w:fldChar w:fldCharType="end"/>
        </w:r>
      </w:hyperlink>
    </w:p>
    <w:p w14:paraId="7047022A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43" w:history="1">
        <w:r w:rsidR="008340E5" w:rsidRPr="004241C4">
          <w:rPr>
            <w:rStyle w:val="af0"/>
            <w:noProof/>
          </w:rPr>
          <w:t>2.3.9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信用证收汇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_Toc403122943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78</w:t>
        </w:r>
        <w:r w:rsidR="008340E5">
          <w:rPr>
            <w:noProof/>
            <w:webHidden/>
          </w:rPr>
          <w:fldChar w:fldCharType="end"/>
        </w:r>
      </w:hyperlink>
    </w:p>
    <w:p w14:paraId="6F2AFC17" w14:textId="77777777" w:rsidR="008340E5" w:rsidRDefault="000F4C38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403122944" w:history="1">
        <w:r w:rsidR="008340E5" w:rsidRPr="004241C4">
          <w:rPr>
            <w:rStyle w:val="af0"/>
            <w:noProof/>
          </w:rPr>
          <w:t>2.3.10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无偿放单</w:t>
        </w:r>
        <w:r w:rsidR="008340E5" w:rsidRPr="004241C4">
          <w:rPr>
            <w:rStyle w:val="af0"/>
            <w:noProof/>
          </w:rPr>
          <w:t>/</w:t>
        </w:r>
        <w:r w:rsidR="008340E5" w:rsidRPr="004241C4">
          <w:rPr>
            <w:rStyle w:val="af0"/>
            <w:rFonts w:hint="eastAsia"/>
            <w:noProof/>
          </w:rPr>
          <w:t>退单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_Toc403122944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84</w:t>
        </w:r>
        <w:r w:rsidR="008340E5">
          <w:rPr>
            <w:noProof/>
            <w:webHidden/>
          </w:rPr>
          <w:fldChar w:fldCharType="end"/>
        </w:r>
      </w:hyperlink>
    </w:p>
    <w:p w14:paraId="5F1601DA" w14:textId="77777777" w:rsidR="008340E5" w:rsidRDefault="000F4C38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03122945" w:history="1">
        <w:r w:rsidR="008340E5" w:rsidRPr="004241C4">
          <w:rPr>
            <w:rStyle w:val="af0"/>
            <w:noProof/>
          </w:rPr>
          <w:t>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附件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_Toc403122945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87</w:t>
        </w:r>
        <w:r w:rsidR="008340E5">
          <w:rPr>
            <w:noProof/>
            <w:webHidden/>
          </w:rPr>
          <w:fldChar w:fldCharType="end"/>
        </w:r>
      </w:hyperlink>
    </w:p>
    <w:p w14:paraId="6A520001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46" w:history="1">
        <w:r w:rsidR="008340E5" w:rsidRPr="004241C4">
          <w:rPr>
            <w:rStyle w:val="af0"/>
            <w:noProof/>
          </w:rPr>
          <w:t>3.1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出口信用证跟踪情况表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_Toc403122946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87</w:t>
        </w:r>
        <w:r w:rsidR="008340E5">
          <w:rPr>
            <w:noProof/>
            <w:webHidden/>
          </w:rPr>
          <w:fldChar w:fldCharType="end"/>
        </w:r>
      </w:hyperlink>
    </w:p>
    <w:p w14:paraId="66D71135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47" w:history="1">
        <w:r w:rsidR="008340E5" w:rsidRPr="004241C4">
          <w:rPr>
            <w:rStyle w:val="af0"/>
            <w:noProof/>
          </w:rPr>
          <w:t>3.2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国内证通知书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_Toc403122947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88</w:t>
        </w:r>
        <w:r w:rsidR="008340E5">
          <w:rPr>
            <w:noProof/>
            <w:webHidden/>
          </w:rPr>
          <w:fldChar w:fldCharType="end"/>
        </w:r>
      </w:hyperlink>
    </w:p>
    <w:p w14:paraId="63BC1F34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48" w:history="1">
        <w:r w:rsidR="008340E5" w:rsidRPr="004241C4">
          <w:rPr>
            <w:rStyle w:val="af0"/>
            <w:noProof/>
          </w:rPr>
          <w:t>3.3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国内证修改通知书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_Toc403122948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89</w:t>
        </w:r>
        <w:r w:rsidR="008340E5">
          <w:rPr>
            <w:noProof/>
            <w:webHidden/>
          </w:rPr>
          <w:fldChar w:fldCharType="end"/>
        </w:r>
      </w:hyperlink>
    </w:p>
    <w:p w14:paraId="4305FEE2" w14:textId="77777777" w:rsidR="008340E5" w:rsidRDefault="000F4C38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03122949" w:history="1">
        <w:r w:rsidR="008340E5" w:rsidRPr="004241C4">
          <w:rPr>
            <w:rStyle w:val="af0"/>
            <w:noProof/>
          </w:rPr>
          <w:t>3.4</w:t>
        </w:r>
        <w:r w:rsidR="008340E5">
          <w:rPr>
            <w:rFonts w:asciiTheme="minorHAnsi" w:eastAsiaTheme="minorEastAsia" w:hAnsiTheme="minorHAnsi" w:cstheme="minorBidi"/>
            <w:noProof/>
          </w:rPr>
          <w:tab/>
        </w:r>
        <w:r w:rsidR="008340E5" w:rsidRPr="004241C4">
          <w:rPr>
            <w:rStyle w:val="af0"/>
            <w:rFonts w:hint="eastAsia"/>
            <w:noProof/>
          </w:rPr>
          <w:t>国内证寄单通知书</w:t>
        </w:r>
        <w:r w:rsidR="008340E5">
          <w:rPr>
            <w:noProof/>
            <w:webHidden/>
          </w:rPr>
          <w:tab/>
        </w:r>
        <w:r w:rsidR="008340E5">
          <w:rPr>
            <w:noProof/>
            <w:webHidden/>
          </w:rPr>
          <w:fldChar w:fldCharType="begin"/>
        </w:r>
        <w:r w:rsidR="008340E5">
          <w:rPr>
            <w:noProof/>
            <w:webHidden/>
          </w:rPr>
          <w:instrText xml:space="preserve"> PAGEREF _Toc403122949 \h </w:instrText>
        </w:r>
        <w:r w:rsidR="008340E5">
          <w:rPr>
            <w:noProof/>
            <w:webHidden/>
          </w:rPr>
        </w:r>
        <w:r w:rsidR="008340E5">
          <w:rPr>
            <w:noProof/>
            <w:webHidden/>
          </w:rPr>
          <w:fldChar w:fldCharType="separate"/>
        </w:r>
        <w:r w:rsidR="008340E5">
          <w:rPr>
            <w:noProof/>
            <w:webHidden/>
          </w:rPr>
          <w:t>90</w:t>
        </w:r>
        <w:r w:rsidR="008340E5">
          <w:rPr>
            <w:noProof/>
            <w:webHidden/>
          </w:rPr>
          <w:fldChar w:fldCharType="end"/>
        </w:r>
      </w:hyperlink>
    </w:p>
    <w:p w14:paraId="580FFAA5" w14:textId="77777777" w:rsidR="00661011" w:rsidRDefault="00C47EA9">
      <w:pPr>
        <w:rPr>
          <w:rFonts w:ascii="Times New Roman" w:hAnsi="Times New Roman"/>
          <w:kern w:val="44"/>
          <w:sz w:val="44"/>
          <w:szCs w:val="44"/>
        </w:rPr>
      </w:pPr>
      <w:r>
        <w:rPr>
          <w:rFonts w:ascii="Times New Roman" w:hAnsi="Times New Roman"/>
          <w:kern w:val="44"/>
          <w:sz w:val="44"/>
          <w:szCs w:val="44"/>
        </w:rPr>
        <w:fldChar w:fldCharType="end"/>
      </w:r>
    </w:p>
    <w:p w14:paraId="780F5DE9" w14:textId="77777777" w:rsidR="000F65A0" w:rsidRDefault="00B57E3A">
      <w:r>
        <w:br w:type="page"/>
      </w:r>
    </w:p>
    <w:p w14:paraId="0092A8E9" w14:textId="77777777" w:rsidR="000F65A0" w:rsidRDefault="007027A8">
      <w:pPr>
        <w:pStyle w:val="1"/>
      </w:pPr>
      <w:bookmarkStart w:id="8" w:name="_Toc403122894"/>
      <w:r w:rsidRPr="00482304">
        <w:rPr>
          <w:rFonts w:hint="eastAsia"/>
        </w:rPr>
        <w:t>引言</w:t>
      </w:r>
      <w:bookmarkEnd w:id="8"/>
    </w:p>
    <w:p w14:paraId="1566B077" w14:textId="77777777" w:rsidR="0004375B" w:rsidRPr="00E13008" w:rsidRDefault="007027A8" w:rsidP="00E13008">
      <w:pPr>
        <w:pStyle w:val="2"/>
      </w:pPr>
      <w:bookmarkStart w:id="9" w:name="_Toc403122895"/>
      <w:r w:rsidRPr="00E13008">
        <w:rPr>
          <w:rFonts w:hint="eastAsia"/>
        </w:rPr>
        <w:t>定义</w:t>
      </w:r>
      <w:bookmarkEnd w:id="9"/>
    </w:p>
    <w:p w14:paraId="1F8C7317" w14:textId="77777777" w:rsidR="0004375B" w:rsidRDefault="007027A8">
      <w:pPr>
        <w:ind w:firstLine="420"/>
        <w:rPr>
          <w:i/>
          <w:color w:val="00B0F0"/>
        </w:rPr>
      </w:pPr>
      <w:r>
        <w:rPr>
          <w:rFonts w:hint="eastAsia"/>
          <w:i/>
          <w:color w:val="00B0F0"/>
        </w:rPr>
        <w:t>【对名词、术语进行定义】</w:t>
      </w:r>
    </w:p>
    <w:p w14:paraId="6A27FEA0" w14:textId="77777777" w:rsidR="0004375B" w:rsidRPr="00E13008" w:rsidRDefault="007027A8" w:rsidP="00E13008">
      <w:pPr>
        <w:pStyle w:val="2"/>
      </w:pPr>
      <w:bookmarkStart w:id="10" w:name="_Toc403122896"/>
      <w:r w:rsidRPr="00E13008">
        <w:rPr>
          <w:rFonts w:hint="eastAsia"/>
        </w:rPr>
        <w:t>文档范围</w:t>
      </w:r>
      <w:bookmarkEnd w:id="10"/>
    </w:p>
    <w:p w14:paraId="1B602A57" w14:textId="77777777" w:rsidR="0004375B" w:rsidRDefault="007027A8">
      <w:pPr>
        <w:ind w:firstLine="420"/>
        <w:rPr>
          <w:i/>
          <w:color w:val="00B0F0"/>
        </w:rPr>
      </w:pPr>
      <w:r>
        <w:rPr>
          <w:rFonts w:hint="eastAsia"/>
          <w:i/>
          <w:color w:val="00B0F0"/>
        </w:rPr>
        <w:t>【对产品覆盖进行描述】</w:t>
      </w:r>
    </w:p>
    <w:p w14:paraId="5344FE1B" w14:textId="77777777" w:rsidR="0004375B" w:rsidRPr="00E13008" w:rsidRDefault="00C67A81" w:rsidP="00E13008">
      <w:pPr>
        <w:pStyle w:val="2"/>
      </w:pPr>
      <w:bookmarkStart w:id="11" w:name="_Toc403122897"/>
      <w:r w:rsidRPr="00E13008">
        <w:rPr>
          <w:rFonts w:hint="eastAsia"/>
        </w:rPr>
        <w:t>参考资料</w:t>
      </w:r>
      <w:bookmarkEnd w:id="11"/>
    </w:p>
    <w:tbl>
      <w:tblPr>
        <w:tblpPr w:leftFromText="180" w:rightFromText="180" w:vertAnchor="text" w:horzAnchor="margin" w:tblpXSpec="center" w:tblpY="1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843"/>
        <w:gridCol w:w="1749"/>
        <w:gridCol w:w="1750"/>
        <w:gridCol w:w="1606"/>
      </w:tblGrid>
      <w:tr w:rsidR="00C67A81" w14:paraId="5EB1FF1A" w14:textId="77777777" w:rsidTr="00751A42">
        <w:tc>
          <w:tcPr>
            <w:tcW w:w="900" w:type="dxa"/>
            <w:shd w:val="clear" w:color="auto" w:fill="D9D9D9"/>
          </w:tcPr>
          <w:p w14:paraId="18D53BFC" w14:textId="77777777" w:rsidR="00C67A81" w:rsidRDefault="00C67A81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843" w:type="dxa"/>
            <w:shd w:val="clear" w:color="auto" w:fill="D9D9D9"/>
          </w:tcPr>
          <w:p w14:paraId="476AF4C9" w14:textId="77777777" w:rsidR="00C67A81" w:rsidRDefault="00C67A81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名称</w:t>
            </w:r>
          </w:p>
        </w:tc>
        <w:tc>
          <w:tcPr>
            <w:tcW w:w="1749" w:type="dxa"/>
            <w:shd w:val="clear" w:color="auto" w:fill="D9D9D9"/>
          </w:tcPr>
          <w:p w14:paraId="6D3D8C5F" w14:textId="77777777" w:rsidR="00C67A81" w:rsidRDefault="00C67A81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文件编号</w:t>
            </w:r>
          </w:p>
        </w:tc>
        <w:tc>
          <w:tcPr>
            <w:tcW w:w="1750" w:type="dxa"/>
            <w:shd w:val="clear" w:color="auto" w:fill="D9D9D9"/>
          </w:tcPr>
          <w:p w14:paraId="6D3F120B" w14:textId="77777777" w:rsidR="00C67A81" w:rsidRDefault="00C67A81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发表日期</w:t>
            </w:r>
          </w:p>
        </w:tc>
        <w:tc>
          <w:tcPr>
            <w:tcW w:w="1606" w:type="dxa"/>
            <w:shd w:val="clear" w:color="auto" w:fill="D9D9D9"/>
          </w:tcPr>
          <w:p w14:paraId="27A421D0" w14:textId="77777777" w:rsidR="00C67A81" w:rsidRDefault="00C67A81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出版单位</w:t>
            </w:r>
          </w:p>
        </w:tc>
      </w:tr>
      <w:tr w:rsidR="00C67A81" w14:paraId="2AB08779" w14:textId="77777777" w:rsidTr="00751A42">
        <w:tc>
          <w:tcPr>
            <w:tcW w:w="900" w:type="dxa"/>
          </w:tcPr>
          <w:p w14:paraId="6D9480C7" w14:textId="77777777" w:rsidR="00C67A81" w:rsidRDefault="00C67A81" w:rsidP="00751A42">
            <w:pPr>
              <w:jc w:val="center"/>
            </w:pPr>
          </w:p>
        </w:tc>
        <w:tc>
          <w:tcPr>
            <w:tcW w:w="1843" w:type="dxa"/>
          </w:tcPr>
          <w:p w14:paraId="751D478E" w14:textId="77777777" w:rsidR="00C67A81" w:rsidRDefault="00C67A81" w:rsidP="00751A42">
            <w:pPr>
              <w:jc w:val="center"/>
            </w:pPr>
          </w:p>
        </w:tc>
        <w:tc>
          <w:tcPr>
            <w:tcW w:w="1749" w:type="dxa"/>
          </w:tcPr>
          <w:p w14:paraId="7F4EF6C3" w14:textId="77777777" w:rsidR="00C67A81" w:rsidRDefault="00C67A81" w:rsidP="00751A42">
            <w:pPr>
              <w:jc w:val="center"/>
            </w:pPr>
          </w:p>
        </w:tc>
        <w:tc>
          <w:tcPr>
            <w:tcW w:w="1750" w:type="dxa"/>
          </w:tcPr>
          <w:p w14:paraId="135D9180" w14:textId="77777777" w:rsidR="00C67A81" w:rsidRDefault="00C67A81" w:rsidP="00751A42">
            <w:pPr>
              <w:jc w:val="center"/>
            </w:pPr>
          </w:p>
        </w:tc>
        <w:tc>
          <w:tcPr>
            <w:tcW w:w="1606" w:type="dxa"/>
          </w:tcPr>
          <w:p w14:paraId="07A39C51" w14:textId="77777777" w:rsidR="00C67A81" w:rsidRDefault="00C67A81" w:rsidP="00751A42">
            <w:pPr>
              <w:jc w:val="center"/>
            </w:pPr>
          </w:p>
        </w:tc>
      </w:tr>
    </w:tbl>
    <w:p w14:paraId="514A01B3" w14:textId="77777777" w:rsidR="0004375B" w:rsidRDefault="0004375B" w:rsidP="00D273EA"/>
    <w:p w14:paraId="1F301A94" w14:textId="77777777" w:rsidR="0004375B" w:rsidRPr="00E13008" w:rsidRDefault="00C67A81" w:rsidP="00E13008">
      <w:pPr>
        <w:pStyle w:val="2"/>
      </w:pPr>
      <w:bookmarkStart w:id="12" w:name="_Toc403122898"/>
      <w:r w:rsidRPr="00E13008">
        <w:rPr>
          <w:rFonts w:hint="eastAsia"/>
        </w:rPr>
        <w:t>交易菜单</w:t>
      </w:r>
      <w:bookmarkEnd w:id="12"/>
    </w:p>
    <w:tbl>
      <w:tblPr>
        <w:tblW w:w="79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4"/>
        <w:gridCol w:w="3578"/>
        <w:gridCol w:w="2059"/>
      </w:tblGrid>
      <w:tr w:rsidR="00D273EA" w14:paraId="2B604A3A" w14:textId="77777777" w:rsidTr="00751A42">
        <w:trPr>
          <w:jc w:val="center"/>
        </w:trPr>
        <w:tc>
          <w:tcPr>
            <w:tcW w:w="2264" w:type="dxa"/>
            <w:shd w:val="pct5" w:color="auto" w:fill="auto"/>
            <w:vAlign w:val="center"/>
          </w:tcPr>
          <w:p w14:paraId="13785E7C" w14:textId="77777777" w:rsidR="00D273EA" w:rsidRDefault="00D273EA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模块名称</w:t>
            </w:r>
          </w:p>
        </w:tc>
        <w:tc>
          <w:tcPr>
            <w:tcW w:w="3578" w:type="dxa"/>
            <w:shd w:val="pct5" w:color="auto" w:fill="auto"/>
            <w:vAlign w:val="center"/>
          </w:tcPr>
          <w:p w14:paraId="0BCD6FCD" w14:textId="77777777" w:rsidR="00D273EA" w:rsidRDefault="00D273EA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交易名称</w:t>
            </w:r>
          </w:p>
        </w:tc>
        <w:tc>
          <w:tcPr>
            <w:tcW w:w="2059" w:type="dxa"/>
            <w:shd w:val="pct5" w:color="auto" w:fill="auto"/>
            <w:vAlign w:val="center"/>
          </w:tcPr>
          <w:p w14:paraId="6346BA27" w14:textId="77777777" w:rsidR="00D273EA" w:rsidRDefault="00D273EA" w:rsidP="00751A42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D273EA" w14:paraId="1CAE7609" w14:textId="77777777" w:rsidTr="00751A42">
        <w:trPr>
          <w:jc w:val="center"/>
        </w:trPr>
        <w:tc>
          <w:tcPr>
            <w:tcW w:w="2264" w:type="dxa"/>
            <w:vMerge w:val="restart"/>
            <w:vAlign w:val="center"/>
          </w:tcPr>
          <w:p w14:paraId="280C67AB" w14:textId="77777777" w:rsidR="00D273EA" w:rsidRDefault="00D273EA" w:rsidP="00751A42">
            <w:pPr>
              <w:ind w:leftChars="69" w:left="145" w:right="210"/>
              <w:jc w:val="center"/>
            </w:pPr>
            <w:r>
              <w:rPr>
                <w:rFonts w:hint="eastAsia"/>
              </w:rPr>
              <w:t>出口信用证通知</w:t>
            </w:r>
          </w:p>
        </w:tc>
        <w:tc>
          <w:tcPr>
            <w:tcW w:w="3578" w:type="dxa"/>
          </w:tcPr>
          <w:p w14:paraId="7EF1C15E" w14:textId="77777777" w:rsidR="00D273EA" w:rsidRDefault="00D273EA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信用证通知</w:t>
            </w:r>
          </w:p>
        </w:tc>
        <w:tc>
          <w:tcPr>
            <w:tcW w:w="2059" w:type="dxa"/>
          </w:tcPr>
          <w:p w14:paraId="1B942079" w14:textId="77777777" w:rsidR="00D273EA" w:rsidRDefault="00D273EA" w:rsidP="00751A42"/>
        </w:tc>
      </w:tr>
      <w:tr w:rsidR="00D273EA" w14:paraId="3E6B7224" w14:textId="77777777" w:rsidTr="00751A42">
        <w:trPr>
          <w:jc w:val="center"/>
        </w:trPr>
        <w:tc>
          <w:tcPr>
            <w:tcW w:w="2264" w:type="dxa"/>
            <w:vMerge/>
          </w:tcPr>
          <w:p w14:paraId="6BF2F3F6" w14:textId="77777777" w:rsidR="00D273EA" w:rsidRDefault="00D273EA" w:rsidP="00751A42">
            <w:pPr>
              <w:ind w:leftChars="69" w:left="145" w:right="210"/>
            </w:pPr>
          </w:p>
        </w:tc>
        <w:tc>
          <w:tcPr>
            <w:tcW w:w="3578" w:type="dxa"/>
          </w:tcPr>
          <w:p w14:paraId="62860326" w14:textId="77777777" w:rsidR="00D273EA" w:rsidRDefault="00D273EA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信用证通知修改</w:t>
            </w:r>
          </w:p>
        </w:tc>
        <w:tc>
          <w:tcPr>
            <w:tcW w:w="2059" w:type="dxa"/>
          </w:tcPr>
          <w:p w14:paraId="4A33C077" w14:textId="77777777" w:rsidR="00D273EA" w:rsidRDefault="00D273EA" w:rsidP="00751A42"/>
        </w:tc>
      </w:tr>
      <w:tr w:rsidR="00D273EA" w14:paraId="7ABCB885" w14:textId="77777777" w:rsidTr="00751A42">
        <w:trPr>
          <w:jc w:val="center"/>
        </w:trPr>
        <w:tc>
          <w:tcPr>
            <w:tcW w:w="2264" w:type="dxa"/>
            <w:vMerge/>
          </w:tcPr>
          <w:p w14:paraId="3B06B1E9" w14:textId="77777777" w:rsidR="00D273EA" w:rsidRDefault="00D273EA" w:rsidP="00751A42">
            <w:pPr>
              <w:ind w:leftChars="69" w:left="145" w:right="210"/>
            </w:pPr>
          </w:p>
        </w:tc>
        <w:tc>
          <w:tcPr>
            <w:tcW w:w="3578" w:type="dxa"/>
          </w:tcPr>
          <w:p w14:paraId="0AE40187" w14:textId="77777777" w:rsidR="00D273EA" w:rsidRDefault="00D273EA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信用证通知修改确认</w:t>
            </w:r>
          </w:p>
        </w:tc>
        <w:tc>
          <w:tcPr>
            <w:tcW w:w="2059" w:type="dxa"/>
          </w:tcPr>
          <w:p w14:paraId="681B4F43" w14:textId="77777777" w:rsidR="00D273EA" w:rsidRDefault="00D273EA" w:rsidP="00751A42"/>
        </w:tc>
      </w:tr>
      <w:tr w:rsidR="00D273EA" w14:paraId="75BC0658" w14:textId="77777777" w:rsidTr="00751A42">
        <w:trPr>
          <w:jc w:val="center"/>
        </w:trPr>
        <w:tc>
          <w:tcPr>
            <w:tcW w:w="2264" w:type="dxa"/>
            <w:vMerge/>
          </w:tcPr>
          <w:p w14:paraId="34FFB7D5" w14:textId="77777777" w:rsidR="00D273EA" w:rsidRDefault="00D273EA" w:rsidP="00751A42">
            <w:pPr>
              <w:ind w:leftChars="69" w:left="145" w:right="210"/>
            </w:pPr>
          </w:p>
        </w:tc>
        <w:tc>
          <w:tcPr>
            <w:tcW w:w="3578" w:type="dxa"/>
          </w:tcPr>
          <w:p w14:paraId="513C4769" w14:textId="77777777" w:rsidR="00D273EA" w:rsidRDefault="00D273EA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信用证通知撤销</w:t>
            </w:r>
          </w:p>
        </w:tc>
        <w:tc>
          <w:tcPr>
            <w:tcW w:w="2059" w:type="dxa"/>
          </w:tcPr>
          <w:p w14:paraId="108C699B" w14:textId="77777777" w:rsidR="00D273EA" w:rsidRDefault="00D273EA" w:rsidP="00751A42"/>
        </w:tc>
      </w:tr>
      <w:tr w:rsidR="00D273EA" w14:paraId="33C2DC8B" w14:textId="77777777" w:rsidTr="00751A42">
        <w:trPr>
          <w:jc w:val="center"/>
        </w:trPr>
        <w:tc>
          <w:tcPr>
            <w:tcW w:w="2264" w:type="dxa"/>
            <w:vMerge/>
          </w:tcPr>
          <w:p w14:paraId="494C5029" w14:textId="77777777" w:rsidR="00D273EA" w:rsidRDefault="00D273EA" w:rsidP="00751A42">
            <w:pPr>
              <w:ind w:leftChars="69" w:left="145" w:right="210"/>
            </w:pPr>
          </w:p>
        </w:tc>
        <w:tc>
          <w:tcPr>
            <w:tcW w:w="3578" w:type="dxa"/>
          </w:tcPr>
          <w:p w14:paraId="0FAC07D8" w14:textId="77777777" w:rsidR="00D273EA" w:rsidRDefault="00D273EA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信用证通知注销</w:t>
            </w:r>
          </w:p>
        </w:tc>
        <w:tc>
          <w:tcPr>
            <w:tcW w:w="2059" w:type="dxa"/>
          </w:tcPr>
          <w:p w14:paraId="55B59FDE" w14:textId="77777777" w:rsidR="00D273EA" w:rsidRDefault="00D273EA" w:rsidP="00751A42"/>
        </w:tc>
      </w:tr>
      <w:tr w:rsidR="001F28E9" w14:paraId="3BD02A65" w14:textId="77777777" w:rsidTr="001F28E9">
        <w:trPr>
          <w:trHeight w:val="295"/>
          <w:jc w:val="center"/>
        </w:trPr>
        <w:tc>
          <w:tcPr>
            <w:tcW w:w="2264" w:type="dxa"/>
            <w:vMerge/>
          </w:tcPr>
          <w:p w14:paraId="5593929E" w14:textId="77777777" w:rsidR="001F28E9" w:rsidRDefault="001F28E9" w:rsidP="00751A42">
            <w:pPr>
              <w:ind w:leftChars="69" w:left="145" w:right="210"/>
            </w:pPr>
          </w:p>
        </w:tc>
        <w:tc>
          <w:tcPr>
            <w:tcW w:w="3578" w:type="dxa"/>
          </w:tcPr>
          <w:p w14:paraId="196C943D" w14:textId="77777777" w:rsidR="001F28E9" w:rsidRDefault="001F28E9" w:rsidP="001F28E9">
            <w:pPr>
              <w:ind w:leftChars="-23" w:left="-48" w:right="210" w:firstLine="2"/>
            </w:pPr>
            <w:r>
              <w:rPr>
                <w:rFonts w:hint="eastAsia"/>
              </w:rPr>
              <w:t>信用证通知注销恢复</w:t>
            </w:r>
          </w:p>
        </w:tc>
        <w:tc>
          <w:tcPr>
            <w:tcW w:w="2059" w:type="dxa"/>
          </w:tcPr>
          <w:p w14:paraId="757F9DA8" w14:textId="77777777" w:rsidR="001F28E9" w:rsidRDefault="001F28E9" w:rsidP="00751A42"/>
        </w:tc>
      </w:tr>
      <w:tr w:rsidR="00D273EA" w14:paraId="2CAA1D96" w14:textId="77777777" w:rsidTr="00751A42">
        <w:trPr>
          <w:jc w:val="center"/>
        </w:trPr>
        <w:tc>
          <w:tcPr>
            <w:tcW w:w="2264" w:type="dxa"/>
            <w:vMerge w:val="restart"/>
            <w:vAlign w:val="center"/>
          </w:tcPr>
          <w:p w14:paraId="3BF741FA" w14:textId="77777777" w:rsidR="00D273EA" w:rsidRDefault="00D273EA" w:rsidP="00751A42">
            <w:pPr>
              <w:ind w:leftChars="69" w:left="145" w:right="210"/>
              <w:jc w:val="center"/>
            </w:pPr>
            <w:r>
              <w:rPr>
                <w:rFonts w:hint="eastAsia"/>
              </w:rPr>
              <w:t>出口信用证寄单</w:t>
            </w:r>
          </w:p>
        </w:tc>
        <w:tc>
          <w:tcPr>
            <w:tcW w:w="3578" w:type="dxa"/>
          </w:tcPr>
          <w:p w14:paraId="17AAF322" w14:textId="77777777" w:rsidR="00D273EA" w:rsidRDefault="00D273EA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</w:t>
            </w:r>
            <w:r w:rsidR="008340E5">
              <w:rPr>
                <w:rFonts w:hint="eastAsia"/>
              </w:rPr>
              <w:t>收单</w:t>
            </w:r>
          </w:p>
        </w:tc>
        <w:tc>
          <w:tcPr>
            <w:tcW w:w="2059" w:type="dxa"/>
          </w:tcPr>
          <w:p w14:paraId="143E14A1" w14:textId="77777777" w:rsidR="00D273EA" w:rsidRDefault="00D273EA" w:rsidP="00751A42"/>
        </w:tc>
      </w:tr>
      <w:tr w:rsidR="008340E5" w14:paraId="1A55591A" w14:textId="77777777" w:rsidTr="00751A42">
        <w:trPr>
          <w:jc w:val="center"/>
        </w:trPr>
        <w:tc>
          <w:tcPr>
            <w:tcW w:w="2264" w:type="dxa"/>
            <w:vMerge/>
            <w:vAlign w:val="center"/>
          </w:tcPr>
          <w:p w14:paraId="153DC6B5" w14:textId="77777777" w:rsidR="008340E5" w:rsidRDefault="008340E5" w:rsidP="00751A42">
            <w:pPr>
              <w:ind w:leftChars="69" w:left="145" w:right="210"/>
              <w:jc w:val="center"/>
            </w:pPr>
          </w:p>
        </w:tc>
        <w:tc>
          <w:tcPr>
            <w:tcW w:w="3578" w:type="dxa"/>
          </w:tcPr>
          <w:p w14:paraId="7DFCBE9B" w14:textId="77777777" w:rsidR="008340E5" w:rsidRDefault="008340E5" w:rsidP="00751A42">
            <w:pPr>
              <w:ind w:leftChars="-23" w:left="-48" w:right="210" w:firstLine="2"/>
            </w:pPr>
            <w:r>
              <w:rPr>
                <w:rFonts w:hint="eastAsia"/>
              </w:rPr>
              <w:t>电提不符点</w:t>
            </w:r>
          </w:p>
        </w:tc>
        <w:tc>
          <w:tcPr>
            <w:tcW w:w="2059" w:type="dxa"/>
          </w:tcPr>
          <w:p w14:paraId="64292AA1" w14:textId="77777777" w:rsidR="008340E5" w:rsidRDefault="008340E5" w:rsidP="00751A42"/>
        </w:tc>
      </w:tr>
      <w:tr w:rsidR="008340E5" w14:paraId="70F368F8" w14:textId="77777777" w:rsidTr="00751A42">
        <w:trPr>
          <w:jc w:val="center"/>
        </w:trPr>
        <w:tc>
          <w:tcPr>
            <w:tcW w:w="2264" w:type="dxa"/>
            <w:vMerge/>
            <w:vAlign w:val="center"/>
          </w:tcPr>
          <w:p w14:paraId="57480286" w14:textId="77777777" w:rsidR="008340E5" w:rsidRDefault="008340E5" w:rsidP="00751A42">
            <w:pPr>
              <w:ind w:leftChars="69" w:left="145" w:right="210"/>
              <w:jc w:val="center"/>
            </w:pPr>
          </w:p>
        </w:tc>
        <w:tc>
          <w:tcPr>
            <w:tcW w:w="3578" w:type="dxa"/>
          </w:tcPr>
          <w:p w14:paraId="0095C4D9" w14:textId="77777777" w:rsidR="008340E5" w:rsidRDefault="008340E5" w:rsidP="00751A42">
            <w:pPr>
              <w:ind w:leftChars="-23" w:left="-48" w:right="210" w:firstLine="2"/>
            </w:pPr>
            <w:r>
              <w:rPr>
                <w:rFonts w:hint="eastAsia"/>
              </w:rPr>
              <w:t>电提不符点答复登记</w:t>
            </w:r>
          </w:p>
        </w:tc>
        <w:tc>
          <w:tcPr>
            <w:tcW w:w="2059" w:type="dxa"/>
          </w:tcPr>
          <w:p w14:paraId="0CAD571B" w14:textId="77777777" w:rsidR="008340E5" w:rsidRDefault="008340E5" w:rsidP="00751A42"/>
        </w:tc>
      </w:tr>
      <w:tr w:rsidR="008340E5" w14:paraId="0A7E93B1" w14:textId="77777777" w:rsidTr="00751A42">
        <w:trPr>
          <w:jc w:val="center"/>
        </w:trPr>
        <w:tc>
          <w:tcPr>
            <w:tcW w:w="2264" w:type="dxa"/>
            <w:vMerge/>
            <w:vAlign w:val="center"/>
          </w:tcPr>
          <w:p w14:paraId="450EE658" w14:textId="77777777" w:rsidR="008340E5" w:rsidRDefault="008340E5" w:rsidP="00751A42">
            <w:pPr>
              <w:ind w:leftChars="69" w:left="145" w:right="210"/>
              <w:jc w:val="center"/>
            </w:pPr>
          </w:p>
        </w:tc>
        <w:tc>
          <w:tcPr>
            <w:tcW w:w="3578" w:type="dxa"/>
          </w:tcPr>
          <w:p w14:paraId="67A7A3F2" w14:textId="77777777" w:rsidR="008340E5" w:rsidRDefault="008340E5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信用证寄单</w:t>
            </w:r>
          </w:p>
        </w:tc>
        <w:tc>
          <w:tcPr>
            <w:tcW w:w="2059" w:type="dxa"/>
          </w:tcPr>
          <w:p w14:paraId="25495CEC" w14:textId="77777777" w:rsidR="008340E5" w:rsidRDefault="008340E5" w:rsidP="00751A42"/>
        </w:tc>
      </w:tr>
      <w:tr w:rsidR="008340E5" w14:paraId="2C35A47C" w14:textId="77777777" w:rsidTr="00751A42">
        <w:trPr>
          <w:jc w:val="center"/>
        </w:trPr>
        <w:tc>
          <w:tcPr>
            <w:tcW w:w="2264" w:type="dxa"/>
            <w:vMerge/>
          </w:tcPr>
          <w:p w14:paraId="34F4AB7E" w14:textId="77777777" w:rsidR="008340E5" w:rsidRDefault="008340E5" w:rsidP="00751A42">
            <w:pPr>
              <w:ind w:leftChars="69" w:left="145" w:right="21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D179" w14:textId="77777777" w:rsidR="008340E5" w:rsidRDefault="008340E5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信用证寄单修改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DA7B" w14:textId="77777777" w:rsidR="008340E5" w:rsidRDefault="008340E5" w:rsidP="00751A42"/>
        </w:tc>
      </w:tr>
      <w:tr w:rsidR="00B52F57" w14:paraId="632CAEEF" w14:textId="77777777" w:rsidTr="00751A42">
        <w:trPr>
          <w:jc w:val="center"/>
        </w:trPr>
        <w:tc>
          <w:tcPr>
            <w:tcW w:w="2264" w:type="dxa"/>
            <w:vMerge/>
          </w:tcPr>
          <w:p w14:paraId="20F3F002" w14:textId="77777777" w:rsidR="00B52F57" w:rsidRDefault="00B52F57" w:rsidP="00751A42">
            <w:pPr>
              <w:ind w:leftChars="69" w:left="145" w:right="21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30BA" w14:textId="77777777" w:rsidR="00B52F57" w:rsidRDefault="00B52F57" w:rsidP="00751A42">
            <w:pPr>
              <w:ind w:leftChars="-23" w:left="-48" w:right="210" w:firstLine="2"/>
            </w:pPr>
            <w:r>
              <w:rPr>
                <w:rFonts w:hint="eastAsia"/>
              </w:rPr>
              <w:t>承兑登记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92BA8" w14:textId="77777777" w:rsidR="00B52F57" w:rsidRDefault="00B52F57" w:rsidP="00751A42"/>
        </w:tc>
      </w:tr>
      <w:tr w:rsidR="00B52F57" w14:paraId="43EA3E68" w14:textId="77777777" w:rsidTr="00751A42">
        <w:trPr>
          <w:jc w:val="center"/>
        </w:trPr>
        <w:tc>
          <w:tcPr>
            <w:tcW w:w="2264" w:type="dxa"/>
            <w:vMerge/>
          </w:tcPr>
          <w:p w14:paraId="443FFE09" w14:textId="77777777" w:rsidR="00B52F57" w:rsidRDefault="00B52F57" w:rsidP="00751A42">
            <w:pPr>
              <w:ind w:leftChars="69" w:left="145" w:right="21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178BB" w14:textId="77777777" w:rsidR="00B52F57" w:rsidRDefault="00B52F57" w:rsidP="00751A42">
            <w:pPr>
              <w:ind w:leftChars="-23" w:left="-48" w:right="210" w:firstLine="2"/>
            </w:pPr>
            <w:r>
              <w:rPr>
                <w:rFonts w:hint="eastAsia"/>
              </w:rPr>
              <w:t>承兑修改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1997D" w14:textId="77777777" w:rsidR="00B52F57" w:rsidRDefault="00B52F57" w:rsidP="00751A42"/>
        </w:tc>
      </w:tr>
      <w:tr w:rsidR="00B52F57" w14:paraId="2882DB36" w14:textId="77777777" w:rsidTr="00751A42">
        <w:trPr>
          <w:jc w:val="center"/>
        </w:trPr>
        <w:tc>
          <w:tcPr>
            <w:tcW w:w="2264" w:type="dxa"/>
            <w:vMerge/>
          </w:tcPr>
          <w:p w14:paraId="0C68E823" w14:textId="77777777" w:rsidR="00B52F57" w:rsidRDefault="00B52F57" w:rsidP="00751A42">
            <w:pPr>
              <w:ind w:leftChars="69" w:left="145" w:right="21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3DB7" w14:textId="77777777" w:rsidR="00B52F57" w:rsidRDefault="00B52F57" w:rsidP="00751A42">
            <w:pPr>
              <w:ind w:leftChars="-23" w:left="-48" w:right="210" w:firstLine="2"/>
            </w:pPr>
            <w:r>
              <w:rPr>
                <w:rFonts w:hint="eastAsia"/>
              </w:rPr>
              <w:t>拒付登记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25564" w14:textId="77777777" w:rsidR="00B52F57" w:rsidRDefault="00B52F57" w:rsidP="00751A42"/>
        </w:tc>
      </w:tr>
      <w:tr w:rsidR="008340E5" w14:paraId="41D2CE4A" w14:textId="77777777" w:rsidTr="00751A42">
        <w:trPr>
          <w:jc w:val="center"/>
        </w:trPr>
        <w:tc>
          <w:tcPr>
            <w:tcW w:w="2264" w:type="dxa"/>
            <w:vMerge/>
          </w:tcPr>
          <w:p w14:paraId="3F206016" w14:textId="77777777" w:rsidR="008340E5" w:rsidRDefault="008340E5" w:rsidP="00751A42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3120B" w14:textId="77777777" w:rsidR="008340E5" w:rsidRDefault="008340E5" w:rsidP="00751A42">
            <w:pPr>
              <w:ind w:leftChars="-23" w:left="-48" w:right="210" w:firstLine="2"/>
            </w:pPr>
            <w:r>
              <w:rPr>
                <w:rFonts w:hint="eastAsia"/>
              </w:rPr>
              <w:t>信用证收汇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18F8" w14:textId="77777777" w:rsidR="008340E5" w:rsidRDefault="008340E5" w:rsidP="00751A42"/>
        </w:tc>
      </w:tr>
      <w:tr w:rsidR="008340E5" w14:paraId="5C4B0339" w14:textId="77777777" w:rsidTr="00751A42">
        <w:trPr>
          <w:jc w:val="center"/>
        </w:trPr>
        <w:tc>
          <w:tcPr>
            <w:tcW w:w="2264" w:type="dxa"/>
            <w:vMerge/>
          </w:tcPr>
          <w:p w14:paraId="4F40D1D0" w14:textId="77777777" w:rsidR="008340E5" w:rsidRDefault="008340E5" w:rsidP="00751A42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DE5BE" w14:textId="77777777" w:rsidR="008340E5" w:rsidRDefault="008340E5" w:rsidP="00751A42">
            <w:pPr>
              <w:ind w:leftChars="-23" w:left="-48" w:right="210" w:firstLine="2"/>
            </w:pPr>
            <w:r>
              <w:rPr>
                <w:rFonts w:hint="eastAsia"/>
              </w:rPr>
              <w:t>无偿放单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退单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360F3" w14:textId="77777777" w:rsidR="008340E5" w:rsidRDefault="008340E5" w:rsidP="00751A42"/>
        </w:tc>
      </w:tr>
    </w:tbl>
    <w:p w14:paraId="44C77D58" w14:textId="77777777" w:rsidR="00D273EA" w:rsidRPr="00D273EA" w:rsidRDefault="00D273EA" w:rsidP="00D273EA"/>
    <w:p w14:paraId="3420786E" w14:textId="77777777" w:rsidR="0004375B" w:rsidRPr="00E13008" w:rsidRDefault="00E13008" w:rsidP="00E13008">
      <w:pPr>
        <w:pStyle w:val="2"/>
      </w:pPr>
      <w:bookmarkStart w:id="13" w:name="_Toc403122899"/>
      <w:r w:rsidRPr="00E13008">
        <w:rPr>
          <w:rFonts w:hint="eastAsia"/>
        </w:rPr>
        <w:t>界面要素定义</w:t>
      </w:r>
      <w:bookmarkEnd w:id="13"/>
    </w:p>
    <w:p w14:paraId="5CB8D72C" w14:textId="77777777" w:rsidR="0004375B" w:rsidRPr="00E13008" w:rsidRDefault="007027A8" w:rsidP="00E13008">
      <w:pPr>
        <w:pStyle w:val="3"/>
      </w:pPr>
      <w:bookmarkStart w:id="14" w:name="_Toc403122900"/>
      <w:r w:rsidRPr="00E13008">
        <w:rPr>
          <w:rFonts w:hint="eastAsia"/>
        </w:rPr>
        <w:t>输入项字段类型说明</w:t>
      </w:r>
      <w:bookmarkEnd w:id="14"/>
    </w:p>
    <w:p w14:paraId="3A238A34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V(n)   表示字符型，其中N表示字符长度</w:t>
      </w:r>
    </w:p>
    <w:p w14:paraId="0079B0DB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N(n</w:t>
      </w:r>
      <w:r w:rsidR="00A22FFE">
        <w:rPr>
          <w:rFonts w:ascii="宋体" w:hAnsi="宋体" w:cs="Calibri" w:hint="eastAsia"/>
          <w:kern w:val="0"/>
          <w:szCs w:val="21"/>
        </w:rPr>
        <w:t>，</w:t>
      </w:r>
      <w:r>
        <w:rPr>
          <w:rFonts w:ascii="宋体" w:hAnsi="宋体" w:cs="Calibri" w:hint="eastAsia"/>
          <w:kern w:val="0"/>
          <w:szCs w:val="21"/>
        </w:rPr>
        <w:t>m) 表示数字类型,其中n表示总长度,m 表示保留小数位数</w:t>
      </w:r>
    </w:p>
    <w:p w14:paraId="57826B5E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D      表示日期型，日期格式统一为</w:t>
      </w:r>
      <w:r w:rsidR="007D20E2">
        <w:rPr>
          <w:rFonts w:ascii="宋体" w:hAnsi="宋体" w:cs="Calibri" w:hint="eastAsia"/>
          <w:kern w:val="0"/>
          <w:szCs w:val="21"/>
        </w:rPr>
        <w:t>‘</w:t>
      </w:r>
      <w:r>
        <w:rPr>
          <w:rFonts w:ascii="宋体" w:hAnsi="宋体" w:cs="Calibri" w:hint="eastAsia"/>
          <w:kern w:val="0"/>
          <w:szCs w:val="21"/>
        </w:rPr>
        <w:t>YYYY-MM-DD</w:t>
      </w:r>
      <w:r>
        <w:rPr>
          <w:rFonts w:ascii="宋体" w:hAnsi="宋体" w:cs="Calibri"/>
          <w:kern w:val="0"/>
          <w:szCs w:val="21"/>
        </w:rPr>
        <w:t>’</w:t>
      </w:r>
    </w:p>
    <w:p w14:paraId="415DDCA0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T      表示日期时间，格式为‘YYYY-MM-DD HH:MM:SS</w:t>
      </w:r>
      <w:r>
        <w:rPr>
          <w:rFonts w:ascii="宋体" w:hAnsi="宋体" w:cs="Calibri"/>
          <w:kern w:val="0"/>
          <w:szCs w:val="21"/>
        </w:rPr>
        <w:t>’</w:t>
      </w:r>
    </w:p>
    <w:p w14:paraId="48E5C582" w14:textId="77777777" w:rsidR="0004375B" w:rsidRDefault="0004375B">
      <w:pPr>
        <w:ind w:firstLine="420"/>
        <w:rPr>
          <w:rFonts w:ascii="宋体" w:hAnsi="宋体" w:cs="Calibri"/>
          <w:kern w:val="0"/>
          <w:szCs w:val="21"/>
        </w:rPr>
      </w:pPr>
    </w:p>
    <w:p w14:paraId="31D6EED5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常用字段定义标准：</w:t>
      </w:r>
    </w:p>
    <w:tbl>
      <w:tblPr>
        <w:tblW w:w="6095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297"/>
        <w:gridCol w:w="1231"/>
      </w:tblGrid>
      <w:tr w:rsidR="0004375B" w14:paraId="317967C0" w14:textId="77777777">
        <w:tc>
          <w:tcPr>
            <w:tcW w:w="567" w:type="dxa"/>
          </w:tcPr>
          <w:p w14:paraId="1D953CB8" w14:textId="77777777" w:rsidR="0004375B" w:rsidRDefault="007027A8">
            <w:pPr>
              <w:jc w:val="center"/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序号</w:t>
            </w:r>
          </w:p>
        </w:tc>
        <w:tc>
          <w:tcPr>
            <w:tcW w:w="4297" w:type="dxa"/>
          </w:tcPr>
          <w:p w14:paraId="0147226F" w14:textId="77777777" w:rsidR="0004375B" w:rsidRDefault="007027A8">
            <w:pPr>
              <w:jc w:val="center"/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业务字段类型描述</w:t>
            </w:r>
          </w:p>
        </w:tc>
        <w:tc>
          <w:tcPr>
            <w:tcW w:w="1231" w:type="dxa"/>
          </w:tcPr>
          <w:p w14:paraId="2100A9A8" w14:textId="77777777" w:rsidR="0004375B" w:rsidRDefault="007027A8">
            <w:pPr>
              <w:jc w:val="center"/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定义长度</w:t>
            </w:r>
          </w:p>
        </w:tc>
      </w:tr>
      <w:tr w:rsidR="0004375B" w14:paraId="7FEFEAB2" w14:textId="77777777">
        <w:tc>
          <w:tcPr>
            <w:tcW w:w="567" w:type="dxa"/>
          </w:tcPr>
          <w:p w14:paraId="198E0E4D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79C75E1F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名称</w:t>
            </w:r>
          </w:p>
        </w:tc>
        <w:tc>
          <w:tcPr>
            <w:tcW w:w="1231" w:type="dxa"/>
          </w:tcPr>
          <w:p w14:paraId="7072D205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 xml:space="preserve"> V(100)</w:t>
            </w:r>
          </w:p>
        </w:tc>
      </w:tr>
      <w:tr w:rsidR="0004375B" w14:paraId="016791A3" w14:textId="77777777">
        <w:tc>
          <w:tcPr>
            <w:tcW w:w="567" w:type="dxa"/>
          </w:tcPr>
          <w:p w14:paraId="320BA99F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04771574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地址</w:t>
            </w:r>
          </w:p>
        </w:tc>
        <w:tc>
          <w:tcPr>
            <w:tcW w:w="1231" w:type="dxa"/>
          </w:tcPr>
          <w:p w14:paraId="677EAAB3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 xml:space="preserve"> V(100)</w:t>
            </w:r>
          </w:p>
        </w:tc>
      </w:tr>
      <w:tr w:rsidR="0004375B" w14:paraId="03650B1D" w14:textId="77777777">
        <w:tc>
          <w:tcPr>
            <w:tcW w:w="567" w:type="dxa"/>
          </w:tcPr>
          <w:p w14:paraId="7D4AD04F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3A266C73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名称地址</w:t>
            </w:r>
          </w:p>
        </w:tc>
        <w:tc>
          <w:tcPr>
            <w:tcW w:w="1231" w:type="dxa"/>
          </w:tcPr>
          <w:p w14:paraId="6F1B3FA2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 xml:space="preserve"> V(200)</w:t>
            </w:r>
          </w:p>
        </w:tc>
      </w:tr>
      <w:tr w:rsidR="0004375B" w14:paraId="07B47337" w14:textId="77777777">
        <w:tc>
          <w:tcPr>
            <w:tcW w:w="567" w:type="dxa"/>
          </w:tcPr>
          <w:p w14:paraId="56680251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6F2DD2C3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账号</w:t>
            </w:r>
          </w:p>
        </w:tc>
        <w:tc>
          <w:tcPr>
            <w:tcW w:w="1231" w:type="dxa"/>
          </w:tcPr>
          <w:p w14:paraId="4BFB6DE9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 xml:space="preserve"> V(34)</w:t>
            </w:r>
          </w:p>
        </w:tc>
      </w:tr>
      <w:tr w:rsidR="0004375B" w14:paraId="0BE57DF2" w14:textId="77777777">
        <w:tc>
          <w:tcPr>
            <w:tcW w:w="567" w:type="dxa"/>
          </w:tcPr>
          <w:p w14:paraId="30B4CA37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22BE7387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核心客户号</w:t>
            </w:r>
          </w:p>
        </w:tc>
        <w:tc>
          <w:tcPr>
            <w:tcW w:w="1231" w:type="dxa"/>
          </w:tcPr>
          <w:p w14:paraId="7F62C9D2" w14:textId="77777777" w:rsidR="0004375B" w:rsidRDefault="007027A8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V(32)</w:t>
            </w:r>
          </w:p>
        </w:tc>
      </w:tr>
      <w:tr w:rsidR="0004375B" w14:paraId="15FED0FC" w14:textId="77777777">
        <w:tc>
          <w:tcPr>
            <w:tcW w:w="567" w:type="dxa"/>
          </w:tcPr>
          <w:p w14:paraId="7E1D5BBE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47557605" w14:textId="77777777" w:rsidR="0004375B" w:rsidRDefault="007027A8" w:rsidP="00651D3E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国结产生的业务编号</w:t>
            </w:r>
          </w:p>
        </w:tc>
        <w:tc>
          <w:tcPr>
            <w:tcW w:w="1231" w:type="dxa"/>
          </w:tcPr>
          <w:p w14:paraId="349D6A2B" w14:textId="77777777" w:rsidR="0004375B" w:rsidRDefault="007027A8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V(16)</w:t>
            </w:r>
          </w:p>
        </w:tc>
      </w:tr>
      <w:tr w:rsidR="0004375B" w14:paraId="4B4C1060" w14:textId="77777777">
        <w:tc>
          <w:tcPr>
            <w:tcW w:w="567" w:type="dxa"/>
          </w:tcPr>
          <w:p w14:paraId="6BA41375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108B6D63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外围系统编曲号或合同号</w:t>
            </w:r>
          </w:p>
        </w:tc>
        <w:tc>
          <w:tcPr>
            <w:tcW w:w="1231" w:type="dxa"/>
          </w:tcPr>
          <w:p w14:paraId="4FF0286F" w14:textId="77777777" w:rsidR="0004375B" w:rsidRDefault="007027A8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V(32)</w:t>
            </w:r>
          </w:p>
        </w:tc>
      </w:tr>
      <w:tr w:rsidR="0004375B" w14:paraId="71B9BC21" w14:textId="77777777">
        <w:tc>
          <w:tcPr>
            <w:tcW w:w="567" w:type="dxa"/>
          </w:tcPr>
          <w:p w14:paraId="401D1BDA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37C24008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是与否等简单下拉列表值,统一定义为三位长度，便于后续扩展</w:t>
            </w:r>
          </w:p>
        </w:tc>
        <w:tc>
          <w:tcPr>
            <w:tcW w:w="1231" w:type="dxa"/>
          </w:tcPr>
          <w:p w14:paraId="321F3179" w14:textId="77777777" w:rsidR="0004375B" w:rsidRDefault="007027A8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V(3)</w:t>
            </w:r>
          </w:p>
        </w:tc>
      </w:tr>
      <w:tr w:rsidR="0004375B" w14:paraId="66666DA5" w14:textId="77777777">
        <w:tc>
          <w:tcPr>
            <w:tcW w:w="567" w:type="dxa"/>
          </w:tcPr>
          <w:p w14:paraId="7D7341A2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49A9E999" w14:textId="77777777" w:rsidR="0004375B" w:rsidRDefault="007027A8" w:rsidP="00651D3E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币种,国家号码</w:t>
            </w:r>
          </w:p>
        </w:tc>
        <w:tc>
          <w:tcPr>
            <w:tcW w:w="1231" w:type="dxa"/>
          </w:tcPr>
          <w:p w14:paraId="16737544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V(3)</w:t>
            </w:r>
          </w:p>
        </w:tc>
      </w:tr>
      <w:tr w:rsidR="0004375B" w14:paraId="666192F3" w14:textId="77777777">
        <w:tc>
          <w:tcPr>
            <w:tcW w:w="567" w:type="dxa"/>
          </w:tcPr>
          <w:p w14:paraId="028938C6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6553B1A2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手机，电话号，传真号</w:t>
            </w:r>
          </w:p>
        </w:tc>
        <w:tc>
          <w:tcPr>
            <w:tcW w:w="1231" w:type="dxa"/>
          </w:tcPr>
          <w:p w14:paraId="56D28C6A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V(40)</w:t>
            </w:r>
          </w:p>
        </w:tc>
      </w:tr>
      <w:tr w:rsidR="0004375B" w14:paraId="2CB0EBCB" w14:textId="77777777">
        <w:tc>
          <w:tcPr>
            <w:tcW w:w="567" w:type="dxa"/>
          </w:tcPr>
          <w:p w14:paraId="484F6951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298817A0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国结系统产生的内部编号（如银行编号， 客户编号等）</w:t>
            </w:r>
          </w:p>
        </w:tc>
        <w:tc>
          <w:tcPr>
            <w:tcW w:w="1231" w:type="dxa"/>
          </w:tcPr>
          <w:p w14:paraId="64FF2EBD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V(10)</w:t>
            </w:r>
          </w:p>
        </w:tc>
      </w:tr>
      <w:tr w:rsidR="0004375B" w14:paraId="0DC70AF5" w14:textId="77777777">
        <w:tc>
          <w:tcPr>
            <w:tcW w:w="567" w:type="dxa"/>
          </w:tcPr>
          <w:p w14:paraId="1A528A23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6B8A2DD0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金额</w:t>
            </w:r>
          </w:p>
        </w:tc>
        <w:tc>
          <w:tcPr>
            <w:tcW w:w="1231" w:type="dxa"/>
          </w:tcPr>
          <w:p w14:paraId="2F0C813F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N(18,2)</w:t>
            </w:r>
          </w:p>
        </w:tc>
      </w:tr>
      <w:tr w:rsidR="0004375B" w14:paraId="53E485DB" w14:textId="77777777">
        <w:tc>
          <w:tcPr>
            <w:tcW w:w="567" w:type="dxa"/>
          </w:tcPr>
          <w:p w14:paraId="27FC0DE8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0BAE39E7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汇率,利率</w:t>
            </w:r>
          </w:p>
        </w:tc>
        <w:tc>
          <w:tcPr>
            <w:tcW w:w="1231" w:type="dxa"/>
          </w:tcPr>
          <w:p w14:paraId="35F0045F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N(18,8)</w:t>
            </w:r>
          </w:p>
        </w:tc>
      </w:tr>
      <w:tr w:rsidR="0004375B" w14:paraId="6C210989" w14:textId="77777777">
        <w:tc>
          <w:tcPr>
            <w:tcW w:w="567" w:type="dxa"/>
          </w:tcPr>
          <w:p w14:paraId="00EFF822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110ECE1A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所有不带时分秒的日期</w:t>
            </w:r>
          </w:p>
        </w:tc>
        <w:tc>
          <w:tcPr>
            <w:tcW w:w="1231" w:type="dxa"/>
          </w:tcPr>
          <w:p w14:paraId="00057333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D</w:t>
            </w:r>
          </w:p>
        </w:tc>
      </w:tr>
      <w:tr w:rsidR="0004375B" w14:paraId="1EC322E8" w14:textId="77777777">
        <w:tc>
          <w:tcPr>
            <w:tcW w:w="567" w:type="dxa"/>
          </w:tcPr>
          <w:p w14:paraId="4A77B017" w14:textId="77777777" w:rsidR="0004375B" w:rsidRDefault="0004375B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6CAB2DF5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带时分秒的日期</w:t>
            </w:r>
          </w:p>
        </w:tc>
        <w:tc>
          <w:tcPr>
            <w:tcW w:w="1231" w:type="dxa"/>
          </w:tcPr>
          <w:p w14:paraId="7E0EF468" w14:textId="77777777" w:rsidR="0004375B" w:rsidRDefault="007027A8">
            <w:pPr>
              <w:rPr>
                <w:rFonts w:ascii="宋体" w:hAnsi="宋体" w:cs="Calibri"/>
                <w:kern w:val="0"/>
                <w:szCs w:val="21"/>
              </w:rPr>
            </w:pPr>
            <w:r>
              <w:rPr>
                <w:rFonts w:ascii="宋体" w:hAnsi="宋体" w:cs="Calibri" w:hint="eastAsia"/>
                <w:kern w:val="0"/>
                <w:szCs w:val="21"/>
              </w:rPr>
              <w:t>T</w:t>
            </w:r>
          </w:p>
        </w:tc>
      </w:tr>
    </w:tbl>
    <w:p w14:paraId="3F1EF220" w14:textId="77777777" w:rsidR="0004375B" w:rsidRDefault="0004375B">
      <w:pPr>
        <w:ind w:firstLine="420"/>
        <w:rPr>
          <w:rFonts w:ascii="宋体" w:hAnsi="宋体" w:cs="Calibri"/>
          <w:kern w:val="0"/>
          <w:szCs w:val="21"/>
        </w:rPr>
      </w:pPr>
    </w:p>
    <w:p w14:paraId="213B9948" w14:textId="77777777" w:rsidR="0004375B" w:rsidRDefault="007027A8" w:rsidP="00E13008">
      <w:pPr>
        <w:pStyle w:val="3"/>
      </w:pPr>
      <w:bookmarkStart w:id="15" w:name="_Toc403122901"/>
      <w:r>
        <w:rPr>
          <w:rFonts w:hint="eastAsia"/>
        </w:rPr>
        <w:t>输入项字段M/O/P 说明</w:t>
      </w:r>
      <w:bookmarkEnd w:id="15"/>
    </w:p>
    <w:p w14:paraId="067428F7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M  表示必填项</w:t>
      </w:r>
    </w:p>
    <w:p w14:paraId="31543BFC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O  表示选输项，即可以输入也可以不输入，如果有输入的话应该遵循字段录入规则</w:t>
      </w:r>
    </w:p>
    <w:p w14:paraId="078E0B7E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P  表示保护项</w:t>
      </w:r>
    </w:p>
    <w:p w14:paraId="6F5B8530" w14:textId="77777777" w:rsidR="0004375B" w:rsidRDefault="007027A8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MO 表示是否必需根据条件变化，当某个条件为真时必需，反之则不是必输</w:t>
      </w:r>
    </w:p>
    <w:p w14:paraId="251166EB" w14:textId="77777777" w:rsidR="00E13008" w:rsidRDefault="00E13008" w:rsidP="00E13008">
      <w:pPr>
        <w:pStyle w:val="3"/>
      </w:pPr>
      <w:bookmarkStart w:id="16" w:name="_Toc392183632"/>
      <w:bookmarkStart w:id="17" w:name="_Toc403122902"/>
      <w:r w:rsidRPr="003911DB">
        <w:rPr>
          <w:rFonts w:hint="eastAsia"/>
        </w:rPr>
        <w:t>输入项字段数据来源说明</w:t>
      </w:r>
      <w:bookmarkEnd w:id="16"/>
      <w:bookmarkEnd w:id="17"/>
    </w:p>
    <w:p w14:paraId="27A60F2D" w14:textId="77777777" w:rsidR="00E13008" w:rsidRDefault="00E13008" w:rsidP="00E13008">
      <w:pPr>
        <w:ind w:leftChars="50" w:left="105" w:firstLine="420"/>
      </w:pPr>
      <w:r>
        <w:rPr>
          <w:rFonts w:hint="eastAsia"/>
        </w:rPr>
        <w:t>系统生成</w:t>
      </w:r>
      <w:r>
        <w:rPr>
          <w:rFonts w:hint="eastAsia"/>
        </w:rPr>
        <w:t xml:space="preserve">  :  </w:t>
      </w:r>
      <w:r>
        <w:rPr>
          <w:rFonts w:hint="eastAsia"/>
        </w:rPr>
        <w:t>一般适应于业务参号和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14:paraId="28A107F7" w14:textId="77777777" w:rsidR="00E13008" w:rsidRDefault="00E13008" w:rsidP="00E13008">
      <w:pPr>
        <w:ind w:leftChars="50" w:left="105" w:firstLine="420"/>
      </w:pPr>
      <w:r>
        <w:rPr>
          <w:rFonts w:hint="eastAsia"/>
        </w:rPr>
        <w:t>手工录入</w:t>
      </w:r>
      <w:r>
        <w:rPr>
          <w:rFonts w:hint="eastAsia"/>
        </w:rPr>
        <w:t xml:space="preserve">  :  </w:t>
      </w:r>
      <w:r>
        <w:rPr>
          <w:rFonts w:hint="eastAsia"/>
        </w:rPr>
        <w:t>一般适应于名称，地址，发票，金额等栏位字段</w:t>
      </w:r>
    </w:p>
    <w:p w14:paraId="44BB67AC" w14:textId="77777777" w:rsidR="00E13008" w:rsidRDefault="00E13008" w:rsidP="00E13008">
      <w:pPr>
        <w:ind w:leftChars="50" w:left="105" w:firstLine="420"/>
      </w:pPr>
      <w:r>
        <w:rPr>
          <w:rFonts w:hint="eastAsia"/>
        </w:rPr>
        <w:t>选择</w:t>
      </w:r>
      <w:r>
        <w:rPr>
          <w:rFonts w:hint="eastAsia"/>
        </w:rPr>
        <w:t xml:space="preserve">      :  </w:t>
      </w:r>
      <w:r>
        <w:rPr>
          <w:rFonts w:hint="eastAsia"/>
        </w:rPr>
        <w:t>一般适应于下拉列表选择或</w:t>
      </w:r>
      <w:r>
        <w:rPr>
          <w:rFonts w:hint="eastAsia"/>
        </w:rPr>
        <w:t>RADIO,CHECKBOX</w:t>
      </w:r>
      <w:r>
        <w:rPr>
          <w:rFonts w:hint="eastAsia"/>
        </w:rPr>
        <w:t>等</w:t>
      </w:r>
    </w:p>
    <w:p w14:paraId="6484FC43" w14:textId="77777777" w:rsidR="00E13008" w:rsidRDefault="00E13008" w:rsidP="00E13008">
      <w:pPr>
        <w:ind w:leftChars="50" w:left="1785" w:hangingChars="800" w:hanging="1680"/>
      </w:pPr>
      <w:r>
        <w:rPr>
          <w:rFonts w:hint="eastAsia"/>
        </w:rPr>
        <w:t>查询引入</w:t>
      </w:r>
      <w:r>
        <w:rPr>
          <w:rFonts w:hint="eastAsia"/>
        </w:rPr>
        <w:t xml:space="preserve">  :  </w:t>
      </w:r>
      <w:r>
        <w:rPr>
          <w:rFonts w:hint="eastAsia"/>
        </w:rPr>
        <w:t>一般适应于客户号码，银行</w:t>
      </w:r>
      <w:r>
        <w:rPr>
          <w:rFonts w:hint="eastAsia"/>
        </w:rPr>
        <w:t>SWIFTCODE</w:t>
      </w:r>
      <w:r>
        <w:rPr>
          <w:rFonts w:hint="eastAsia"/>
        </w:rPr>
        <w:t>等栏位的查询</w:t>
      </w:r>
      <w:r>
        <w:rPr>
          <w:rFonts w:hint="eastAsia"/>
        </w:rPr>
        <w:t>,</w:t>
      </w:r>
      <w:r>
        <w:rPr>
          <w:rFonts w:hint="eastAsia"/>
        </w:rPr>
        <w:t>即通过查询赋值</w:t>
      </w:r>
    </w:p>
    <w:p w14:paraId="5CCE7AD1" w14:textId="77777777" w:rsidR="00E13008" w:rsidRDefault="00E13008" w:rsidP="00E13008">
      <w:pPr>
        <w:ind w:leftChars="50" w:left="1785" w:hangingChars="800" w:hanging="1680"/>
      </w:pPr>
      <w:r>
        <w:rPr>
          <w:rFonts w:hint="eastAsia"/>
        </w:rPr>
        <w:t>模板引入</w:t>
      </w:r>
      <w:r>
        <w:rPr>
          <w:rFonts w:hint="eastAsia"/>
        </w:rPr>
        <w:t xml:space="preserve">  :  </w:t>
      </w:r>
      <w:r>
        <w:rPr>
          <w:rFonts w:hint="eastAsia"/>
        </w:rPr>
        <w:t>一般适应于通过此栏位做模板查询引入，比如通过信用证副本号</w:t>
      </w:r>
      <w:r>
        <w:rPr>
          <w:rFonts w:hint="eastAsia"/>
        </w:rPr>
        <w:t>,</w:t>
      </w:r>
      <w:r>
        <w:rPr>
          <w:rFonts w:hint="eastAsia"/>
        </w:rPr>
        <w:t>相当于查询</w:t>
      </w:r>
    </w:p>
    <w:p w14:paraId="784A9404" w14:textId="77777777" w:rsidR="00E13008" w:rsidRPr="00813692" w:rsidRDefault="00E13008" w:rsidP="00E13008">
      <w:pPr>
        <w:ind w:leftChars="50" w:left="1680" w:hangingChars="750" w:hanging="1575"/>
      </w:pPr>
      <w:r>
        <w:rPr>
          <w:rFonts w:hint="eastAsia"/>
        </w:rPr>
        <w:t>系统带出：一般适应于后续交易带出前述交易的一些主要栏位值，比如信用证到单交易中显示信用证金额，币种等，这些栏位一般都是保护项</w:t>
      </w:r>
      <w:r>
        <w:rPr>
          <w:rFonts w:hint="eastAsia"/>
        </w:rPr>
        <w:t>[MOP=P]</w:t>
      </w:r>
      <w:r>
        <w:rPr>
          <w:rFonts w:hint="eastAsia"/>
        </w:rPr>
        <w:t>。</w:t>
      </w:r>
    </w:p>
    <w:p w14:paraId="601D5377" w14:textId="77777777" w:rsidR="00375C64" w:rsidRDefault="00375C64" w:rsidP="00375C64">
      <w:pPr>
        <w:pStyle w:val="3"/>
      </w:pPr>
      <w:bookmarkStart w:id="18" w:name="_Toc393110813"/>
      <w:bookmarkStart w:id="19" w:name="_Toc393111914"/>
      <w:bookmarkStart w:id="20" w:name="_Toc393111898"/>
      <w:bookmarkStart w:id="21" w:name="_Toc392183633"/>
      <w:bookmarkStart w:id="22" w:name="_Toc403122903"/>
      <w:bookmarkEnd w:id="18"/>
      <w:bookmarkEnd w:id="19"/>
      <w:bookmarkEnd w:id="20"/>
      <w:r>
        <w:rPr>
          <w:rFonts w:hint="eastAsia"/>
        </w:rPr>
        <w:t>按钮说明</w:t>
      </w:r>
      <w:bookmarkEnd w:id="21"/>
      <w:bookmarkEnd w:id="22"/>
    </w:p>
    <w:p w14:paraId="6017D95D" w14:textId="77777777" w:rsidR="00375C64" w:rsidRDefault="00375C64" w:rsidP="00375C64">
      <w:pPr>
        <w:spacing w:line="240" w:lineRule="atLeast"/>
        <w:ind w:left="420"/>
        <w:rPr>
          <w:b/>
          <w:szCs w:val="21"/>
        </w:rPr>
      </w:pPr>
      <w:r w:rsidRPr="00D843F3">
        <w:rPr>
          <w:rFonts w:hint="eastAsia"/>
          <w:b/>
          <w:szCs w:val="21"/>
        </w:rPr>
        <w:t>提交：</w:t>
      </w:r>
    </w:p>
    <w:p w14:paraId="0DFABC86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经办时，生成业务编号，产生面函，产生报文，产生会计分录。</w:t>
      </w:r>
    </w:p>
    <w:p w14:paraId="671F1E32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复核时，送接口数据（会计分录、报文）。</w:t>
      </w:r>
    </w:p>
    <w:p w14:paraId="2FD642E0" w14:textId="77777777" w:rsidR="00375C64" w:rsidRPr="00F5270D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提交成功后，</w:t>
      </w:r>
      <w:r w:rsidRPr="00C83E47">
        <w:rPr>
          <w:rFonts w:hint="eastAsia"/>
        </w:rPr>
        <w:t>直接显示提交成功的信息</w:t>
      </w:r>
      <w:r>
        <w:rPr>
          <w:rFonts w:hint="eastAsia"/>
        </w:rPr>
        <w:t>。</w:t>
      </w:r>
    </w:p>
    <w:p w14:paraId="49D055A1" w14:textId="77777777" w:rsidR="00375C64" w:rsidRDefault="00375C64" w:rsidP="00375C64">
      <w:pPr>
        <w:spacing w:line="240" w:lineRule="atLeast"/>
        <w:ind w:left="420"/>
        <w:rPr>
          <w:b/>
          <w:szCs w:val="21"/>
        </w:rPr>
      </w:pPr>
      <w:r w:rsidRPr="00D843F3">
        <w:rPr>
          <w:rFonts w:hint="eastAsia"/>
          <w:b/>
          <w:szCs w:val="21"/>
        </w:rPr>
        <w:t>保存：</w:t>
      </w:r>
    </w:p>
    <w:p w14:paraId="5871DB8D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经办和经办更在时才显示。</w:t>
      </w:r>
    </w:p>
    <w:p w14:paraId="230096CD" w14:textId="77777777" w:rsidR="00375C64" w:rsidRPr="00A1085B" w:rsidRDefault="00375C64" w:rsidP="00375C64">
      <w:pPr>
        <w:spacing w:line="240" w:lineRule="atLeast"/>
        <w:ind w:leftChars="200" w:left="420" w:firstLineChars="150" w:firstLine="315"/>
        <w:rPr>
          <w:szCs w:val="21"/>
        </w:rPr>
      </w:pPr>
      <w:r>
        <w:rPr>
          <w:rFonts w:hint="eastAsia"/>
          <w:szCs w:val="21"/>
        </w:rPr>
        <w:t>生成业务编号，录入数据临时保存。</w:t>
      </w:r>
    </w:p>
    <w:p w14:paraId="68A6037F" w14:textId="77777777" w:rsidR="00375C64" w:rsidRDefault="00375C64" w:rsidP="00375C64">
      <w:pPr>
        <w:spacing w:line="240" w:lineRule="atLeast"/>
        <w:ind w:left="420"/>
        <w:rPr>
          <w:b/>
          <w:szCs w:val="21"/>
        </w:rPr>
      </w:pPr>
      <w:r w:rsidRPr="00D843F3">
        <w:rPr>
          <w:rFonts w:hint="eastAsia"/>
          <w:b/>
          <w:szCs w:val="21"/>
        </w:rPr>
        <w:t>打印查看：</w:t>
      </w:r>
    </w:p>
    <w:p w14:paraId="43E114D9" w14:textId="77777777" w:rsidR="00375C64" w:rsidRPr="00A1085B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交易面函打印查看。</w:t>
      </w:r>
    </w:p>
    <w:p w14:paraId="2CE9B062" w14:textId="77777777" w:rsidR="00375C64" w:rsidRDefault="00375C64" w:rsidP="00375C64">
      <w:pPr>
        <w:spacing w:line="240" w:lineRule="atLeast"/>
        <w:ind w:left="420"/>
        <w:rPr>
          <w:b/>
          <w:szCs w:val="21"/>
        </w:rPr>
      </w:pPr>
      <w:r w:rsidRPr="00D843F3">
        <w:rPr>
          <w:rFonts w:hint="eastAsia"/>
          <w:b/>
          <w:szCs w:val="21"/>
        </w:rPr>
        <w:t>查询：</w:t>
      </w:r>
    </w:p>
    <w:p w14:paraId="1C207A7E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往报查看：交易发报内容查看。</w:t>
      </w:r>
    </w:p>
    <w:p w14:paraId="2507F3EA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来报查看：交易来报内容查看。</w:t>
      </w:r>
    </w:p>
    <w:p w14:paraId="3D251E11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账务查看：查看交易产生的账务信息。</w:t>
      </w:r>
    </w:p>
    <w:p w14:paraId="53FF45A5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当前余额信息查看：这笔交易的发生额和业务余额的查看。</w:t>
      </w:r>
    </w:p>
    <w:p w14:paraId="031FB21F" w14:textId="77777777" w:rsidR="00375C64" w:rsidRPr="00A1085B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历史交易查看：查看这笔交易的其他业务流程信息。</w:t>
      </w:r>
    </w:p>
    <w:p w14:paraId="7201074E" w14:textId="77777777" w:rsidR="00375C64" w:rsidRDefault="00375C64" w:rsidP="00375C64">
      <w:pPr>
        <w:spacing w:line="240" w:lineRule="atLeast"/>
        <w:ind w:left="420"/>
        <w:rPr>
          <w:b/>
          <w:szCs w:val="21"/>
        </w:rPr>
      </w:pPr>
      <w:r w:rsidRPr="00D843F3">
        <w:rPr>
          <w:rFonts w:hint="eastAsia"/>
          <w:b/>
          <w:szCs w:val="21"/>
        </w:rPr>
        <w:t>附加功能：</w:t>
      </w:r>
    </w:p>
    <w:p w14:paraId="2C823672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业务模板导入：通过业务编号查询导入之前的交易来作为本次交易的模板。</w:t>
      </w:r>
    </w:p>
    <w:p w14:paraId="1A6F8E9B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报文模板导入：通过业务编号查询导入之前的交易来作为本次报文的模板。</w:t>
      </w:r>
    </w:p>
    <w:p w14:paraId="44BE85F5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报文绑定：将收到的报文和当前业务绑定。</w:t>
      </w:r>
    </w:p>
    <w:p w14:paraId="5C25E3F1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重复交易：经办完这笔交易，接着做同样的交易。</w:t>
      </w:r>
    </w:p>
    <w:p w14:paraId="34A66985" w14:textId="77777777" w:rsidR="00375C64" w:rsidRPr="00A1085B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操作意见：这笔交易的备注事项。</w:t>
      </w:r>
    </w:p>
    <w:p w14:paraId="6F2AEC67" w14:textId="77777777" w:rsidR="00375C64" w:rsidRDefault="00375C64" w:rsidP="00375C64">
      <w:pPr>
        <w:spacing w:line="240" w:lineRule="atLeast"/>
        <w:ind w:left="420"/>
        <w:rPr>
          <w:b/>
          <w:szCs w:val="21"/>
        </w:rPr>
      </w:pPr>
      <w:r w:rsidRPr="00D843F3">
        <w:rPr>
          <w:rFonts w:hint="eastAsia"/>
          <w:b/>
          <w:szCs w:val="21"/>
        </w:rPr>
        <w:t>取消：</w:t>
      </w:r>
    </w:p>
    <w:p w14:paraId="5CBC2A7F" w14:textId="77777777" w:rsidR="00375C64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手工发起时，有临时保存的时候，弹出取消原因画面；否则关闭本画面，返回主菜单画面。</w:t>
      </w:r>
    </w:p>
    <w:p w14:paraId="39B72660" w14:textId="77777777" w:rsidR="00375C64" w:rsidRPr="00A1085B" w:rsidRDefault="00375C64" w:rsidP="00375C64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信贷发起时，弹出取消原因画面。输入取消原因点确定后，将取消信息反馈给信贷系统。</w:t>
      </w:r>
    </w:p>
    <w:p w14:paraId="4247FB5B" w14:textId="77777777" w:rsidR="00375C64" w:rsidRDefault="00375C64" w:rsidP="00375C64">
      <w:pPr>
        <w:spacing w:line="240" w:lineRule="atLeast"/>
        <w:ind w:left="420"/>
        <w:rPr>
          <w:b/>
          <w:szCs w:val="21"/>
        </w:rPr>
      </w:pPr>
      <w:r w:rsidRPr="00D843F3">
        <w:rPr>
          <w:rFonts w:hint="eastAsia"/>
          <w:b/>
          <w:szCs w:val="21"/>
        </w:rPr>
        <w:t>返回：</w:t>
      </w:r>
    </w:p>
    <w:p w14:paraId="5E829AAA" w14:textId="77777777" w:rsidR="00007E5D" w:rsidRPr="00007E5D" w:rsidRDefault="00375C64" w:rsidP="00007E5D">
      <w:r>
        <w:rPr>
          <w:rFonts w:hint="eastAsia"/>
          <w:szCs w:val="21"/>
        </w:rPr>
        <w:t>关闭本画面，返回主菜单画面。</w:t>
      </w:r>
    </w:p>
    <w:p w14:paraId="537445F8" w14:textId="77777777" w:rsidR="00375C64" w:rsidRDefault="00375C64" w:rsidP="00375C64">
      <w:pPr>
        <w:pStyle w:val="2"/>
      </w:pPr>
      <w:bookmarkStart w:id="23" w:name="_Toc393110815"/>
      <w:bookmarkStart w:id="24" w:name="_Toc393111916"/>
      <w:bookmarkStart w:id="25" w:name="_Toc393111900"/>
      <w:bookmarkStart w:id="26" w:name="_Toc392183634"/>
      <w:bookmarkStart w:id="27" w:name="_Toc403122904"/>
      <w:bookmarkEnd w:id="23"/>
      <w:bookmarkEnd w:id="24"/>
      <w:bookmarkEnd w:id="25"/>
      <w:r>
        <w:rPr>
          <w:rFonts w:hint="eastAsia"/>
        </w:rPr>
        <w:t>参数说明</w:t>
      </w:r>
      <w:bookmarkEnd w:id="26"/>
      <w:bookmarkEnd w:id="27"/>
    </w:p>
    <w:p w14:paraId="2EAD2F9C" w14:textId="77777777" w:rsidR="00814DB7" w:rsidRDefault="00814DB7" w:rsidP="00814DB7">
      <w:pPr>
        <w:pStyle w:val="3"/>
      </w:pPr>
      <w:bookmarkStart w:id="28" w:name="_Toc392183635"/>
      <w:bookmarkStart w:id="29" w:name="_Toc403122905"/>
      <w:r>
        <w:rPr>
          <w:rFonts w:hint="eastAsia"/>
        </w:rPr>
        <w:t>信用证期限类型</w:t>
      </w:r>
      <w:bookmarkEnd w:id="28"/>
      <w:bookmarkEnd w:id="29"/>
    </w:p>
    <w:p w14:paraId="45083875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bookmarkStart w:id="30" w:name="_Toc392183636"/>
      <w:r w:rsidRPr="006F1F65">
        <w:rPr>
          <w:rFonts w:ascii="宋体" w:hAnsi="宋体" w:cs="Calibri" w:hint="eastAsia"/>
          <w:kern w:val="0"/>
          <w:szCs w:val="21"/>
        </w:rPr>
        <w:t>AT SIGHT</w:t>
      </w:r>
    </w:p>
    <w:p w14:paraId="676AB09A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SIGHT</w:t>
      </w:r>
    </w:p>
    <w:p w14:paraId="0305E475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B/L DATE</w:t>
      </w:r>
    </w:p>
    <w:p w14:paraId="141A0E2F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FROM B/L DATE</w:t>
      </w:r>
    </w:p>
    <w:p w14:paraId="469EE4F6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INVOICE DATE</w:t>
      </w:r>
    </w:p>
    <w:p w14:paraId="58C29193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SHIPMENT DATE</w:t>
      </w:r>
    </w:p>
    <w:p w14:paraId="3B5796EF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THE NEGO DATE</w:t>
      </w:r>
    </w:p>
    <w:p w14:paraId="2A462332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DRAFT DATE</w:t>
      </w:r>
    </w:p>
    <w:p w14:paraId="5FC0FCDE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PRESENTATION OF DOCUMENTS</w:t>
      </w:r>
    </w:p>
    <w:p w14:paraId="09B1CA56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RECEIPT OF DOCUMENTS</w:t>
      </w:r>
    </w:p>
    <w:p w14:paraId="04ABF81F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THE DATE OF ACCEPTANCE OF DRAFT(S)</w:t>
      </w:r>
    </w:p>
    <w:p w14:paraId="545A7D8D" w14:textId="77777777" w:rsidR="00B754E6" w:rsidRPr="006F1F65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 D/O DATE</w:t>
      </w:r>
    </w:p>
    <w:p w14:paraId="2E8F5E38" w14:textId="77777777" w:rsidR="00B754E6" w:rsidRDefault="00B754E6" w:rsidP="00B754E6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FROM SHIPMENT DATE</w:t>
      </w:r>
    </w:p>
    <w:p w14:paraId="4D1E5592" w14:textId="77777777" w:rsidR="00090B6F" w:rsidRDefault="00090B6F" w:rsidP="00B754E6">
      <w:pPr>
        <w:ind w:firstLine="420"/>
        <w:rPr>
          <w:kern w:val="0"/>
        </w:rPr>
      </w:pPr>
      <w:r>
        <w:rPr>
          <w:rFonts w:ascii="宋体" w:hAnsi="宋体" w:cs="Calibri" w:hint="eastAsia"/>
          <w:kern w:val="0"/>
          <w:szCs w:val="21"/>
        </w:rPr>
        <w:t>OTHER</w:t>
      </w:r>
    </w:p>
    <w:p w14:paraId="1FC5A9F8" w14:textId="77777777" w:rsidR="00B754E6" w:rsidRDefault="00B754E6" w:rsidP="00B754E6">
      <w:pPr>
        <w:pStyle w:val="3"/>
      </w:pPr>
      <w:bookmarkStart w:id="31" w:name="_Toc403122906"/>
      <w:r w:rsidRPr="00A4070C">
        <w:rPr>
          <w:rFonts w:hint="eastAsia"/>
        </w:rPr>
        <w:t>币种</w:t>
      </w:r>
      <w:bookmarkEnd w:id="30"/>
      <w:bookmarkEnd w:id="31"/>
    </w:p>
    <w:p w14:paraId="7D164018" w14:textId="77777777" w:rsidR="00B754E6" w:rsidRPr="00A4070C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USD</w:t>
      </w:r>
    </w:p>
    <w:p w14:paraId="59A5D0FA" w14:textId="77777777" w:rsidR="00B754E6" w:rsidRPr="00A4070C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SGD</w:t>
      </w:r>
    </w:p>
    <w:p w14:paraId="494EF530" w14:textId="77777777" w:rsidR="00B754E6" w:rsidRPr="00A4070C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JPY</w:t>
      </w:r>
    </w:p>
    <w:p w14:paraId="752121A1" w14:textId="77777777" w:rsidR="00B754E6" w:rsidRPr="00A4070C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HKD</w:t>
      </w:r>
    </w:p>
    <w:p w14:paraId="13140C9C" w14:textId="77777777" w:rsidR="00B754E6" w:rsidRPr="00A4070C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GBP</w:t>
      </w:r>
    </w:p>
    <w:p w14:paraId="03347E8A" w14:textId="77777777" w:rsidR="00B754E6" w:rsidRPr="00A4070C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CNY</w:t>
      </w:r>
    </w:p>
    <w:p w14:paraId="0FE71AA6" w14:textId="77777777" w:rsidR="00B754E6" w:rsidRPr="00A4070C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EUR</w:t>
      </w:r>
    </w:p>
    <w:p w14:paraId="2FF613B9" w14:textId="77777777" w:rsidR="00B754E6" w:rsidRPr="00D80F08" w:rsidRDefault="00B754E6" w:rsidP="00B754E6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AUD</w:t>
      </w:r>
    </w:p>
    <w:p w14:paraId="0E5F5A48" w14:textId="77777777" w:rsidR="00B754E6" w:rsidRDefault="00B754E6" w:rsidP="00B754E6">
      <w:pPr>
        <w:pStyle w:val="3"/>
      </w:pPr>
      <w:bookmarkStart w:id="32" w:name="_Toc393110819"/>
      <w:bookmarkStart w:id="33" w:name="_Toc393111920"/>
      <w:bookmarkStart w:id="34" w:name="_Toc393111904"/>
      <w:bookmarkStart w:id="35" w:name="_Toc392183637"/>
      <w:bookmarkStart w:id="36" w:name="_Toc403122907"/>
      <w:bookmarkEnd w:id="32"/>
      <w:bookmarkEnd w:id="33"/>
      <w:bookmarkEnd w:id="34"/>
      <w:r>
        <w:rPr>
          <w:rFonts w:hint="eastAsia"/>
        </w:rPr>
        <w:t>跟单信用证形式</w:t>
      </w:r>
      <w:bookmarkEnd w:id="35"/>
      <w:bookmarkEnd w:id="36"/>
    </w:p>
    <w:p w14:paraId="7B1726DD" w14:textId="77777777" w:rsidR="00B754E6" w:rsidRPr="0097001F" w:rsidRDefault="00B754E6" w:rsidP="00B754E6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IRREVOC TRANS STANDBY</w:t>
      </w:r>
    </w:p>
    <w:p w14:paraId="423ADAA8" w14:textId="77777777" w:rsidR="00B754E6" w:rsidRPr="0097001F" w:rsidRDefault="00B754E6" w:rsidP="00B754E6">
      <w:pPr>
        <w:spacing w:line="240" w:lineRule="atLeast"/>
        <w:ind w:firstLineChars="200"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IRREVOCABLE</w:t>
      </w:r>
    </w:p>
    <w:p w14:paraId="66E327EF" w14:textId="77777777" w:rsidR="00B754E6" w:rsidRPr="0097001F" w:rsidRDefault="00B754E6" w:rsidP="00B754E6">
      <w:pPr>
        <w:spacing w:line="240" w:lineRule="atLeast"/>
        <w:ind w:firstLineChars="200"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IRREVOCABLE STANDBY</w:t>
      </w:r>
    </w:p>
    <w:p w14:paraId="337FF1EA" w14:textId="77777777" w:rsidR="00B754E6" w:rsidRPr="0097001F" w:rsidRDefault="00B754E6" w:rsidP="00B754E6">
      <w:pPr>
        <w:spacing w:line="240" w:lineRule="atLeast"/>
        <w:ind w:firstLineChars="200"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IRREVOCABLE TRANSFERABLE</w:t>
      </w:r>
    </w:p>
    <w:p w14:paraId="4E705BAC" w14:textId="77777777" w:rsidR="00B754E6" w:rsidRPr="0097001F" w:rsidRDefault="00B754E6" w:rsidP="00B754E6">
      <w:pPr>
        <w:spacing w:line="240" w:lineRule="atLeast"/>
        <w:ind w:firstLineChars="200"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REVOCABLE</w:t>
      </w:r>
    </w:p>
    <w:p w14:paraId="4779C221" w14:textId="77777777" w:rsidR="00B754E6" w:rsidRPr="0097001F" w:rsidRDefault="00B754E6" w:rsidP="00B754E6">
      <w:pPr>
        <w:spacing w:line="240" w:lineRule="atLeast"/>
        <w:ind w:firstLineChars="200"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REVOCABLE STANDBY</w:t>
      </w:r>
    </w:p>
    <w:p w14:paraId="2519545E" w14:textId="77777777" w:rsidR="00B754E6" w:rsidRPr="0097001F" w:rsidRDefault="00B754E6" w:rsidP="00B754E6">
      <w:pPr>
        <w:spacing w:line="240" w:lineRule="atLeast"/>
        <w:ind w:firstLineChars="200"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REVOCABLE TRANSFERABLE</w:t>
      </w:r>
    </w:p>
    <w:p w14:paraId="57C64E99" w14:textId="77777777" w:rsidR="00322D9D" w:rsidRDefault="00322D9D" w:rsidP="00322D9D">
      <w:pPr>
        <w:pStyle w:val="3"/>
      </w:pPr>
      <w:bookmarkStart w:id="37" w:name="_Toc392183638"/>
      <w:bookmarkStart w:id="38" w:name="_Toc403122908"/>
      <w:r>
        <w:rPr>
          <w:rFonts w:hint="eastAsia"/>
        </w:rPr>
        <w:t>信用证兑付方式</w:t>
      </w:r>
      <w:bookmarkEnd w:id="37"/>
      <w:bookmarkEnd w:id="38"/>
    </w:p>
    <w:p w14:paraId="6DC2231D" w14:textId="77777777" w:rsidR="00322D9D" w:rsidRPr="0097001F" w:rsidRDefault="00322D9D" w:rsidP="00322D9D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BY NEGOTIATION</w:t>
      </w:r>
    </w:p>
    <w:p w14:paraId="4BCA0014" w14:textId="77777777" w:rsidR="00322D9D" w:rsidRPr="0097001F" w:rsidRDefault="00322D9D" w:rsidP="00322D9D">
      <w:pPr>
        <w:spacing w:line="240" w:lineRule="atLeast"/>
        <w:ind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BY PAYMENT</w:t>
      </w:r>
    </w:p>
    <w:p w14:paraId="1F71D283" w14:textId="77777777" w:rsidR="00322D9D" w:rsidRPr="0097001F" w:rsidRDefault="00322D9D" w:rsidP="00322D9D">
      <w:pPr>
        <w:spacing w:line="240" w:lineRule="atLeast"/>
        <w:ind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BY ACCEPTANCE</w:t>
      </w:r>
    </w:p>
    <w:p w14:paraId="6CA5BDDC" w14:textId="77777777" w:rsidR="00322D9D" w:rsidRPr="0097001F" w:rsidRDefault="00322D9D" w:rsidP="00322D9D">
      <w:pPr>
        <w:spacing w:line="240" w:lineRule="atLeast"/>
        <w:ind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BY DEF PAYMENT</w:t>
      </w:r>
    </w:p>
    <w:p w14:paraId="2D718BB2" w14:textId="77777777" w:rsidR="00322D9D" w:rsidRDefault="00322D9D" w:rsidP="00322D9D">
      <w:pPr>
        <w:spacing w:line="240" w:lineRule="atLeast"/>
        <w:ind w:left="420"/>
        <w:rPr>
          <w:szCs w:val="21"/>
        </w:rPr>
      </w:pPr>
      <w:r w:rsidRPr="0097001F">
        <w:rPr>
          <w:rFonts w:ascii="宋体" w:hAnsi="宋体" w:hint="eastAsia"/>
          <w:szCs w:val="21"/>
        </w:rPr>
        <w:t>BY MIXED PYMT</w:t>
      </w:r>
    </w:p>
    <w:p w14:paraId="7808FF5B" w14:textId="77777777" w:rsidR="00322D9D" w:rsidRDefault="00322D9D" w:rsidP="00322D9D">
      <w:pPr>
        <w:pStyle w:val="3"/>
      </w:pPr>
      <w:bookmarkStart w:id="39" w:name="_Toc392183639"/>
      <w:bookmarkStart w:id="40" w:name="_Toc403122909"/>
      <w:r>
        <w:rPr>
          <w:rFonts w:hint="eastAsia"/>
        </w:rPr>
        <w:t>适用规则</w:t>
      </w:r>
      <w:bookmarkEnd w:id="39"/>
      <w:bookmarkEnd w:id="40"/>
    </w:p>
    <w:p w14:paraId="0C394225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UCPURR LASTEST VERSION</w:t>
      </w:r>
    </w:p>
    <w:p w14:paraId="0BAB3121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UCP LATEST VERSION</w:t>
      </w:r>
    </w:p>
    <w:p w14:paraId="41886E7E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EUCP LATEST VERSION</w:t>
      </w:r>
    </w:p>
    <w:p w14:paraId="2A03B7C2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EUCPURR LATEST VERSION</w:t>
      </w:r>
    </w:p>
    <w:p w14:paraId="6BAD5B1A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OTHR</w:t>
      </w:r>
    </w:p>
    <w:p w14:paraId="748CD52D" w14:textId="77777777" w:rsidR="00322D9D" w:rsidRDefault="00322D9D" w:rsidP="00B754E6">
      <w:pPr>
        <w:spacing w:line="240" w:lineRule="atLeast"/>
        <w:ind w:firstLineChars="200" w:firstLine="420"/>
        <w:rPr>
          <w:szCs w:val="21"/>
        </w:rPr>
      </w:pPr>
    </w:p>
    <w:p w14:paraId="59DB0C5E" w14:textId="77777777" w:rsidR="00322D9D" w:rsidRDefault="00322D9D" w:rsidP="00322D9D">
      <w:pPr>
        <w:pStyle w:val="3"/>
      </w:pPr>
      <w:bookmarkStart w:id="41" w:name="_Toc392183640"/>
      <w:bookmarkStart w:id="42" w:name="_Toc403122910"/>
      <w:r>
        <w:rPr>
          <w:rFonts w:hint="eastAsia"/>
        </w:rPr>
        <w:t>保兑指示</w:t>
      </w:r>
      <w:bookmarkEnd w:id="41"/>
      <w:bookmarkEnd w:id="42"/>
    </w:p>
    <w:p w14:paraId="43765714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WITHOUT</w:t>
      </w:r>
    </w:p>
    <w:p w14:paraId="2DF76771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CONFIRM</w:t>
      </w:r>
    </w:p>
    <w:p w14:paraId="07483757" w14:textId="77777777" w:rsidR="00322D9D" w:rsidRPr="0097001F" w:rsidRDefault="00322D9D" w:rsidP="00322D9D">
      <w:pPr>
        <w:ind w:leftChars="200" w:left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MAY ADD</w:t>
      </w:r>
    </w:p>
    <w:p w14:paraId="787FBD8C" w14:textId="77777777" w:rsidR="000F65A0" w:rsidRDefault="008702D0">
      <w:pPr>
        <w:pStyle w:val="3"/>
      </w:pPr>
      <w:bookmarkStart w:id="43" w:name="_Toc403122911"/>
      <w:r>
        <w:rPr>
          <w:rFonts w:hint="eastAsia"/>
        </w:rPr>
        <w:t>是否由我行保兑</w:t>
      </w:r>
      <w:bookmarkEnd w:id="43"/>
    </w:p>
    <w:p w14:paraId="5797A5DC" w14:textId="77777777" w:rsidR="000F65A0" w:rsidRPr="0097001F" w:rsidRDefault="00A40009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1：按开证行要求加保，</w:t>
      </w:r>
    </w:p>
    <w:p w14:paraId="6FC2C874" w14:textId="77777777" w:rsidR="000F65A0" w:rsidRPr="0097001F" w:rsidRDefault="00A40009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2：沉默保兑，</w:t>
      </w:r>
    </w:p>
    <w:p w14:paraId="1E90FAAF" w14:textId="77777777" w:rsidR="000F65A0" w:rsidRPr="0097001F" w:rsidRDefault="00A40009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3：NO</w:t>
      </w:r>
    </w:p>
    <w:p w14:paraId="3AEDDED2" w14:textId="77777777" w:rsidR="000F65A0" w:rsidRDefault="000F65A0">
      <w:pPr>
        <w:rPr>
          <w:szCs w:val="21"/>
        </w:rPr>
      </w:pPr>
    </w:p>
    <w:p w14:paraId="5289F08F" w14:textId="77777777" w:rsidR="000F65A0" w:rsidRDefault="009A0DE6">
      <w:pPr>
        <w:pStyle w:val="3"/>
      </w:pPr>
      <w:bookmarkStart w:id="44" w:name="_Toc403122912"/>
      <w:r>
        <w:rPr>
          <w:rFonts w:hint="eastAsia"/>
        </w:rPr>
        <w:t>兑付银行说明</w:t>
      </w:r>
      <w:bookmarkEnd w:id="44"/>
    </w:p>
    <w:p w14:paraId="10DE88BA" w14:textId="77777777" w:rsidR="000F65A0" w:rsidRPr="0097001F" w:rsidRDefault="00A40009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1：ANYBANK，</w:t>
      </w:r>
    </w:p>
    <w:p w14:paraId="442FF4D4" w14:textId="77777777" w:rsidR="000F65A0" w:rsidRPr="0097001F" w:rsidRDefault="00A40009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2：OURBANK，</w:t>
      </w:r>
    </w:p>
    <w:p w14:paraId="7ED037C3" w14:textId="77777777" w:rsidR="000F65A0" w:rsidRPr="0097001F" w:rsidRDefault="00A40009">
      <w:pPr>
        <w:spacing w:line="240" w:lineRule="atLeast"/>
        <w:ind w:firstLine="420"/>
        <w:rPr>
          <w:rFonts w:ascii="宋体" w:hAnsi="宋体"/>
          <w:szCs w:val="21"/>
        </w:rPr>
      </w:pPr>
      <w:r w:rsidRPr="0097001F">
        <w:rPr>
          <w:rFonts w:ascii="宋体" w:hAnsi="宋体" w:hint="eastAsia"/>
          <w:szCs w:val="21"/>
        </w:rPr>
        <w:t>3：OTHER</w:t>
      </w:r>
      <w:r w:rsidRPr="0097001F">
        <w:rPr>
          <w:rFonts w:ascii="宋体" w:hAnsi="宋体"/>
          <w:szCs w:val="21"/>
        </w:rPr>
        <w:t xml:space="preserve"> BAN</w:t>
      </w:r>
    </w:p>
    <w:p w14:paraId="14F83060" w14:textId="77777777" w:rsidR="00322D9D" w:rsidRDefault="00322D9D" w:rsidP="00322D9D">
      <w:pPr>
        <w:pStyle w:val="2"/>
      </w:pPr>
      <w:bookmarkStart w:id="45" w:name="_Toc392183641"/>
      <w:bookmarkStart w:id="46" w:name="_Toc403122913"/>
      <w:r>
        <w:rPr>
          <w:rFonts w:hint="eastAsia"/>
        </w:rPr>
        <w:t>收费标准</w:t>
      </w:r>
      <w:bookmarkEnd w:id="45"/>
      <w:bookmarkEnd w:id="46"/>
    </w:p>
    <w:p w14:paraId="10648228" w14:textId="77777777" w:rsidR="00322D9D" w:rsidRDefault="00322D9D" w:rsidP="00322D9D">
      <w:pPr>
        <w:pStyle w:val="3"/>
      </w:pPr>
      <w:bookmarkStart w:id="47" w:name="_Toc392183642"/>
      <w:bookmarkStart w:id="48" w:name="_Toc403122914"/>
      <w:r>
        <w:rPr>
          <w:rFonts w:hint="eastAsia"/>
        </w:rPr>
        <w:t>手续费</w:t>
      </w:r>
      <w:bookmarkEnd w:id="47"/>
      <w:bookmarkEnd w:id="48"/>
    </w:p>
    <w:tbl>
      <w:tblPr>
        <w:tblW w:w="9480" w:type="dxa"/>
        <w:tblInd w:w="-540" w:type="dxa"/>
        <w:tblLook w:val="04A0" w:firstRow="1" w:lastRow="0" w:firstColumn="1" w:lastColumn="0" w:noHBand="0" w:noVBand="1"/>
      </w:tblPr>
      <w:tblGrid>
        <w:gridCol w:w="2720"/>
        <w:gridCol w:w="1080"/>
        <w:gridCol w:w="1080"/>
        <w:gridCol w:w="1080"/>
        <w:gridCol w:w="3520"/>
      </w:tblGrid>
      <w:tr w:rsidR="00322D9D" w:rsidRPr="008F2C0D" w14:paraId="6987F761" w14:textId="77777777" w:rsidTr="00751A42">
        <w:trPr>
          <w:trHeight w:val="270"/>
        </w:trPr>
        <w:tc>
          <w:tcPr>
            <w:tcW w:w="2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2039B" w14:textId="77777777" w:rsidR="00322D9D" w:rsidRPr="008F2C0D" w:rsidRDefault="00322D9D" w:rsidP="00751A4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收费项目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B151A9" w14:textId="77777777" w:rsidR="00322D9D" w:rsidRPr="008F2C0D" w:rsidRDefault="00322D9D" w:rsidP="00751A4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收费标准</w:t>
            </w:r>
          </w:p>
        </w:tc>
        <w:tc>
          <w:tcPr>
            <w:tcW w:w="3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6A013" w14:textId="77777777" w:rsidR="00322D9D" w:rsidRPr="008F2C0D" w:rsidRDefault="00322D9D" w:rsidP="00751A4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322D9D" w:rsidRPr="008F2C0D" w14:paraId="54AA0854" w14:textId="77777777" w:rsidTr="00751A42">
        <w:trPr>
          <w:trHeight w:val="480"/>
        </w:trPr>
        <w:tc>
          <w:tcPr>
            <w:tcW w:w="27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2A3575" w14:textId="77777777" w:rsidR="00322D9D" w:rsidRPr="008F2C0D" w:rsidRDefault="00322D9D" w:rsidP="00751A42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18E97" w14:textId="77777777" w:rsidR="00322D9D" w:rsidRPr="008F2C0D" w:rsidRDefault="00322D9D" w:rsidP="00751A4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费率（额）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7FC76" w14:textId="77777777" w:rsidR="00322D9D" w:rsidRPr="008F2C0D" w:rsidRDefault="00322D9D" w:rsidP="00751A4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最低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D3142" w14:textId="77777777" w:rsidR="00322D9D" w:rsidRPr="008F2C0D" w:rsidRDefault="00322D9D" w:rsidP="00751A4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最高</w:t>
            </w:r>
          </w:p>
        </w:tc>
        <w:tc>
          <w:tcPr>
            <w:tcW w:w="3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576428" w14:textId="77777777" w:rsidR="00322D9D" w:rsidRPr="008F2C0D" w:rsidRDefault="00322D9D" w:rsidP="00751A42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322D9D" w:rsidRPr="008F2C0D" w14:paraId="33DC833B" w14:textId="77777777" w:rsidTr="00751A42">
        <w:trPr>
          <w:trHeight w:val="27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E6864" w14:textId="77777777" w:rsidR="00322D9D" w:rsidRPr="008F2C0D" w:rsidRDefault="00322D9D" w:rsidP="00F34E1D"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hAnsi="宋体" w:hint="eastAsia"/>
                <w:color w:val="000000"/>
                <w:kern w:val="0"/>
                <w:sz w:val="20"/>
                <w:szCs w:val="20"/>
              </w:rPr>
              <w:t>信用证（</w:t>
            </w:r>
            <w:r w:rsidR="00911DDA">
              <w:rPr>
                <w:rFonts w:ascii="宋体" w:hAnsi="宋体" w:hint="eastAsia"/>
                <w:color w:val="000000"/>
                <w:kern w:val="0"/>
                <w:sz w:val="20"/>
                <w:szCs w:val="20"/>
              </w:rPr>
              <w:t>出口</w:t>
            </w:r>
            <w:r w:rsidRPr="008F2C0D">
              <w:rPr>
                <w:rFonts w:ascii="宋体" w:hAnsi="宋体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910E" w14:textId="77777777" w:rsidR="00322D9D" w:rsidRPr="008F2C0D" w:rsidRDefault="00322D9D" w:rsidP="00751A42"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49FED" w14:textId="77777777" w:rsidR="00322D9D" w:rsidRPr="008F2C0D" w:rsidRDefault="00322D9D" w:rsidP="00751A42"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18C4" w14:textId="77777777" w:rsidR="00322D9D" w:rsidRPr="008F2C0D" w:rsidRDefault="00322D9D" w:rsidP="00751A42"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B16F4" w14:textId="77777777" w:rsidR="00322D9D" w:rsidRPr="008F2C0D" w:rsidRDefault="00322D9D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751A42" w:rsidRPr="00751A42" w14:paraId="41142366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33A30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(1)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通知/转递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C0F6A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100元/笔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83665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B6ED9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079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51A42" w:rsidRPr="00751A42" w14:paraId="04AEE5A4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DA32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(2)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预先通知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57759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100元/笔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05A3C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2A5E3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2B321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51A42" w:rsidRPr="00751A42" w14:paraId="16CC4268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C6BB1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(3)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通知/转递信用证修改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C3819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100元/笔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0E5E8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0D26A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5243F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51A42" w:rsidRPr="00751A42" w14:paraId="24BDAE07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C4821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(4)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换单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7E43F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200元/笔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BF896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C7911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D7491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51A42" w:rsidRPr="00751A42" w14:paraId="25803784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03BC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(5)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保兑（含通知费）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DF7D3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2‰/季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919CB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300元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F46CF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C204F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不足3个月按3个月收取</w:t>
            </w:r>
          </w:p>
        </w:tc>
      </w:tr>
      <w:tr w:rsidR="00751A42" w:rsidRPr="00751A42" w14:paraId="2DF72611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E7B00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(6)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审单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183BE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1.25‰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7FA92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200元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49843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251C1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51A42" w:rsidRPr="00751A42" w14:paraId="3C7C77B6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C228E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(7)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转让信用证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68D43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5F791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300元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7404D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1000元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AC6E1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51A42" w:rsidRPr="00751A42" w14:paraId="7804ED8D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95005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(8)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转让信用证修改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F8D8F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200元/笔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7434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4ACC7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54FD8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不涉及金额/期限修改，金额、期限增加，增加部分按新开标准执行</w:t>
            </w:r>
          </w:p>
        </w:tc>
      </w:tr>
      <w:tr w:rsidR="00751A42" w:rsidRPr="00751A42" w14:paraId="074407CD" w14:textId="77777777" w:rsidTr="00751A42">
        <w:trPr>
          <w:trHeight w:val="27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A437D" w14:textId="77777777" w:rsidR="00751A42" w:rsidRPr="00751A42" w:rsidRDefault="002D333F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(9)</w:t>
            </w:r>
            <w:r w:rsidR="00751A42"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信用证效期内注销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C099F" w14:textId="77777777" w:rsidR="00751A42" w:rsidRPr="00751A42" w:rsidRDefault="00751A42" w:rsidP="00751A4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100元/笔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9F24E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15022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C1239" w14:textId="77777777" w:rsidR="00751A42" w:rsidRPr="00751A42" w:rsidRDefault="00751A42" w:rsidP="00751A4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51A4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57EBF6F2" w14:textId="77777777" w:rsidR="00751A42" w:rsidRDefault="00751A42" w:rsidP="00322D9D">
      <w:pPr>
        <w:spacing w:line="360" w:lineRule="auto"/>
        <w:rPr>
          <w:szCs w:val="21"/>
        </w:rPr>
      </w:pPr>
    </w:p>
    <w:p w14:paraId="126D99F4" w14:textId="77777777" w:rsidR="00322D9D" w:rsidRPr="00A1085B" w:rsidRDefault="00322D9D" w:rsidP="00322D9D">
      <w:pPr>
        <w:spacing w:line="360" w:lineRule="auto"/>
        <w:rPr>
          <w:szCs w:val="21"/>
        </w:rPr>
      </w:pPr>
      <w:r w:rsidRPr="008F2C0D">
        <w:rPr>
          <w:rFonts w:hint="eastAsia"/>
          <w:szCs w:val="21"/>
        </w:rPr>
        <w:t>备注：</w:t>
      </w:r>
    </w:p>
    <w:p w14:paraId="11B7D8AC" w14:textId="77777777" w:rsidR="00322D9D" w:rsidRDefault="00322D9D" w:rsidP="00322D9D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1</w:t>
      </w:r>
      <w:r w:rsidRPr="008F2C0D">
        <w:rPr>
          <w:rFonts w:hint="eastAsia"/>
          <w:szCs w:val="21"/>
        </w:rPr>
        <w:t>．费用计价单位为人民币，可收取人民币或等值外汇；收取等值外汇时，按当日公布汇价折算收取；</w:t>
      </w:r>
    </w:p>
    <w:p w14:paraId="54FFE658" w14:textId="77777777" w:rsidR="00322D9D" w:rsidRDefault="00322D9D" w:rsidP="00322D9D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8F2C0D">
        <w:rPr>
          <w:rFonts w:hint="eastAsia"/>
          <w:szCs w:val="21"/>
        </w:rPr>
        <w:t>凡业</w:t>
      </w:r>
      <w:r>
        <w:rPr>
          <w:rFonts w:hint="eastAsia"/>
          <w:szCs w:val="21"/>
        </w:rPr>
        <w:t>务发生的境外银行收费，按实收取；涉及的各类凭证工本费，另行收取。</w:t>
      </w:r>
    </w:p>
    <w:p w14:paraId="7834B015" w14:textId="77777777" w:rsidR="00814DB7" w:rsidRPr="0017749E" w:rsidRDefault="00814DB7" w:rsidP="00814DB7"/>
    <w:p w14:paraId="185407F9" w14:textId="77777777" w:rsidR="00752D39" w:rsidRPr="0017749E" w:rsidRDefault="00752D39" w:rsidP="0017749E">
      <w:pPr>
        <w:pStyle w:val="3"/>
      </w:pPr>
      <w:bookmarkStart w:id="49" w:name="_Toc392183643"/>
      <w:bookmarkStart w:id="50" w:name="_Toc403122915"/>
      <w:r>
        <w:rPr>
          <w:rFonts w:hint="eastAsia"/>
        </w:rPr>
        <w:t>电报费</w:t>
      </w:r>
      <w:bookmarkEnd w:id="49"/>
      <w:bookmarkEnd w:id="50"/>
    </w:p>
    <w:p w14:paraId="6AC29620" w14:textId="77777777" w:rsidR="00752D39" w:rsidRDefault="00752D39" w:rsidP="00752D39">
      <w:pPr>
        <w:spacing w:line="360" w:lineRule="auto"/>
        <w:ind w:firstLineChars="390" w:firstLine="819"/>
        <w:rPr>
          <w:szCs w:val="21"/>
        </w:rPr>
      </w:pPr>
      <w:r>
        <w:rPr>
          <w:rFonts w:hint="eastAsia"/>
          <w:szCs w:val="21"/>
        </w:rPr>
        <w:t>默认</w:t>
      </w:r>
      <w:r>
        <w:rPr>
          <w:rFonts w:hint="eastAsia"/>
          <w:szCs w:val="21"/>
        </w:rPr>
        <w:t>150</w:t>
      </w:r>
      <w:r>
        <w:rPr>
          <w:rFonts w:hint="eastAsia"/>
          <w:szCs w:val="21"/>
        </w:rPr>
        <w:t>元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笔，可手动修改。</w:t>
      </w:r>
    </w:p>
    <w:p w14:paraId="46062C15" w14:textId="77777777" w:rsidR="00752D39" w:rsidRDefault="00752D39" w:rsidP="00752D39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备注：费用计价单位为人民币</w:t>
      </w:r>
      <w:r w:rsidRPr="008F2C0D">
        <w:rPr>
          <w:rFonts w:hint="eastAsia"/>
          <w:szCs w:val="21"/>
        </w:rPr>
        <w:t>，</w:t>
      </w:r>
      <w:r>
        <w:rPr>
          <w:rFonts w:hint="eastAsia"/>
          <w:szCs w:val="21"/>
        </w:rPr>
        <w:t>可收取人民币或等值外汇；收取等值外汇时，按当日公布汇价折算收取。</w:t>
      </w:r>
    </w:p>
    <w:p w14:paraId="75D5EF07" w14:textId="77777777" w:rsidR="00752D39" w:rsidRDefault="00752D39" w:rsidP="00752D39">
      <w:pPr>
        <w:pStyle w:val="2"/>
      </w:pPr>
      <w:bookmarkStart w:id="51" w:name="_Toc392183644"/>
      <w:bookmarkStart w:id="52" w:name="_Toc403122916"/>
      <w:r>
        <w:rPr>
          <w:rFonts w:hint="eastAsia"/>
        </w:rPr>
        <w:t>公共控制</w:t>
      </w:r>
      <w:bookmarkEnd w:id="51"/>
      <w:bookmarkEnd w:id="52"/>
    </w:p>
    <w:p w14:paraId="2B3FD1BC" w14:textId="77777777" w:rsidR="004146FF" w:rsidRDefault="004146FF" w:rsidP="004146FF">
      <w:pPr>
        <w:pStyle w:val="3"/>
      </w:pPr>
      <w:bookmarkStart w:id="53" w:name="_Toc393102188"/>
      <w:bookmarkStart w:id="54" w:name="_Toc393103284"/>
      <w:bookmarkStart w:id="55" w:name="_Toc393104380"/>
      <w:bookmarkStart w:id="56" w:name="_Toc393105477"/>
      <w:bookmarkStart w:id="57" w:name="_Toc393110843"/>
      <w:bookmarkStart w:id="58" w:name="_Toc393111944"/>
      <w:bookmarkStart w:id="59" w:name="_Toc393113026"/>
      <w:bookmarkStart w:id="60" w:name="_Toc393102189"/>
      <w:bookmarkStart w:id="61" w:name="_Toc393103285"/>
      <w:bookmarkStart w:id="62" w:name="_Toc393104381"/>
      <w:bookmarkStart w:id="63" w:name="_Toc393105478"/>
      <w:bookmarkStart w:id="64" w:name="_Toc393110844"/>
      <w:bookmarkStart w:id="65" w:name="_Toc393111945"/>
      <w:bookmarkStart w:id="66" w:name="_Toc393113027"/>
      <w:bookmarkStart w:id="67" w:name="_Toc393102190"/>
      <w:bookmarkStart w:id="68" w:name="_Toc393103286"/>
      <w:bookmarkStart w:id="69" w:name="_Toc393104382"/>
      <w:bookmarkStart w:id="70" w:name="_Toc393105479"/>
      <w:bookmarkStart w:id="71" w:name="_Toc393110845"/>
      <w:bookmarkStart w:id="72" w:name="_Toc393111946"/>
      <w:bookmarkStart w:id="73" w:name="_Toc393113028"/>
      <w:bookmarkStart w:id="74" w:name="_Toc393102191"/>
      <w:bookmarkStart w:id="75" w:name="_Toc393103287"/>
      <w:bookmarkStart w:id="76" w:name="_Toc393104383"/>
      <w:bookmarkStart w:id="77" w:name="_Toc393105480"/>
      <w:bookmarkStart w:id="78" w:name="_Toc393110846"/>
      <w:bookmarkStart w:id="79" w:name="_Toc393111947"/>
      <w:bookmarkStart w:id="80" w:name="_Toc393113029"/>
      <w:bookmarkStart w:id="81" w:name="_Toc393102192"/>
      <w:bookmarkStart w:id="82" w:name="_Toc393103288"/>
      <w:bookmarkStart w:id="83" w:name="_Toc393104384"/>
      <w:bookmarkStart w:id="84" w:name="_Toc393105481"/>
      <w:bookmarkStart w:id="85" w:name="_Toc393110847"/>
      <w:bookmarkStart w:id="86" w:name="_Toc393111948"/>
      <w:bookmarkStart w:id="87" w:name="_Toc393113030"/>
      <w:bookmarkStart w:id="88" w:name="_Toc393102193"/>
      <w:bookmarkStart w:id="89" w:name="_Toc393103289"/>
      <w:bookmarkStart w:id="90" w:name="_Toc393104385"/>
      <w:bookmarkStart w:id="91" w:name="_Toc393105482"/>
      <w:bookmarkStart w:id="92" w:name="_Toc393110848"/>
      <w:bookmarkStart w:id="93" w:name="_Toc393111949"/>
      <w:bookmarkStart w:id="94" w:name="_Toc393113031"/>
      <w:bookmarkStart w:id="95" w:name="_Toc392183646"/>
      <w:bookmarkStart w:id="96" w:name="_Toc403122917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r>
        <w:rPr>
          <w:rFonts w:hint="eastAsia"/>
        </w:rPr>
        <w:t>申请行和付款行说明</w:t>
      </w:r>
      <w:bookmarkEnd w:id="95"/>
      <w:bookmarkEnd w:id="96"/>
    </w:p>
    <w:p w14:paraId="4A5DEC3E" w14:textId="35580357" w:rsidR="004146FF" w:rsidRDefault="004146FF" w:rsidP="004146FF">
      <w:pPr>
        <w:spacing w:line="360" w:lineRule="auto"/>
        <w:rPr>
          <w:szCs w:val="21"/>
        </w:rPr>
      </w:pPr>
      <w:r>
        <w:rPr>
          <w:rFonts w:hint="eastAsia"/>
          <w:szCs w:val="21"/>
        </w:rPr>
        <w:t>默认为</w:t>
      </w:r>
      <w:del w:id="97" w:author="Amy" w:date="2020-05-10T11:00:00Z">
        <w:r w:rsidDel="001B3F96">
          <w:rPr>
            <w:rFonts w:hint="eastAsia"/>
            <w:szCs w:val="21"/>
          </w:rPr>
          <w:delText>东莞银行</w:delText>
        </w:r>
      </w:del>
      <w:ins w:id="98" w:author="Amy" w:date="2020-05-10T11:00:00Z">
        <w:r w:rsidR="001B3F96">
          <w:rPr>
            <w:rFonts w:hint="eastAsia"/>
            <w:szCs w:val="21"/>
          </w:rPr>
          <w:t>XX</w:t>
        </w:r>
        <w:r w:rsidR="001B3F96">
          <w:rPr>
            <w:rFonts w:hint="eastAsia"/>
            <w:szCs w:val="21"/>
          </w:rPr>
          <w:t>银行</w:t>
        </w:r>
      </w:ins>
      <w:r w:rsidRPr="0039308E">
        <w:rPr>
          <w:rFonts w:hint="eastAsia"/>
          <w:szCs w:val="21"/>
        </w:rPr>
        <w:t>的</w:t>
      </w:r>
      <w:r w:rsidRPr="0039308E">
        <w:rPr>
          <w:rFonts w:hint="eastAsia"/>
          <w:szCs w:val="21"/>
        </w:rPr>
        <w:t>SWIFT CODE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DGCBCN22</w:t>
      </w:r>
      <w:r>
        <w:rPr>
          <w:rFonts w:hint="eastAsia"/>
          <w:szCs w:val="21"/>
        </w:rPr>
        <w:t>）。</w:t>
      </w:r>
    </w:p>
    <w:p w14:paraId="103CE34A" w14:textId="77777777" w:rsidR="000F65A0" w:rsidRDefault="00747866">
      <w:pPr>
        <w:pStyle w:val="3"/>
      </w:pPr>
      <w:bookmarkStart w:id="99" w:name="_Toc393102195"/>
      <w:bookmarkStart w:id="100" w:name="_Toc393103291"/>
      <w:bookmarkStart w:id="101" w:name="_Toc393104387"/>
      <w:bookmarkStart w:id="102" w:name="_Toc393105484"/>
      <w:bookmarkStart w:id="103" w:name="_Toc393110850"/>
      <w:bookmarkStart w:id="104" w:name="_Toc393111951"/>
      <w:bookmarkStart w:id="105" w:name="_Toc393113033"/>
      <w:bookmarkStart w:id="106" w:name="_Toc393102196"/>
      <w:bookmarkStart w:id="107" w:name="_Toc393103292"/>
      <w:bookmarkStart w:id="108" w:name="_Toc393104388"/>
      <w:bookmarkStart w:id="109" w:name="_Toc393105485"/>
      <w:bookmarkStart w:id="110" w:name="_Toc393110851"/>
      <w:bookmarkStart w:id="111" w:name="_Toc393111952"/>
      <w:bookmarkStart w:id="112" w:name="_Toc393113034"/>
      <w:bookmarkStart w:id="113" w:name="_Toc40312291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>
        <w:rPr>
          <w:rFonts w:hint="eastAsia"/>
        </w:rPr>
        <w:t>通知类型控制</w:t>
      </w:r>
      <w:bookmarkEnd w:id="113"/>
    </w:p>
    <w:p w14:paraId="0AE83C6B" w14:textId="77777777" w:rsidR="000F65A0" w:rsidRDefault="00A40009" w:rsidP="0017749E">
      <w:pPr>
        <w:spacing w:line="360" w:lineRule="auto"/>
        <w:ind w:leftChars="200" w:left="420" w:rightChars="-22" w:right="-46"/>
        <w:jc w:val="left"/>
        <w:rPr>
          <w:rFonts w:ascii="宋体" w:hAnsi="宋体"/>
          <w:szCs w:val="21"/>
        </w:rPr>
      </w:pPr>
      <w:r w:rsidRPr="00A40009">
        <w:rPr>
          <w:rFonts w:ascii="宋体" w:hAnsi="宋体" w:hint="eastAsia"/>
          <w:szCs w:val="21"/>
        </w:rPr>
        <w:t>选择项：</w:t>
      </w:r>
    </w:p>
    <w:p w14:paraId="0A6280A2" w14:textId="77777777" w:rsidR="000F65A0" w:rsidRDefault="00A40009" w:rsidP="0017749E">
      <w:pPr>
        <w:spacing w:line="360" w:lineRule="auto"/>
        <w:ind w:leftChars="200" w:left="420" w:rightChars="-22" w:right="-46"/>
        <w:jc w:val="left"/>
        <w:rPr>
          <w:rFonts w:ascii="宋体" w:hAnsi="宋体"/>
          <w:szCs w:val="21"/>
        </w:rPr>
      </w:pPr>
      <w:r w:rsidRPr="00A40009">
        <w:rPr>
          <w:rFonts w:ascii="宋体" w:hAnsi="宋体" w:hint="eastAsia"/>
          <w:szCs w:val="21"/>
        </w:rPr>
        <w:t>0：我行通知</w:t>
      </w:r>
    </w:p>
    <w:p w14:paraId="7FED7D52" w14:textId="77777777" w:rsidR="000F65A0" w:rsidRDefault="00A40009" w:rsidP="0017749E">
      <w:pPr>
        <w:spacing w:line="360" w:lineRule="auto"/>
        <w:ind w:leftChars="200" w:left="420" w:rightChars="-22" w:right="-46"/>
        <w:jc w:val="left"/>
        <w:rPr>
          <w:rFonts w:ascii="宋体" w:hAnsi="宋体"/>
          <w:szCs w:val="21"/>
        </w:rPr>
      </w:pPr>
      <w:r w:rsidRPr="00A40009">
        <w:rPr>
          <w:rFonts w:ascii="宋体" w:hAnsi="宋体" w:hint="eastAsia"/>
          <w:szCs w:val="21"/>
        </w:rPr>
        <w:t>1：非我行通知</w:t>
      </w:r>
    </w:p>
    <w:p w14:paraId="54EDB503" w14:textId="77777777" w:rsidR="000F65A0" w:rsidRDefault="00747866">
      <w:pPr>
        <w:spacing w:line="360" w:lineRule="auto"/>
        <w:ind w:leftChars="-51" w:left="-107" w:right="-47" w:firstLineChars="250" w:firstLine="525"/>
      </w:pPr>
      <w:r w:rsidRPr="00747866">
        <w:rPr>
          <w:rFonts w:hint="eastAsia"/>
        </w:rPr>
        <w:t>如果业务是</w:t>
      </w:r>
      <w:r w:rsidRPr="00747866">
        <w:rPr>
          <w:rFonts w:hint="eastAsia"/>
        </w:rPr>
        <w:t>SWIFT</w:t>
      </w:r>
      <w:r w:rsidRPr="00747866">
        <w:rPr>
          <w:rFonts w:hint="eastAsia"/>
        </w:rPr>
        <w:t>报文发起，那么默认是我行通知，且不可修改；如果是手工发起，那么默认是非我行通知，可手工修改。</w:t>
      </w:r>
    </w:p>
    <w:p w14:paraId="3E46289B" w14:textId="77777777" w:rsidR="000F65A0" w:rsidRDefault="00082E6F">
      <w:pPr>
        <w:pStyle w:val="3"/>
      </w:pPr>
      <w:bookmarkStart w:id="114" w:name="_Toc403122919"/>
      <w:r>
        <w:rPr>
          <w:rFonts w:hint="eastAsia"/>
        </w:rPr>
        <w:t>天数控制</w:t>
      </w:r>
      <w:bookmarkEnd w:id="114"/>
    </w:p>
    <w:p w14:paraId="24908718" w14:textId="77777777" w:rsidR="000F65A0" w:rsidRDefault="00A40009">
      <w:pPr>
        <w:spacing w:line="360" w:lineRule="auto"/>
        <w:ind w:leftChars="-51" w:left="-107" w:right="-47" w:firstLineChars="250" w:firstLine="525"/>
      </w:pPr>
      <w:r w:rsidRPr="00A40009">
        <w:rPr>
          <w:rFonts w:hint="eastAsia"/>
        </w:rPr>
        <w:t>如果期限类型选择</w:t>
      </w:r>
      <w:r w:rsidR="00134432" w:rsidRPr="00C91AA5">
        <w:rPr>
          <w:rFonts w:hint="eastAsia"/>
        </w:rPr>
        <w:t>AT SIGHT</w:t>
      </w:r>
      <w:r w:rsidR="00134432" w:rsidRPr="00C91AA5">
        <w:rPr>
          <w:rFonts w:hint="eastAsia"/>
        </w:rPr>
        <w:t>，那么天数为零，且不可修改；</w:t>
      </w:r>
    </w:p>
    <w:p w14:paraId="579B73D1" w14:textId="77777777" w:rsidR="000F65A0" w:rsidRDefault="00A40009">
      <w:pPr>
        <w:spacing w:line="360" w:lineRule="auto"/>
        <w:ind w:leftChars="-51" w:left="-107" w:right="-47" w:firstLineChars="250" w:firstLine="525"/>
      </w:pPr>
      <w:r w:rsidRPr="00A40009">
        <w:rPr>
          <w:rFonts w:hint="eastAsia"/>
        </w:rPr>
        <w:t>如果选择</w:t>
      </w:r>
      <w:r w:rsidR="00134432" w:rsidRPr="00C91AA5">
        <w:rPr>
          <w:rFonts w:hint="eastAsia"/>
        </w:rPr>
        <w:t>AFTER SIGHT</w:t>
      </w:r>
      <w:r w:rsidR="00134432" w:rsidRPr="00C91AA5">
        <w:rPr>
          <w:rFonts w:hint="eastAsia"/>
        </w:rPr>
        <w:t>，那么天数为零，且可以修改；</w:t>
      </w:r>
    </w:p>
    <w:p w14:paraId="01B6F970" w14:textId="77777777" w:rsidR="000F65A0" w:rsidRDefault="00134432">
      <w:pPr>
        <w:spacing w:line="360" w:lineRule="auto"/>
        <w:ind w:leftChars="-51" w:left="-107" w:right="-47" w:firstLineChars="250" w:firstLine="525"/>
      </w:pPr>
      <w:r w:rsidRPr="00C91AA5">
        <w:rPr>
          <w:rFonts w:hint="eastAsia"/>
        </w:rPr>
        <w:t>否则期限类型选择其他情况时天数必须大于零。</w:t>
      </w:r>
    </w:p>
    <w:p w14:paraId="638BEF5D" w14:textId="77777777" w:rsidR="000F65A0" w:rsidRDefault="00601022">
      <w:pPr>
        <w:pStyle w:val="3"/>
      </w:pPr>
      <w:bookmarkStart w:id="115" w:name="_Toc403122920"/>
      <w:r>
        <w:rPr>
          <w:rFonts w:hint="eastAsia"/>
        </w:rPr>
        <w:t>清算途径说明</w:t>
      </w:r>
      <w:bookmarkEnd w:id="115"/>
    </w:p>
    <w:p w14:paraId="0A6AAD0A" w14:textId="77777777" w:rsidR="000F65A0" w:rsidRDefault="00601022">
      <w:pPr>
        <w:spacing w:line="360" w:lineRule="auto"/>
        <w:ind w:leftChars="200" w:left="420" w:rightChars="-22" w:right="-4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选择项：</w:t>
      </w:r>
    </w:p>
    <w:p w14:paraId="397D127A" w14:textId="77777777" w:rsidR="000F65A0" w:rsidRDefault="00601022">
      <w:pPr>
        <w:spacing w:line="360" w:lineRule="auto"/>
        <w:ind w:leftChars="200" w:left="420" w:rightChars="-22" w:right="-46"/>
        <w:jc w:val="left"/>
        <w:rPr>
          <w:szCs w:val="21"/>
        </w:rPr>
      </w:pPr>
      <w:r>
        <w:rPr>
          <w:rFonts w:ascii="宋体" w:hAnsi="宋体" w:hint="eastAsia"/>
          <w:szCs w:val="21"/>
        </w:rPr>
        <w:t>1：</w:t>
      </w:r>
      <w:r>
        <w:rPr>
          <w:rFonts w:hint="eastAsia"/>
          <w:szCs w:val="21"/>
        </w:rPr>
        <w:t>外币清算</w:t>
      </w:r>
    </w:p>
    <w:p w14:paraId="0E3AB4DB" w14:textId="77777777" w:rsidR="000F65A0" w:rsidRDefault="000A7BC1">
      <w:pPr>
        <w:spacing w:line="360" w:lineRule="auto"/>
        <w:ind w:leftChars="200" w:left="420" w:rightChars="-22" w:right="-4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 w:rsidR="00601022">
        <w:rPr>
          <w:rFonts w:ascii="宋体" w:hAnsi="宋体" w:hint="eastAsia"/>
          <w:szCs w:val="21"/>
        </w:rPr>
        <w:t>：大额</w:t>
      </w:r>
      <w:r w:rsidR="00E33D78">
        <w:rPr>
          <w:rFonts w:ascii="宋体" w:hAnsi="宋体" w:hint="eastAsia"/>
          <w:szCs w:val="21"/>
        </w:rPr>
        <w:t>支付</w:t>
      </w:r>
    </w:p>
    <w:p w14:paraId="7D38E390" w14:textId="77777777" w:rsidR="000F65A0" w:rsidRDefault="00601022">
      <w:pPr>
        <w:spacing w:line="360" w:lineRule="auto"/>
        <w:ind w:leftChars="200" w:left="420" w:rightChars="-22" w:right="-46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当清算途径选择“</w:t>
      </w:r>
      <w:r w:rsidR="00E33D78">
        <w:rPr>
          <w:rFonts w:ascii="宋体" w:hAnsi="宋体" w:hint="eastAsia"/>
          <w:szCs w:val="21"/>
        </w:rPr>
        <w:t>SWIFT</w:t>
      </w:r>
      <w:r>
        <w:rPr>
          <w:rFonts w:hint="eastAsia"/>
          <w:szCs w:val="21"/>
        </w:rPr>
        <w:t>外币清算</w:t>
      </w:r>
      <w:r>
        <w:rPr>
          <w:rFonts w:ascii="宋体" w:hAnsi="宋体" w:hint="eastAsia"/>
          <w:szCs w:val="21"/>
        </w:rPr>
        <w:t>”时，清算行的标签显示为账户行SWIFTCODE、账户行名称、账户行账号，并且只能查询账户行信息；</w:t>
      </w:r>
    </w:p>
    <w:p w14:paraId="0A7EF963" w14:textId="77777777" w:rsidR="000F65A0" w:rsidRDefault="00601022">
      <w:pPr>
        <w:spacing w:line="360" w:lineRule="auto"/>
        <w:ind w:leftChars="200" w:left="420" w:rightChars="-22" w:right="-46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当交收途径选择“大额</w:t>
      </w:r>
      <w:r w:rsidR="00E33D78">
        <w:rPr>
          <w:rFonts w:ascii="宋体" w:hAnsi="宋体" w:hint="eastAsia"/>
          <w:szCs w:val="21"/>
        </w:rPr>
        <w:t>支付</w:t>
      </w:r>
      <w:r>
        <w:rPr>
          <w:rFonts w:ascii="宋体" w:hAnsi="宋体" w:hint="eastAsia"/>
          <w:szCs w:val="21"/>
        </w:rPr>
        <w:t>”时，清算行的标签显示为大额行代码、大额行名称、大额行账号，并且只能查询大额支付行信息。</w:t>
      </w:r>
    </w:p>
    <w:p w14:paraId="4431F7FF" w14:textId="77777777" w:rsidR="001D5009" w:rsidRDefault="00305B0C">
      <w:pPr>
        <w:spacing w:line="360" w:lineRule="auto"/>
        <w:ind w:rightChars="-22" w:right="-46"/>
        <w:jc w:val="left"/>
        <w:rPr>
          <w:szCs w:val="21"/>
        </w:rPr>
      </w:pPr>
      <w:r>
        <w:rPr>
          <w:rFonts w:hint="eastAsia"/>
          <w:szCs w:val="21"/>
        </w:rPr>
        <w:t>国际证默认是外币清算，国内证默认是大额</w:t>
      </w:r>
    </w:p>
    <w:p w14:paraId="4C03D1D8" w14:textId="77777777" w:rsidR="001817DB" w:rsidRDefault="001817DB" w:rsidP="001817DB">
      <w:pPr>
        <w:pStyle w:val="3"/>
      </w:pPr>
      <w:bookmarkStart w:id="116" w:name="_Toc403122921"/>
      <w:r>
        <w:rPr>
          <w:rFonts w:hint="eastAsia"/>
        </w:rPr>
        <w:t>分机构经办控制说明</w:t>
      </w:r>
      <w:bookmarkEnd w:id="116"/>
    </w:p>
    <w:p w14:paraId="49962E00" w14:textId="77777777" w:rsidR="001817DB" w:rsidRDefault="001817DB" w:rsidP="001817DB">
      <w:pPr>
        <w:spacing w:line="360" w:lineRule="auto"/>
        <w:ind w:left="42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以下交易在退回更正时业务员可选择由单证中心人员更正，还是由分行人员进行更正。</w:t>
      </w:r>
    </w:p>
    <w:p w14:paraId="216F8A5F" w14:textId="77777777" w:rsidR="001817DB" w:rsidRDefault="001817DB" w:rsidP="001817DB">
      <w:pPr>
        <w:spacing w:line="360" w:lineRule="auto"/>
        <w:ind w:leftChars="-200" w:hangingChars="200" w:hanging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19275837" wp14:editId="156FF513">
            <wp:extent cx="5274310" cy="4667885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信用证开立流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59"/>
        <w:gridCol w:w="4722"/>
        <w:gridCol w:w="2841"/>
      </w:tblGrid>
      <w:tr w:rsidR="001817DB" w14:paraId="79CAD449" w14:textId="77777777" w:rsidTr="004030F4">
        <w:tc>
          <w:tcPr>
            <w:tcW w:w="959" w:type="dxa"/>
          </w:tcPr>
          <w:p w14:paraId="4F1C2638" w14:textId="77777777" w:rsidR="001817DB" w:rsidRDefault="001817DB" w:rsidP="004030F4">
            <w:pPr>
              <w:spacing w:line="360" w:lineRule="auto"/>
              <w:jc w:val="center"/>
              <w:rPr>
                <w:b/>
                <w:szCs w:val="21"/>
              </w:rPr>
            </w:pPr>
            <w:r w:rsidRPr="00B8140A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4722" w:type="dxa"/>
          </w:tcPr>
          <w:p w14:paraId="05F305AB" w14:textId="77777777" w:rsidR="001817DB" w:rsidRDefault="001817DB" w:rsidP="004030F4">
            <w:pPr>
              <w:spacing w:line="360" w:lineRule="auto"/>
              <w:jc w:val="center"/>
              <w:rPr>
                <w:b/>
                <w:szCs w:val="21"/>
              </w:rPr>
            </w:pPr>
            <w:r w:rsidRPr="00B8140A">
              <w:rPr>
                <w:rFonts w:hint="eastAsia"/>
                <w:b/>
                <w:szCs w:val="21"/>
              </w:rPr>
              <w:t>交易名称</w:t>
            </w:r>
          </w:p>
        </w:tc>
        <w:tc>
          <w:tcPr>
            <w:tcW w:w="2841" w:type="dxa"/>
          </w:tcPr>
          <w:p w14:paraId="572D23FF" w14:textId="77777777" w:rsidR="001817DB" w:rsidRDefault="001817DB" w:rsidP="004030F4">
            <w:pPr>
              <w:spacing w:line="360" w:lineRule="auto"/>
              <w:jc w:val="center"/>
              <w:rPr>
                <w:b/>
                <w:szCs w:val="21"/>
              </w:rPr>
            </w:pPr>
            <w:r w:rsidRPr="00B8140A">
              <w:rPr>
                <w:rFonts w:hint="eastAsia"/>
                <w:b/>
                <w:szCs w:val="21"/>
              </w:rPr>
              <w:t>备注</w:t>
            </w:r>
          </w:p>
        </w:tc>
      </w:tr>
      <w:tr w:rsidR="001817DB" w14:paraId="1D1C6529" w14:textId="77777777" w:rsidTr="004030F4">
        <w:tc>
          <w:tcPr>
            <w:tcW w:w="959" w:type="dxa"/>
          </w:tcPr>
          <w:p w14:paraId="753EEEE0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722" w:type="dxa"/>
          </w:tcPr>
          <w:p w14:paraId="0A5EF90B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  <w:r w:rsidRPr="001817DB">
              <w:rPr>
                <w:rFonts w:hint="eastAsia"/>
                <w:szCs w:val="21"/>
              </w:rPr>
              <w:t>出口信用证寄单</w:t>
            </w:r>
          </w:p>
        </w:tc>
        <w:tc>
          <w:tcPr>
            <w:tcW w:w="2841" w:type="dxa"/>
          </w:tcPr>
          <w:p w14:paraId="7884E399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</w:p>
        </w:tc>
      </w:tr>
      <w:tr w:rsidR="001817DB" w14:paraId="47D3AAB7" w14:textId="77777777" w:rsidTr="004030F4">
        <w:tc>
          <w:tcPr>
            <w:tcW w:w="959" w:type="dxa"/>
          </w:tcPr>
          <w:p w14:paraId="6561A40B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722" w:type="dxa"/>
          </w:tcPr>
          <w:p w14:paraId="6DDF2524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  <w:r w:rsidRPr="001817DB">
              <w:rPr>
                <w:rFonts w:hint="eastAsia"/>
                <w:szCs w:val="21"/>
              </w:rPr>
              <w:t>出口信用证寄单修改</w:t>
            </w:r>
          </w:p>
        </w:tc>
        <w:tc>
          <w:tcPr>
            <w:tcW w:w="2841" w:type="dxa"/>
          </w:tcPr>
          <w:p w14:paraId="24A0CC8B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</w:p>
        </w:tc>
      </w:tr>
      <w:tr w:rsidR="001817DB" w14:paraId="13421358" w14:textId="77777777" w:rsidTr="004030F4">
        <w:tc>
          <w:tcPr>
            <w:tcW w:w="959" w:type="dxa"/>
          </w:tcPr>
          <w:p w14:paraId="1E490D7E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4722" w:type="dxa"/>
          </w:tcPr>
          <w:p w14:paraId="73975A89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  <w:r w:rsidRPr="001817DB">
              <w:rPr>
                <w:rFonts w:hint="eastAsia"/>
                <w:szCs w:val="21"/>
              </w:rPr>
              <w:t>出口信用证电提不符点</w:t>
            </w:r>
          </w:p>
        </w:tc>
        <w:tc>
          <w:tcPr>
            <w:tcW w:w="2841" w:type="dxa"/>
          </w:tcPr>
          <w:p w14:paraId="107929B7" w14:textId="77777777" w:rsidR="001817DB" w:rsidRDefault="001817DB" w:rsidP="004030F4">
            <w:pPr>
              <w:spacing w:line="360" w:lineRule="auto"/>
              <w:rPr>
                <w:szCs w:val="21"/>
              </w:rPr>
            </w:pPr>
          </w:p>
        </w:tc>
      </w:tr>
    </w:tbl>
    <w:p w14:paraId="68ECE3D8" w14:textId="77777777" w:rsidR="001817DB" w:rsidRPr="001817DB" w:rsidRDefault="001817DB">
      <w:pPr>
        <w:spacing w:line="360" w:lineRule="auto"/>
        <w:ind w:rightChars="-22" w:right="-46"/>
        <w:jc w:val="left"/>
        <w:rPr>
          <w:rFonts w:ascii="宋体" w:hAnsi="宋体"/>
          <w:szCs w:val="21"/>
        </w:rPr>
      </w:pPr>
    </w:p>
    <w:p w14:paraId="62EDBD3E" w14:textId="77777777" w:rsidR="0004375B" w:rsidRPr="00DF0025" w:rsidRDefault="007027A8" w:rsidP="00DF0025">
      <w:pPr>
        <w:pStyle w:val="1"/>
      </w:pPr>
      <w:bookmarkStart w:id="117" w:name="_Toc403122922"/>
      <w:r w:rsidRPr="00DF0025">
        <w:rPr>
          <w:rFonts w:hint="eastAsia"/>
        </w:rPr>
        <w:t>出口信用证</w:t>
      </w:r>
      <w:bookmarkEnd w:id="117"/>
    </w:p>
    <w:p w14:paraId="5581E351" w14:textId="77777777" w:rsidR="0004375B" w:rsidRDefault="007027A8">
      <w:pPr>
        <w:pStyle w:val="2"/>
      </w:pPr>
      <w:bookmarkStart w:id="118" w:name="_Toc403122923"/>
      <w:r>
        <w:rPr>
          <w:rFonts w:hint="eastAsia"/>
        </w:rPr>
        <w:t>业务流程</w:t>
      </w:r>
      <w:bookmarkEnd w:id="118"/>
    </w:p>
    <w:p w14:paraId="72FA7490" w14:textId="77777777" w:rsidR="0004375B" w:rsidRDefault="007027A8" w:rsidP="00E33D78">
      <w:pPr>
        <w:pStyle w:val="3"/>
      </w:pPr>
      <w:bookmarkStart w:id="119" w:name="_Toc403122924"/>
      <w:r>
        <w:rPr>
          <w:rFonts w:hint="eastAsia"/>
        </w:rPr>
        <w:t>业务流程图</w:t>
      </w:r>
      <w:bookmarkEnd w:id="119"/>
    </w:p>
    <w:p w14:paraId="0D56A5DC" w14:textId="77777777" w:rsidR="0004375B" w:rsidRDefault="008C2B5F" w:rsidP="00E33D78">
      <w:pPr>
        <w:ind w:leftChars="-472" w:hangingChars="472" w:hanging="991"/>
      </w:pPr>
      <w:r>
        <w:object w:dxaOrig="10997" w:dyaOrig="6037" w14:anchorId="03198B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28pt" o:ole="">
            <v:imagedata r:id="rId10" o:title=""/>
          </v:shape>
          <o:OLEObject Type="Embed" ProgID="Visio.Drawing.11" ShapeID="_x0000_i1025" DrawAspect="Content" ObjectID="_1650647099" r:id="rId11"/>
        </w:object>
      </w:r>
    </w:p>
    <w:p w14:paraId="5025B1FA" w14:textId="77777777" w:rsidR="0004375B" w:rsidRDefault="007027A8">
      <w:pPr>
        <w:pStyle w:val="3"/>
      </w:pPr>
      <w:bookmarkStart w:id="120" w:name="_Toc403122925"/>
      <w:r>
        <w:rPr>
          <w:rFonts w:hint="eastAsia"/>
        </w:rPr>
        <w:t>业务流程图说明</w:t>
      </w:r>
      <w:bookmarkEnd w:id="120"/>
    </w:p>
    <w:p w14:paraId="5129A17B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通知行收到开证行的</w:t>
      </w:r>
      <w:r>
        <w:rPr>
          <w:rFonts w:hAnsi="宋体" w:hint="eastAsia"/>
          <w:szCs w:val="21"/>
        </w:rPr>
        <w:t>MT700</w:t>
      </w:r>
      <w:r>
        <w:rPr>
          <w:rFonts w:hAnsi="宋体" w:hint="eastAsia"/>
          <w:szCs w:val="21"/>
        </w:rPr>
        <w:t>报文，通知我行客户，或者客户拿来非我行信用证要求做寄单，在信用证通知交易中进行信息登记；</w:t>
      </w:r>
    </w:p>
    <w:p w14:paraId="4524C779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我行收到开证行</w:t>
      </w:r>
      <w:r>
        <w:rPr>
          <w:rFonts w:hAnsi="宋体" w:hint="eastAsia"/>
          <w:szCs w:val="21"/>
        </w:rPr>
        <w:t>MT707</w:t>
      </w:r>
      <w:r>
        <w:rPr>
          <w:rFonts w:hAnsi="宋体" w:hint="eastAsia"/>
          <w:szCs w:val="21"/>
        </w:rPr>
        <w:t>报文进行信息登记，通知我行客户，且修改通知立即生效；</w:t>
      </w:r>
    </w:p>
    <w:p w14:paraId="2F0533FE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我行客户收到修改通知书后，要求告知我行是否接受或拒绝本次修改，如果拒绝修改，信用证恢复到修改前状态；</w:t>
      </w:r>
    </w:p>
    <w:p w14:paraId="75A8523D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我行收到开证行撤证通知，受益人同意撤证后，进行撤证登记处理，信用证闭卷；</w:t>
      </w:r>
    </w:p>
    <w:p w14:paraId="5567EC7D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我行收到收益人交来的单据，进行审单，发现不符点后，发送不符点报文给开证行，并等待开证行通知；</w:t>
      </w:r>
    </w:p>
    <w:p w14:paraId="0EE85AD8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开证申请人不接受不符点，或者已过信用证有效期等情况，信用证做闭卷处理，收取所有未收费用，冲销信用证项下所有表外，信用证闭卷；</w:t>
      </w:r>
    </w:p>
    <w:p w14:paraId="02F1C55F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如果客户达成一致意见，可重新激活信用证，但是表外、余额不恢复，需要重新办理修改交易；</w:t>
      </w:r>
    </w:p>
    <w:p w14:paraId="102D8A22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信用证是转让信用证，我行按照收益人要求开立</w:t>
      </w:r>
      <w:r>
        <w:rPr>
          <w:rFonts w:hAnsi="宋体" w:hint="eastAsia"/>
          <w:szCs w:val="21"/>
        </w:rPr>
        <w:t>MT720</w:t>
      </w:r>
      <w:r>
        <w:rPr>
          <w:rFonts w:hAnsi="宋体" w:hint="eastAsia"/>
          <w:szCs w:val="21"/>
        </w:rPr>
        <w:t>报文，将全部或部分信用证权益转让给第二受益人；</w:t>
      </w:r>
    </w:p>
    <w:p w14:paraId="3E18EBCF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我行收到出口受益人交来的单据，进行审单，未发现不符点，或者不符点被进口商接受后，寄出单据；</w:t>
      </w:r>
    </w:p>
    <w:p w14:paraId="5D1B2A2E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寄单后如果需要修改单据，可在单据修改交易完成；</w:t>
      </w:r>
    </w:p>
    <w:p w14:paraId="762E1993" w14:textId="77777777" w:rsidR="0004375B" w:rsidRDefault="007027A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如果进口方发现不符点，要求退单、无偿放单，或者单据款项已付清，需要冲销单据余额可在单据闭卷交易完成；</w:t>
      </w:r>
    </w:p>
    <w:p w14:paraId="619807B3" w14:textId="77777777" w:rsidR="0004375B" w:rsidRDefault="007027A8" w:rsidP="00E33D78">
      <w:pPr>
        <w:numPr>
          <w:ilvl w:val="0"/>
          <w:numId w:val="11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我行收到开证行的付款报文，进行收汇登记，将款项解付给客户。</w:t>
      </w:r>
    </w:p>
    <w:p w14:paraId="206C3C11" w14:textId="77777777" w:rsidR="00E33D78" w:rsidRPr="00E33D78" w:rsidRDefault="00E33D78" w:rsidP="00E33D78">
      <w:pPr>
        <w:spacing w:line="360" w:lineRule="auto"/>
        <w:ind w:left="432"/>
        <w:jc w:val="left"/>
        <w:rPr>
          <w:rFonts w:hAnsi="宋体"/>
          <w:szCs w:val="21"/>
        </w:rPr>
      </w:pPr>
    </w:p>
    <w:p w14:paraId="73490A13" w14:textId="77777777" w:rsidR="0004375B" w:rsidRDefault="007027A8">
      <w:pPr>
        <w:pStyle w:val="3"/>
      </w:pPr>
      <w:bookmarkStart w:id="121" w:name="_Toc213554439"/>
      <w:bookmarkStart w:id="122" w:name="_Toc212882087"/>
      <w:bookmarkStart w:id="123" w:name="_Toc24297"/>
      <w:bookmarkStart w:id="124" w:name="_Toc217048217"/>
      <w:bookmarkStart w:id="125" w:name="_Toc403122926"/>
      <w:r>
        <w:rPr>
          <w:rFonts w:hint="eastAsia"/>
        </w:rPr>
        <w:t>出口信用证当事人</w:t>
      </w:r>
      <w:bookmarkEnd w:id="121"/>
      <w:bookmarkEnd w:id="122"/>
      <w:bookmarkEnd w:id="123"/>
      <w:bookmarkEnd w:id="124"/>
      <w:bookmarkEnd w:id="125"/>
    </w:p>
    <w:p w14:paraId="54147A0E" w14:textId="77777777" w:rsidR="0004375B" w:rsidRDefault="007027A8">
      <w:pPr>
        <w:rPr>
          <w:b/>
        </w:rPr>
      </w:pPr>
      <w:bookmarkStart w:id="126" w:name="ben"/>
      <w:r>
        <w:rPr>
          <w:rFonts w:hint="eastAsia"/>
          <w:b/>
        </w:rPr>
        <w:t>受益人</w:t>
      </w:r>
      <w:r>
        <w:rPr>
          <w:b/>
        </w:rPr>
        <w:t>Beneficiary</w:t>
      </w:r>
      <w:bookmarkEnd w:id="126"/>
    </w:p>
    <w:p w14:paraId="309B4E5E" w14:textId="77777777" w:rsidR="0004375B" w:rsidRDefault="007027A8">
      <w:pPr>
        <w:pStyle w:val="a7"/>
        <w:ind w:firstLineChars="200"/>
        <w:rPr>
          <w:sz w:val="21"/>
        </w:rPr>
      </w:pPr>
      <w:r>
        <w:rPr>
          <w:rFonts w:hint="eastAsia"/>
          <w:sz w:val="21"/>
        </w:rPr>
        <w:t>受益人是这样的角色，即信用证为受益人而开立。通常来说，受益人不是接收申请开证银行的客户，因此受益人不在开证行系统的静态信息中。受益人信息可以在本系统中手工输入，也可以保存为临时地址。</w:t>
      </w:r>
      <w:bookmarkStart w:id="127" w:name="adv"/>
    </w:p>
    <w:p w14:paraId="511A3979" w14:textId="77777777" w:rsidR="0004375B" w:rsidRDefault="007027A8">
      <w:pPr>
        <w:rPr>
          <w:b/>
        </w:rPr>
      </w:pPr>
      <w:r>
        <w:rPr>
          <w:rFonts w:hint="eastAsia"/>
          <w:b/>
        </w:rPr>
        <w:t>通知行</w:t>
      </w:r>
      <w:r>
        <w:rPr>
          <w:b/>
        </w:rPr>
        <w:t>Advising Bank</w:t>
      </w:r>
      <w:bookmarkEnd w:id="127"/>
    </w:p>
    <w:p w14:paraId="761BC22D" w14:textId="77777777" w:rsidR="0004375B" w:rsidRDefault="007027A8">
      <w:pPr>
        <w:pStyle w:val="a7"/>
        <w:ind w:firstLineChars="200"/>
        <w:rPr>
          <w:sz w:val="21"/>
        </w:rPr>
      </w:pPr>
      <w:r>
        <w:rPr>
          <w:rFonts w:hint="eastAsia"/>
          <w:sz w:val="21"/>
        </w:rPr>
        <w:t>一般来说，通知行是开证行（受理开证申请的银行）的海外代理行（通常与受益人是同一个国家）。系统中保存有通知行的静态信息，通常还包括该行的往来帐户信息。</w:t>
      </w:r>
      <w:bookmarkStart w:id="128" w:name="apl"/>
    </w:p>
    <w:p w14:paraId="21F535C8" w14:textId="77777777" w:rsidR="0004375B" w:rsidRDefault="007027A8">
      <w:pPr>
        <w:rPr>
          <w:b/>
        </w:rPr>
      </w:pPr>
      <w:r>
        <w:rPr>
          <w:rFonts w:hint="eastAsia"/>
          <w:b/>
        </w:rPr>
        <w:t>申请人</w:t>
      </w:r>
      <w:r>
        <w:rPr>
          <w:b/>
        </w:rPr>
        <w:t>Applicant</w:t>
      </w:r>
      <w:bookmarkEnd w:id="128"/>
    </w:p>
    <w:p w14:paraId="571CEFD4" w14:textId="77777777" w:rsidR="0004375B" w:rsidRDefault="007027A8">
      <w:pPr>
        <w:pStyle w:val="a7"/>
        <w:ind w:firstLineChars="200"/>
        <w:rPr>
          <w:sz w:val="21"/>
        </w:rPr>
      </w:pPr>
      <w:r>
        <w:rPr>
          <w:rFonts w:hint="eastAsia"/>
          <w:sz w:val="21"/>
        </w:rPr>
        <w:t>申请人是提出开立进口信用证申请的当事人，通常是开证行的客户。系统中保存有申请人的静态数据，静态信息中除了地址信息外，也包括其他相关信息如账户信息和授信额度等。这些信息在后续业务交易中会被用到。</w:t>
      </w:r>
      <w:bookmarkStart w:id="129" w:name="ini"/>
    </w:p>
    <w:p w14:paraId="0C297E5F" w14:textId="77777777" w:rsidR="0004375B" w:rsidRDefault="007027A8">
      <w:pPr>
        <w:rPr>
          <w:b/>
        </w:rPr>
      </w:pPr>
      <w:r>
        <w:rPr>
          <w:rFonts w:hint="eastAsia"/>
          <w:b/>
        </w:rPr>
        <w:t>发起机构</w:t>
      </w:r>
      <w:r>
        <w:rPr>
          <w:b/>
        </w:rPr>
        <w:t>Initiating inst.</w:t>
      </w:r>
      <w:bookmarkEnd w:id="129"/>
    </w:p>
    <w:p w14:paraId="2EE1BAA2" w14:textId="77777777" w:rsidR="0004375B" w:rsidRDefault="007027A8">
      <w:pPr>
        <w:spacing w:line="360" w:lineRule="auto"/>
        <w:ind w:firstLineChars="200" w:firstLine="420"/>
      </w:pPr>
      <w:r>
        <w:rPr>
          <w:rFonts w:hint="eastAsia"/>
        </w:rPr>
        <w:t>这是一个单独的发起机构，则它处于开证行和申请人之间。大多数时候，发起机构都是申请人的主账户银行，且此银行没有对外贸易业务，因此需要通过开证行为其开证。</w:t>
      </w:r>
      <w:bookmarkStart w:id="130" w:name="rmb"/>
    </w:p>
    <w:p w14:paraId="24C1B491" w14:textId="77777777" w:rsidR="0004375B" w:rsidRDefault="007027A8">
      <w:pPr>
        <w:rPr>
          <w:b/>
        </w:rPr>
      </w:pPr>
      <w:r>
        <w:rPr>
          <w:rFonts w:hint="eastAsia"/>
          <w:b/>
        </w:rPr>
        <w:t>偿付行</w:t>
      </w:r>
      <w:r>
        <w:rPr>
          <w:b/>
        </w:rPr>
        <w:t>Reimbursement Bank</w:t>
      </w:r>
      <w:bookmarkEnd w:id="130"/>
    </w:p>
    <w:p w14:paraId="3638DEBE" w14:textId="77777777" w:rsidR="0004375B" w:rsidRDefault="007027A8">
      <w:pPr>
        <w:spacing w:line="360" w:lineRule="auto"/>
        <w:ind w:firstLine="435"/>
      </w:pPr>
      <w:r>
        <w:rPr>
          <w:rFonts w:hint="eastAsia"/>
        </w:rPr>
        <w:t>偿付行是开证行的代理行，与开证行有直接的帐户往来关系。通常，开证行在偿付行持有外币帐户。如果信用证是外币（对开证行来说），则可以指定由偿付行付款。票据到期时，开证行付款给偿付行。</w:t>
      </w:r>
      <w:bookmarkStart w:id="131" w:name="a2b"/>
    </w:p>
    <w:p w14:paraId="3EC5DE1D" w14:textId="77777777" w:rsidR="0004375B" w:rsidRDefault="007027A8">
      <w:pPr>
        <w:rPr>
          <w:b/>
        </w:rPr>
      </w:pPr>
      <w:r>
        <w:rPr>
          <w:rFonts w:hint="eastAsia"/>
          <w:b/>
        </w:rPr>
        <w:t>第二通知行</w:t>
      </w:r>
      <w:r>
        <w:rPr>
          <w:b/>
        </w:rPr>
        <w:t>2nd Advising Bank</w:t>
      </w:r>
      <w:bookmarkEnd w:id="131"/>
    </w:p>
    <w:p w14:paraId="47E6D620" w14:textId="77777777" w:rsidR="0004375B" w:rsidRDefault="007027A8">
      <w:pPr>
        <w:spacing w:line="360" w:lineRule="auto"/>
        <w:ind w:firstLineChars="200" w:firstLine="420"/>
      </w:pPr>
      <w:r>
        <w:rPr>
          <w:rFonts w:hint="eastAsia"/>
        </w:rPr>
        <w:t>如果申请人在开证时指定了自己的银行作为通知行，但开证行和受益人所在国家的另一间银行</w:t>
      </w:r>
      <w:r w:rsidR="009A6E74">
        <w:rPr>
          <w:rFonts w:hint="eastAsia"/>
        </w:rPr>
        <w:t>需</w:t>
      </w:r>
      <w:r>
        <w:rPr>
          <w:rFonts w:hint="eastAsia"/>
        </w:rPr>
        <w:t>做该信用证，则申请人指定的银行可以作为信用证的第二通知行。如果那样的话，开证行将把信用证寄给他们的代理行（第一通知行），并指示代理行通过第二通知行将信用证通知给受益人。</w:t>
      </w:r>
      <w:bookmarkStart w:id="132" w:name="avb"/>
    </w:p>
    <w:p w14:paraId="7DB1706C" w14:textId="77777777" w:rsidR="0004375B" w:rsidRDefault="007027A8">
      <w:pPr>
        <w:rPr>
          <w:b/>
        </w:rPr>
      </w:pPr>
      <w:r>
        <w:rPr>
          <w:rFonts w:hint="eastAsia"/>
          <w:b/>
        </w:rPr>
        <w:t>授权对信用证承兑、议付、付款的银行</w:t>
      </w:r>
      <w:r>
        <w:rPr>
          <w:b/>
        </w:rPr>
        <w:t>Available with Bank</w:t>
      </w:r>
    </w:p>
    <w:bookmarkEnd w:id="132"/>
    <w:p w14:paraId="1B32E788" w14:textId="77777777" w:rsidR="0004375B" w:rsidRDefault="007027A8">
      <w:pPr>
        <w:spacing w:line="360" w:lineRule="auto"/>
        <w:ind w:firstLineChars="200" w:firstLine="420"/>
      </w:pPr>
      <w:r>
        <w:rPr>
          <w:rFonts w:hint="eastAsia"/>
        </w:rPr>
        <w:t>生效条款之一。</w:t>
      </w:r>
    </w:p>
    <w:p w14:paraId="0AE90F78" w14:textId="77777777" w:rsidR="0004375B" w:rsidRDefault="007027A8">
      <w:pPr>
        <w:spacing w:line="360" w:lineRule="auto"/>
        <w:ind w:firstLineChars="200" w:firstLine="420"/>
      </w:pPr>
      <w:r>
        <w:rPr>
          <w:rFonts w:hint="eastAsia"/>
        </w:rPr>
        <w:t>信用证中可使用该信用证的银行。这些银行可以是通知行，开证行或第三方银行。</w:t>
      </w:r>
    </w:p>
    <w:p w14:paraId="2A0337E0" w14:textId="77777777" w:rsidR="0004375B" w:rsidRDefault="007027A8">
      <w:pPr>
        <w:spacing w:line="360" w:lineRule="auto"/>
        <w:ind w:firstLineChars="200" w:firstLine="420"/>
      </w:pPr>
      <w:r>
        <w:rPr>
          <w:rFonts w:hint="eastAsia"/>
        </w:rPr>
        <w:t>该域与</w:t>
      </w:r>
      <w:r>
        <w:rPr>
          <w:rFonts w:hint="eastAsia"/>
        </w:rPr>
        <w:t>Available by</w:t>
      </w:r>
      <w:r>
        <w:rPr>
          <w:rFonts w:hint="eastAsia"/>
        </w:rPr>
        <w:t>（付款条款）联合使用，是信用证生效条款之一。整体含义是即哪家银行（</w:t>
      </w:r>
      <w:r>
        <w:rPr>
          <w:rFonts w:hint="eastAsia"/>
        </w:rPr>
        <w:t>Availble with</w:t>
      </w:r>
      <w:r>
        <w:rPr>
          <w:rFonts w:hint="eastAsia"/>
        </w:rPr>
        <w:t>）接受该条款</w:t>
      </w:r>
      <w:r>
        <w:rPr>
          <w:rFonts w:hint="eastAsia"/>
        </w:rPr>
        <w:t>(Available by)</w:t>
      </w:r>
      <w:r>
        <w:rPr>
          <w:rFonts w:hint="eastAsia"/>
        </w:rPr>
        <w:t>。</w:t>
      </w:r>
      <w:bookmarkStart w:id="133" w:name="drw"/>
    </w:p>
    <w:p w14:paraId="58835893" w14:textId="77777777" w:rsidR="0004375B" w:rsidRDefault="007027A8">
      <w:pPr>
        <w:rPr>
          <w:b/>
        </w:rPr>
      </w:pPr>
      <w:r>
        <w:rPr>
          <w:rFonts w:hint="eastAsia"/>
          <w:b/>
        </w:rPr>
        <w:t>受票人或汇票付款人</w:t>
      </w:r>
      <w:r>
        <w:rPr>
          <w:b/>
        </w:rPr>
        <w:t>Drawee (DRW)</w:t>
      </w:r>
      <w:bookmarkEnd w:id="133"/>
    </w:p>
    <w:p w14:paraId="41E9F531" w14:textId="77777777" w:rsidR="0004375B" w:rsidRDefault="007027A8" w:rsidP="00366EE0">
      <w:pPr>
        <w:pStyle w:val="11"/>
        <w:ind w:firstLineChars="0"/>
      </w:pPr>
      <w:r>
        <w:rPr>
          <w:rFonts w:hint="eastAsia"/>
        </w:rPr>
        <w:t>如果是收款</w:t>
      </w:r>
      <w:r>
        <w:rPr>
          <w:rFonts w:hint="eastAsia"/>
        </w:rPr>
        <w:t>/</w:t>
      </w:r>
      <w:r>
        <w:rPr>
          <w:rFonts w:hint="eastAsia"/>
        </w:rPr>
        <w:t>汇票交易，此为汇票受票人（即汇票付款人）。</w:t>
      </w:r>
    </w:p>
    <w:p w14:paraId="477020F5" w14:textId="77777777" w:rsidR="0004375B" w:rsidRDefault="0004375B">
      <w:pPr>
        <w:pStyle w:val="11"/>
        <w:ind w:left="992" w:firstLineChars="0" w:firstLine="0"/>
      </w:pPr>
    </w:p>
    <w:p w14:paraId="33AD2DC6" w14:textId="77777777" w:rsidR="001451D5" w:rsidRDefault="007027A8" w:rsidP="001451D5">
      <w:pPr>
        <w:pStyle w:val="2"/>
      </w:pPr>
      <w:bookmarkStart w:id="134" w:name="_Toc403122927"/>
      <w:r>
        <w:rPr>
          <w:rFonts w:hint="eastAsia"/>
        </w:rPr>
        <w:t>出口信用证通知</w:t>
      </w:r>
      <w:bookmarkEnd w:id="134"/>
    </w:p>
    <w:p w14:paraId="15C1C572" w14:textId="77777777" w:rsidR="0004375B" w:rsidRDefault="007027A8">
      <w:pPr>
        <w:pStyle w:val="3"/>
      </w:pPr>
      <w:bookmarkStart w:id="135" w:name="_Toc403122928"/>
      <w:r>
        <w:rPr>
          <w:rFonts w:hint="eastAsia"/>
        </w:rPr>
        <w:t>信用证通知</w:t>
      </w:r>
      <w:bookmarkEnd w:id="135"/>
    </w:p>
    <w:p w14:paraId="45C068F3" w14:textId="77777777" w:rsidR="001451D5" w:rsidRDefault="003F2261" w:rsidP="001451D5">
      <w:pPr>
        <w:pStyle w:val="4"/>
      </w:pPr>
      <w:r>
        <w:rPr>
          <w:rFonts w:hint="eastAsia"/>
        </w:rPr>
        <w:t>业务流程图</w:t>
      </w:r>
    </w:p>
    <w:p w14:paraId="01871782" w14:textId="77777777" w:rsidR="003F2261" w:rsidRPr="00496A7E" w:rsidRDefault="003F2261" w:rsidP="003F2261">
      <w:r>
        <w:object w:dxaOrig="6792" w:dyaOrig="6877" w14:anchorId="05FB57CB">
          <v:shape id="_x0000_i1026" type="#_x0000_t75" style="width:339.75pt;height:343.5pt" o:ole="">
            <v:imagedata r:id="rId12" o:title=""/>
          </v:shape>
          <o:OLEObject Type="Embed" ProgID="Visio.Drawing.11" ShapeID="_x0000_i1026" DrawAspect="Content" ObjectID="_1650647100" r:id="rId13"/>
        </w:object>
      </w:r>
    </w:p>
    <w:p w14:paraId="369D98EA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570015CF" w14:textId="77777777" w:rsidR="0004375B" w:rsidRDefault="007027A8">
      <w:pPr>
        <w:ind w:firstLineChars="202" w:firstLine="424"/>
      </w:pPr>
      <w:r>
        <w:rPr>
          <w:rFonts w:hint="eastAsia"/>
        </w:rPr>
        <w:t>本交易是收到开证行信用证通知时，作信用证通知登记处理。如果是非我行通知信用证，在该交易进行信用证信息登记处理。</w:t>
      </w:r>
    </w:p>
    <w:p w14:paraId="39519279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096CF17F" w14:textId="77777777" w:rsidR="0004375B" w:rsidRDefault="007027A8">
      <w:pPr>
        <w:ind w:firstLine="420"/>
      </w:pPr>
      <w:r>
        <w:rPr>
          <w:rFonts w:hint="eastAsia"/>
        </w:rPr>
        <w:t>本交易由具有信用证通知经办权限的柜员发起操作。</w:t>
      </w:r>
    </w:p>
    <w:p w14:paraId="337937D4" w14:textId="77777777" w:rsidR="0004375B" w:rsidRDefault="007027A8">
      <w:pPr>
        <w:ind w:firstLine="420"/>
      </w:pPr>
      <w:r>
        <w:rPr>
          <w:rFonts w:hint="eastAsia"/>
        </w:rPr>
        <w:t>系统需支持手工发起，报文发起。</w:t>
      </w:r>
    </w:p>
    <w:p w14:paraId="4C5F9DAD" w14:textId="77777777" w:rsidR="00194E21" w:rsidRDefault="00194E21" w:rsidP="00332C31">
      <w:pPr>
        <w:pStyle w:val="4"/>
      </w:pPr>
      <w:r>
        <w:rPr>
          <w:rFonts w:hint="eastAsia"/>
        </w:rPr>
        <w:t>界面布局与菜单按钮</w:t>
      </w:r>
    </w:p>
    <w:p w14:paraId="0B30D1A3" w14:textId="77777777" w:rsidR="000F65A0" w:rsidRDefault="00E150F1">
      <w:pPr>
        <w:ind w:firstLine="420"/>
      </w:pPr>
      <w:r>
        <w:rPr>
          <w:rFonts w:hint="eastAsia"/>
        </w:rPr>
        <w:t>同一页面布局原则，一行两列，从上至下：</w:t>
      </w:r>
    </w:p>
    <w:p w14:paraId="6AE7213F" w14:textId="77777777" w:rsidR="000F65A0" w:rsidRDefault="005A5881">
      <w:pPr>
        <w:ind w:firstLine="420"/>
      </w:pPr>
      <w:r>
        <w:rPr>
          <w:rFonts w:hint="eastAsia"/>
        </w:rPr>
        <w:t>第一区域：基本信息</w:t>
      </w:r>
      <w:r w:rsidR="002929C6">
        <w:rPr>
          <w:rFonts w:hint="eastAsia"/>
        </w:rPr>
        <w:t>；</w:t>
      </w:r>
    </w:p>
    <w:p w14:paraId="3FF34F38" w14:textId="77777777" w:rsidR="000F65A0" w:rsidRDefault="005A5881">
      <w:pPr>
        <w:ind w:firstLine="420"/>
      </w:pPr>
      <w:r>
        <w:rPr>
          <w:rFonts w:hint="eastAsia"/>
        </w:rPr>
        <w:t>第二区域：</w:t>
      </w:r>
      <w:r w:rsidR="00103843">
        <w:rPr>
          <w:rFonts w:hint="eastAsia"/>
        </w:rPr>
        <w:t>费用管理</w:t>
      </w:r>
      <w:r w:rsidR="002929C6">
        <w:rPr>
          <w:rFonts w:hint="eastAsia"/>
        </w:rPr>
        <w:t>；</w:t>
      </w:r>
    </w:p>
    <w:p w14:paraId="7432EF62" w14:textId="77777777" w:rsidR="000F65A0" w:rsidRDefault="005A5881">
      <w:pPr>
        <w:ind w:firstLine="420"/>
      </w:pPr>
      <w:r>
        <w:rPr>
          <w:rFonts w:hint="eastAsia"/>
        </w:rPr>
        <w:t>第</w:t>
      </w:r>
      <w:r w:rsidR="00E150F1">
        <w:rPr>
          <w:rFonts w:hint="eastAsia"/>
        </w:rPr>
        <w:t>三区域：按钮</w:t>
      </w:r>
      <w:r w:rsidR="002929C6">
        <w:rPr>
          <w:rFonts w:hint="eastAsia"/>
        </w:rPr>
        <w:t>；</w:t>
      </w:r>
    </w:p>
    <w:p w14:paraId="61166CD9" w14:textId="77777777" w:rsidR="000F65A0" w:rsidRDefault="00E150F1">
      <w:pPr>
        <w:ind w:firstLine="420"/>
      </w:pPr>
      <w:r>
        <w:rPr>
          <w:rFonts w:hint="eastAsia"/>
        </w:rPr>
        <w:t>第四区域：</w:t>
      </w:r>
      <w:r w:rsidR="00390B0C">
        <w:rPr>
          <w:rFonts w:hint="eastAsia"/>
        </w:rPr>
        <w:t>报</w:t>
      </w:r>
      <w:r w:rsidR="0049503C">
        <w:rPr>
          <w:rFonts w:hint="eastAsia"/>
        </w:rPr>
        <w:t>文</w:t>
      </w:r>
      <w:r w:rsidR="002929C6">
        <w:rPr>
          <w:rFonts w:hint="eastAsia"/>
        </w:rPr>
        <w:t>。</w:t>
      </w:r>
    </w:p>
    <w:p w14:paraId="345AB08D" w14:textId="77777777" w:rsidR="004E6C1C" w:rsidRDefault="0086051F" w:rsidP="00FB6B4D">
      <w:pPr>
        <w:pStyle w:val="5"/>
      </w:pPr>
      <w:r>
        <w:rPr>
          <w:rFonts w:hint="eastAsia"/>
        </w:rPr>
        <w:t>基本信息、</w:t>
      </w:r>
      <w:r w:rsidR="00E862B4">
        <w:rPr>
          <w:rFonts w:hint="eastAsia"/>
        </w:rPr>
        <w:t>费用管理</w:t>
      </w:r>
      <w:r>
        <w:rPr>
          <w:rFonts w:hint="eastAsia"/>
        </w:rPr>
        <w:t>和按钮</w:t>
      </w:r>
    </w:p>
    <w:p w14:paraId="1633E465" w14:textId="77777777" w:rsidR="001451D5" w:rsidRDefault="003B5F42" w:rsidP="00C40E61">
      <w:pPr>
        <w:ind w:leftChars="-675" w:hangingChars="675" w:hanging="1418"/>
      </w:pPr>
      <w:r>
        <w:rPr>
          <w:noProof/>
        </w:rPr>
        <w:drawing>
          <wp:inline distT="0" distB="0" distL="0" distR="0" wp14:anchorId="1663C252" wp14:editId="0C227769">
            <wp:extent cx="6750000" cy="747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通知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74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C1FE" w14:textId="77777777" w:rsidR="000F65A0" w:rsidRDefault="00847C2D">
      <w:pPr>
        <w:ind w:firstLineChars="200" w:firstLine="420"/>
      </w:pPr>
      <w:r>
        <w:rPr>
          <w:rFonts w:hint="eastAsia"/>
        </w:rPr>
        <w:t>备注：</w:t>
      </w:r>
    </w:p>
    <w:p w14:paraId="73981C2A" w14:textId="77777777" w:rsidR="00847C2D" w:rsidRDefault="00847C2D" w:rsidP="00847C2D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2D7D70DE" w14:textId="77777777" w:rsidR="00F06AB2" w:rsidRDefault="00F06AB2" w:rsidP="00332C31">
      <w:pPr>
        <w:pStyle w:val="5"/>
      </w:pPr>
      <w:r>
        <w:rPr>
          <w:rFonts w:hint="eastAsia"/>
        </w:rPr>
        <w:t>报文</w:t>
      </w:r>
    </w:p>
    <w:p w14:paraId="405FC6FF" w14:textId="77777777" w:rsidR="00847C2D" w:rsidRDefault="000F4C38" w:rsidP="00293C14">
      <w:pPr>
        <w:ind w:leftChars="-675" w:hangingChars="675" w:hanging="1418"/>
      </w:pPr>
      <w:r>
        <w:pict w14:anchorId="214BA125">
          <v:shape id="_x0000_i1027" type="#_x0000_t75" style="width:537pt;height:306pt">
            <v:imagedata r:id="rId15" o:title="信用证通知_报文"/>
          </v:shape>
        </w:pict>
      </w:r>
    </w:p>
    <w:p w14:paraId="3561F004" w14:textId="77777777" w:rsidR="0004375B" w:rsidRDefault="007027A8" w:rsidP="00332C31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334"/>
        <w:gridCol w:w="1215"/>
        <w:gridCol w:w="996"/>
        <w:gridCol w:w="567"/>
        <w:gridCol w:w="1275"/>
        <w:gridCol w:w="2744"/>
      </w:tblGrid>
      <w:tr w:rsidR="0004375B" w14:paraId="0FC3802C" w14:textId="77777777" w:rsidTr="009F1B94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094198F5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334" w:type="dxa"/>
            <w:shd w:val="clear" w:color="auto" w:fill="FFFFFF"/>
            <w:vAlign w:val="center"/>
          </w:tcPr>
          <w:p w14:paraId="349597C4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215" w:type="dxa"/>
            <w:shd w:val="clear" w:color="auto" w:fill="FFFFFF"/>
            <w:vAlign w:val="center"/>
          </w:tcPr>
          <w:p w14:paraId="69EC0CD9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996" w:type="dxa"/>
            <w:shd w:val="clear" w:color="auto" w:fill="FFFFFF"/>
          </w:tcPr>
          <w:p w14:paraId="1FB5C816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1BC9B302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23E5245A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28B05542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27130461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8DE7E" w14:textId="77777777" w:rsidR="0004375B" w:rsidRDefault="0004375B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5EB2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97AC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F868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493C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55B90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系统生成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64DF2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信用证通知提交时生成信用证通知号。</w:t>
            </w:r>
          </w:p>
          <w:p w14:paraId="6D992450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0914EEE5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BC5B2" w14:textId="77777777" w:rsidR="0004375B" w:rsidRDefault="0004375B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C09F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通知类型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638F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5FF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4C46B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204D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40550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</w:p>
          <w:p w14:paraId="2F2C91A6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：我行通知</w:t>
            </w:r>
          </w:p>
          <w:p w14:paraId="5BDC6100" w14:textId="77777777" w:rsidR="00291B2D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：非我行通知</w:t>
            </w:r>
            <w:r w:rsidR="00291B2D">
              <w:rPr>
                <w:rFonts w:hint="eastAsia"/>
                <w:szCs w:val="21"/>
              </w:rPr>
              <w:t>见【</w:t>
            </w:r>
            <w:r w:rsidR="00415472">
              <w:rPr>
                <w:rFonts w:hint="eastAsia"/>
                <w:szCs w:val="21"/>
              </w:rPr>
              <w:t>1.8.3</w:t>
            </w:r>
            <w:r w:rsidR="0045643F">
              <w:rPr>
                <w:rFonts w:hint="eastAsia"/>
                <w:szCs w:val="21"/>
              </w:rPr>
              <w:t>通知类型</w:t>
            </w:r>
            <w:r w:rsidR="005F4BDB">
              <w:rPr>
                <w:rFonts w:hint="eastAsia"/>
                <w:szCs w:val="21"/>
              </w:rPr>
              <w:t>控制</w:t>
            </w:r>
            <w:r w:rsidR="00291B2D">
              <w:rPr>
                <w:rFonts w:hint="eastAsia"/>
                <w:szCs w:val="21"/>
              </w:rPr>
              <w:t>】</w:t>
            </w:r>
          </w:p>
          <w:p w14:paraId="308212B8" w14:textId="77777777" w:rsidR="0004375B" w:rsidRDefault="0004375B" w:rsidP="008C47CC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04375B" w14:paraId="64F1BAD4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D76B3" w14:textId="77777777" w:rsidR="0004375B" w:rsidRDefault="0004375B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F6AA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B2FF0" w14:textId="77777777" w:rsidR="0004375B" w:rsidRDefault="007027A8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  <w:r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B53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6230B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B3BB4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rPr>
                <w:rFonts w:hint="eastAsia"/>
                <w:szCs w:val="21"/>
              </w:rPr>
              <w:t>(:20)</w:t>
            </w:r>
          </w:p>
          <w:p w14:paraId="656E590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97BDD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771F0E" w14:paraId="70870055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94649" w14:textId="77777777" w:rsidR="00771F0E" w:rsidRDefault="00771F0E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A2E3F" w14:textId="77777777" w:rsidR="00771F0E" w:rsidRPr="00DA138C" w:rsidRDefault="00771F0E" w:rsidP="008C47CC">
            <w:pPr>
              <w:ind w:leftChars="-51" w:left="-107" w:right="-47"/>
              <w:jc w:val="left"/>
              <w:rPr>
                <w:szCs w:val="21"/>
              </w:rPr>
            </w:pPr>
            <w:r w:rsidRPr="00DA138C">
              <w:rPr>
                <w:rFonts w:hint="eastAsia"/>
              </w:rPr>
              <w:t>国际</w:t>
            </w:r>
            <w:r w:rsidRPr="00DA138C">
              <w:rPr>
                <w:rFonts w:hint="eastAsia"/>
              </w:rPr>
              <w:t>/</w:t>
            </w:r>
            <w:r w:rsidRPr="00DA138C">
              <w:rPr>
                <w:rFonts w:hint="eastAsia"/>
              </w:rPr>
              <w:t>国内信用证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CE48E" w14:textId="77777777" w:rsidR="00771F0E" w:rsidRDefault="00771F0E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8E1DF" w14:textId="77777777" w:rsidR="00771F0E" w:rsidRDefault="00771F0E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DEA06" w14:textId="77777777" w:rsidR="00771F0E" w:rsidRDefault="00771F0E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7C2FF" w14:textId="77777777" w:rsidR="00771F0E" w:rsidRDefault="00771F0E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069D0" w14:textId="77777777" w:rsidR="00FE272A" w:rsidRDefault="00FE272A" w:rsidP="00FE272A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选择项（国际证、国内证）</w:t>
            </w:r>
          </w:p>
          <w:p w14:paraId="5097F461" w14:textId="77777777" w:rsidR="001D5009" w:rsidRDefault="00FE272A" w:rsidP="004D355A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默认为国际证</w:t>
            </w:r>
            <w:r w:rsidR="002151AD">
              <w:rPr>
                <w:rFonts w:hint="eastAsia"/>
                <w:szCs w:val="21"/>
              </w:rPr>
              <w:t>可修改</w:t>
            </w:r>
          </w:p>
        </w:tc>
      </w:tr>
      <w:tr w:rsidR="000D1FE7" w14:paraId="6613F989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4B30B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71B5" w14:textId="77777777" w:rsidR="000D1FE7" w:rsidRPr="00DA138C" w:rsidRDefault="000D1FE7" w:rsidP="008C47CC">
            <w:pPr>
              <w:ind w:leftChars="-51" w:left="-107" w:right="-47"/>
              <w:jc w:val="left"/>
            </w:pPr>
            <w:r>
              <w:rPr>
                <w:rFonts w:hint="eastAsia"/>
              </w:rPr>
              <w:t>是否转</w:t>
            </w:r>
            <w:r w:rsidR="005C47BA">
              <w:rPr>
                <w:rFonts w:hint="eastAsia"/>
              </w:rPr>
              <w:t>递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7F5E3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C3BB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49A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A3F5B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D3D81" w14:textId="77777777" w:rsidR="000D1FE7" w:rsidRDefault="000D1FE7" w:rsidP="00264F6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</w:p>
          <w:p w14:paraId="49AD6797" w14:textId="77777777" w:rsidR="000D1FE7" w:rsidRDefault="000D1FE7" w:rsidP="00264F6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1:</w:t>
            </w:r>
            <w:r>
              <w:rPr>
                <w:rFonts w:hint="eastAsia"/>
                <w:szCs w:val="21"/>
              </w:rPr>
              <w:t>是</w:t>
            </w:r>
          </w:p>
          <w:p w14:paraId="1C6BE1A7" w14:textId="77777777" w:rsidR="000D1FE7" w:rsidRDefault="000D1FE7" w:rsidP="00264F6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2:</w:t>
            </w:r>
            <w:r>
              <w:rPr>
                <w:rFonts w:hint="eastAsia"/>
                <w:szCs w:val="21"/>
              </w:rPr>
              <w:t>否</w:t>
            </w:r>
            <w:r>
              <w:rPr>
                <w:rFonts w:hint="eastAsia"/>
                <w:szCs w:val="21"/>
              </w:rPr>
              <w:t>)</w:t>
            </w:r>
          </w:p>
          <w:p w14:paraId="71BC7651" w14:textId="77777777" w:rsidR="000D1FE7" w:rsidRDefault="000D1FE7" w:rsidP="00FE272A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是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生成</w:t>
            </w:r>
            <w:r>
              <w:rPr>
                <w:rFonts w:hint="eastAsia"/>
                <w:szCs w:val="21"/>
              </w:rPr>
              <w:t>710</w:t>
            </w:r>
            <w:r>
              <w:rPr>
                <w:rFonts w:hint="eastAsia"/>
                <w:szCs w:val="21"/>
              </w:rPr>
              <w:t>报文</w:t>
            </w:r>
          </w:p>
        </w:tc>
      </w:tr>
      <w:tr w:rsidR="000D1FE7" w14:paraId="612E08A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8DD34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E4F7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跟单信用证形式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E9FBC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2DE7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V(24)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E5088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43331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(:40A)</w:t>
            </w:r>
          </w:p>
          <w:p w14:paraId="500CCB12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75D70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1.6.3</w:t>
            </w:r>
            <w:r>
              <w:rPr>
                <w:rFonts w:hint="eastAsia"/>
                <w:szCs w:val="21"/>
              </w:rPr>
              <w:t>跟单信用证形式】</w:t>
            </w:r>
          </w:p>
          <w:p w14:paraId="02285ABF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4F47AFEE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FFD5D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B6D3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开证行</w:t>
            </w:r>
            <w:r>
              <w:rPr>
                <w:szCs w:val="21"/>
              </w:rPr>
              <w:t>SWIFTCODE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D6E8E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7166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24414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81A9FF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报文导入(发报行)</w:t>
            </w:r>
          </w:p>
          <w:p w14:paraId="207875F8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4852626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5721E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10BC3D68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51ECC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B29B6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开证行名称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C0E66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2C7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35055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2D9FD3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93E6B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505D9A7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C6A8B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00CF8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E61F5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C202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F7D93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D0148BE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查询引入客户信息</w:t>
            </w:r>
          </w:p>
          <w:p w14:paraId="655080C8" w14:textId="77777777" w:rsidR="000D1FE7" w:rsidRDefault="000D1FE7" w:rsidP="00293C14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rPr>
                <w:rFonts w:hint="eastAsia"/>
                <w:szCs w:val="21"/>
              </w:rPr>
              <w:t>(:59)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957E4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0C56D0A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CDDB8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9EAE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E53F3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769D7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451C4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1C55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4FAF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512413D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07075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431F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开证申请人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6D79A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F288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A1F19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7FE2A" w14:textId="77777777" w:rsidR="000D1FE7" w:rsidRDefault="000D1FE7" w:rsidP="00293C14">
            <w:pPr>
              <w:ind w:leftChars="-37" w:left="-78" w:right="210" w:firstLine="1"/>
              <w:jc w:val="left"/>
              <w:rPr>
                <w:szCs w:val="21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rPr>
                <w:rFonts w:hint="eastAsia"/>
                <w:szCs w:val="21"/>
              </w:rPr>
              <w:t>(:50)</w:t>
            </w:r>
          </w:p>
          <w:p w14:paraId="0BEE634F" w14:textId="77777777" w:rsidR="000D1FE7" w:rsidRDefault="000D1FE7" w:rsidP="00293C14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查询引入客户信息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47D34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62780D6E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B4600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4EBB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开证人国家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E48F4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19D7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3D758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92C5F" w14:textId="77777777" w:rsidR="000D1FE7" w:rsidRDefault="000D1FE7" w:rsidP="00293C14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83DD0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根据开证行默认</w:t>
            </w:r>
          </w:p>
        </w:tc>
      </w:tr>
      <w:tr w:rsidR="000D1FE7" w14:paraId="7DEAE427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82FFF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606DA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通知日期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1C266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B776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8F88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BFC59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C8EB1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默认当天，不可大于当天</w:t>
            </w:r>
          </w:p>
        </w:tc>
      </w:tr>
      <w:tr w:rsidR="000D1FE7" w14:paraId="5B9CC5B9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FB3CA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11D88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6B961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2A94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2B32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3DB6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(:31C)</w:t>
            </w:r>
          </w:p>
          <w:p w14:paraId="3845E2A1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401E5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不能大于当天</w:t>
            </w:r>
          </w:p>
          <w:p w14:paraId="56998C00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4FB2AA52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A2F5D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7BE81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有效期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42BC9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09E7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B9936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19AF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(:31D)</w:t>
            </w:r>
          </w:p>
          <w:p w14:paraId="3D63A4BE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D5C8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必须大于开证日期，大于当天，如果有最迟装运期，必须大于最迟装运前；</w:t>
            </w:r>
          </w:p>
          <w:p w14:paraId="381D1B72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42242E31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CF7B0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6E3FF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到期地点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564EE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09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A6513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43BC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(:31D)</w:t>
            </w:r>
          </w:p>
          <w:p w14:paraId="55F726A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B6F3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49A424F5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CE433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B1632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F79AB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B83F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180D4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81B8F" w14:textId="77777777" w:rsidR="000D1FE7" w:rsidRDefault="000D1FE7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(:32B)</w:t>
            </w:r>
          </w:p>
          <w:p w14:paraId="25660EEC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币种选择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742A2" w14:textId="77777777" w:rsidR="000D1FE7" w:rsidRDefault="000D1FE7" w:rsidP="009F1B94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报文发起，不可修改。否则，见【</w:t>
            </w:r>
            <w:r>
              <w:rPr>
                <w:rFonts w:hint="eastAsia"/>
                <w:szCs w:val="21"/>
              </w:rPr>
              <w:t xml:space="preserve">1.6.2 </w:t>
            </w:r>
            <w:r>
              <w:rPr>
                <w:rFonts w:hint="eastAsia"/>
                <w:szCs w:val="21"/>
              </w:rPr>
              <w:t>币种】</w:t>
            </w:r>
          </w:p>
        </w:tc>
      </w:tr>
      <w:tr w:rsidR="000D1FE7" w14:paraId="1F214C2B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A9841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FD9DE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5F4D7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E91C2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A750C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948B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(:32B)</w:t>
            </w:r>
          </w:p>
          <w:p w14:paraId="65868763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4E01E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必须大于零</w:t>
            </w:r>
          </w:p>
          <w:p w14:paraId="5716C21A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7387B253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3D69A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A8A4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金额浮动范围（上浮动）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E551F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47349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N（2）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7602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7174C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(:39A)</w:t>
            </w: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A004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指上浮范围</w:t>
            </w:r>
          </w:p>
          <w:p w14:paraId="47189863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</w:p>
          <w:p w14:paraId="159AED20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614F4273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101DB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F105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金额浮动范围（下浮动）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B2B14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06513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N（2）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25654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B8D9" w14:textId="77777777" w:rsidR="000D1FE7" w:rsidRDefault="000D1FE7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(:39A)</w:t>
            </w:r>
          </w:p>
          <w:p w14:paraId="026E18A1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38A04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指下浮范围</w:t>
            </w:r>
          </w:p>
          <w:p w14:paraId="06C297C5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</w:p>
          <w:p w14:paraId="724522A7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5F3B7D90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1144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2F3A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48F86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DE2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122CE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1324B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351F1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公式</w:t>
            </w:r>
            <w:r>
              <w:rPr>
                <w:rFonts w:hint="eastAsia"/>
              </w:rPr>
              <w:t>=round(</w:t>
            </w:r>
            <w:r>
              <w:rPr>
                <w:rFonts w:hint="eastAsia"/>
              </w:rPr>
              <w:t>信用证金额</w:t>
            </w:r>
            <w:r>
              <w:rPr>
                <w:rFonts w:hint="eastAsia"/>
              </w:rPr>
              <w:t>*(1+</w:t>
            </w:r>
            <w:r>
              <w:rPr>
                <w:rFonts w:hint="eastAsia"/>
              </w:rPr>
              <w:t>上浮比例</w:t>
            </w:r>
            <w:r>
              <w:rPr>
                <w:rFonts w:hint="eastAsia"/>
              </w:rPr>
              <w:t>/100),2)</w:t>
            </w:r>
          </w:p>
        </w:tc>
      </w:tr>
      <w:tr w:rsidR="000D1FE7" w14:paraId="7AEB0263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CF6A0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E0E87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最大开证金额表示方法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FFF93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7C87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1FD84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78CD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(:39B)</w:t>
            </w:r>
          </w:p>
          <w:p w14:paraId="3371FBE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904F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选择项（为空，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）</w:t>
            </w:r>
          </w:p>
          <w:p w14:paraId="79DEFF09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0715F8C2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79590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18A0F" w14:textId="77777777" w:rsidR="000D1FE7" w:rsidRDefault="000D1FE7" w:rsidP="008C47CC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A25A2" w14:textId="77777777" w:rsidR="000D1FE7" w:rsidRDefault="000D1FE7" w:rsidP="008C47CC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9CEE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  <w:r>
              <w:rPr>
                <w:rFonts w:ascii="宋体" w:hAnsi="宋体" w:hint="eastAsia"/>
              </w:rPr>
              <w:t>(18,2)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B31A5" w14:textId="77777777" w:rsidR="000D1FE7" w:rsidRDefault="000D1FE7" w:rsidP="008C47CC">
            <w:pPr>
              <w:ind w:right="4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8951" w14:textId="77777777" w:rsidR="000D1FE7" w:rsidRDefault="000D1FE7" w:rsidP="008C47CC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C45C" w14:textId="77777777" w:rsidR="000D1FE7" w:rsidRDefault="000D1FE7" w:rsidP="008C47CC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附加款项填写，附加金额必填</w:t>
            </w:r>
          </w:p>
        </w:tc>
      </w:tr>
      <w:tr w:rsidR="000D1FE7" w14:paraId="1DE983C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4DD33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6EC9A" w14:textId="77777777" w:rsidR="000D1FE7" w:rsidRDefault="000D1FE7" w:rsidP="008C47CC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附加款项说明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FD28B" w14:textId="77777777" w:rsidR="000D1FE7" w:rsidRDefault="000D1FE7" w:rsidP="008C47CC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D0F6A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52515" w14:textId="77777777" w:rsidR="000D1FE7" w:rsidRDefault="000D1FE7" w:rsidP="008C47CC">
            <w:pPr>
              <w:ind w:right="4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C6CB9" w14:textId="77777777" w:rsidR="000D1FE7" w:rsidRDefault="000D1FE7" w:rsidP="008C47CC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:39C</w:t>
            </w:r>
            <w:r>
              <w:rPr>
                <w:rFonts w:hint="eastAsia"/>
                <w:szCs w:val="21"/>
              </w:rPr>
              <w:t>）</w:t>
            </w:r>
          </w:p>
          <w:p w14:paraId="1C53C3BC" w14:textId="77777777" w:rsidR="000D1FE7" w:rsidRDefault="000D1FE7" w:rsidP="008C47CC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C48F" w14:textId="77777777" w:rsidR="000D1FE7" w:rsidRDefault="000D1FE7" w:rsidP="008C47CC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附加金额大于零，此栏位必填，否则为空值</w:t>
            </w:r>
          </w:p>
        </w:tc>
      </w:tr>
      <w:tr w:rsidR="000D1FE7" w14:paraId="0A53C22A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25838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22C7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5FC3E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919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5DE01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28F81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(:41a)</w:t>
            </w:r>
          </w:p>
          <w:p w14:paraId="79D7F1B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21AD4" w14:textId="77777777" w:rsidR="000D1FE7" w:rsidDel="001060EF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1.6.4</w:t>
            </w:r>
            <w:r>
              <w:rPr>
                <w:rFonts w:hint="eastAsia"/>
                <w:szCs w:val="21"/>
              </w:rPr>
              <w:t>信用证兑付方式】</w:t>
            </w:r>
          </w:p>
          <w:p w14:paraId="0AAC2D55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0D1FE7" w14:paraId="514F247A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8625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31ED1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兑付</w:t>
            </w:r>
            <w:r>
              <w:rPr>
                <w:szCs w:val="21"/>
              </w:rPr>
              <w:t>银行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22EE9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E8B92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D1B4F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D732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(:41a)</w:t>
            </w:r>
          </w:p>
          <w:p w14:paraId="16D8582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A5245" w14:textId="77777777" w:rsidR="000D1FE7" w:rsidDel="00F50A3A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1.6.11</w:t>
            </w:r>
            <w:r>
              <w:rPr>
                <w:rFonts w:hint="eastAsia"/>
                <w:szCs w:val="21"/>
              </w:rPr>
              <w:t>兑付银行说明】</w:t>
            </w:r>
          </w:p>
          <w:p w14:paraId="7AF2D7D6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0583BF5B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74059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C82FB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t>兑付</w:t>
            </w:r>
            <w:r>
              <w:rPr>
                <w:rFonts w:hint="eastAsia"/>
                <w:szCs w:val="21"/>
              </w:rPr>
              <w:t>银行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99933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6EDFA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46F5A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70C03C" w14:textId="77777777" w:rsidR="000D1FE7" w:rsidRDefault="000D1FE7" w:rsidP="008C47CC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  <w:r>
              <w:t>(:41a)</w:t>
            </w:r>
          </w:p>
          <w:p w14:paraId="038BB742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2202235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71180B7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如果兑付银行说明选择</w:t>
            </w:r>
            <w:r>
              <w:rPr>
                <w:rFonts w:hint="eastAsia"/>
                <w:szCs w:val="21"/>
              </w:rPr>
              <w:t>OTHER BANK</w:t>
            </w:r>
            <w:r>
              <w:rPr>
                <w:rFonts w:hint="eastAsia"/>
                <w:szCs w:val="21"/>
              </w:rPr>
              <w:t>，那么此栏位必填，否则不能填写</w:t>
            </w:r>
          </w:p>
        </w:tc>
      </w:tr>
      <w:tr w:rsidR="000D1FE7" w14:paraId="25EF5A5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0B57D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F556C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t>兑付</w:t>
            </w:r>
            <w:r>
              <w:rPr>
                <w:rFonts w:hint="eastAsia"/>
                <w:szCs w:val="21"/>
              </w:rPr>
              <w:t>银行名称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D0857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5F866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75892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D81A6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3A860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0D1FE7" w14:paraId="7F4AAFA0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AACC6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25F6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汇票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付款期限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415C5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42AB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V(110)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7E63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55AD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(42C)</w:t>
            </w:r>
          </w:p>
          <w:p w14:paraId="33FA6011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38FB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55B7BC7C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08109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33679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期限类型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D91B4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B86C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V(40)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D3DDA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AC6A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51665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1.6.1</w:t>
            </w:r>
            <w:r>
              <w:rPr>
                <w:rFonts w:hint="eastAsia"/>
                <w:szCs w:val="21"/>
              </w:rPr>
              <w:t>信用证期限类型】</w:t>
            </w:r>
          </w:p>
          <w:p w14:paraId="3148ECF8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0D1FE7" w14:paraId="2AF1D709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6CB73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AB8E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D49F0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A76D9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2392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76F7A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C9A8C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1.8.4</w:t>
            </w:r>
            <w:r>
              <w:rPr>
                <w:rFonts w:hint="eastAsia"/>
                <w:szCs w:val="21"/>
              </w:rPr>
              <w:t>天数控制】</w:t>
            </w:r>
          </w:p>
        </w:tc>
      </w:tr>
      <w:tr w:rsidR="000D1FE7" w14:paraId="70167313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33682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EE295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7414E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0F247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B5653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B816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FF853" w14:textId="77777777" w:rsidR="000D1FE7" w:rsidRDefault="000D1FE7" w:rsidP="009F1B94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选择项（是</w:t>
            </w:r>
            <w:r>
              <w:rPr>
                <w:rFonts w:hint="eastAsia"/>
                <w:szCs w:val="21"/>
              </w:rPr>
              <w:t xml:space="preserve">, </w:t>
            </w:r>
            <w:r>
              <w:rPr>
                <w:rFonts w:hint="eastAsia"/>
                <w:szCs w:val="21"/>
              </w:rPr>
              <w:t>否）。默认为否</w:t>
            </w:r>
          </w:p>
        </w:tc>
      </w:tr>
      <w:tr w:rsidR="000D1FE7" w14:paraId="7B998DB0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98189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B3252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最迟装</w:t>
            </w:r>
            <w:r>
              <w:rPr>
                <w:rFonts w:hint="eastAsia"/>
                <w:szCs w:val="21"/>
              </w:rPr>
              <w:t>运日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64D8E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A0B4B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F365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9378C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(:44C)</w:t>
            </w:r>
          </w:p>
          <w:p w14:paraId="3E749EC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BCC27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日期选择项，大于开证日期，小于有效日期</w:t>
            </w:r>
          </w:p>
          <w:p w14:paraId="48D3ACD0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0834F3B0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D88E1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907F6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装运期限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5B9B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E311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V(390)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DE26D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236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(:44D)</w:t>
            </w:r>
          </w:p>
          <w:p w14:paraId="35CDE10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C55B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如果填写装运期限，那么最迟装船日必须为空。</w:t>
            </w:r>
          </w:p>
          <w:p w14:paraId="478303C8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最迟装船日和装运期限不能同时有值。</w:t>
            </w:r>
          </w:p>
        </w:tc>
      </w:tr>
      <w:tr w:rsidR="000D1FE7" w14:paraId="72828698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56D38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BE5B9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交单</w:t>
            </w:r>
            <w:r>
              <w:rPr>
                <w:rFonts w:hint="eastAsia"/>
                <w:szCs w:val="21"/>
              </w:rPr>
              <w:t>日</w:t>
            </w:r>
            <w:r>
              <w:rPr>
                <w:szCs w:val="21"/>
              </w:rPr>
              <w:t>期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89EBA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526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D58BF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26AEE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D1A9B" w14:textId="77777777" w:rsidR="000D1FE7" w:rsidRDefault="000D1FE7" w:rsidP="00CB78C9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如果是报文导入，默认为空；如果是手工发起，那么默认为21。</w:t>
            </w:r>
          </w:p>
        </w:tc>
      </w:tr>
      <w:tr w:rsidR="000D1FE7" w14:paraId="3DACBB5E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270B4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A6A0F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是否分批装运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36B8E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229F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9FB3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E62C1" w14:textId="77777777" w:rsidR="000D1FE7" w:rsidRDefault="000D1FE7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(:43P)</w:t>
            </w:r>
          </w:p>
          <w:p w14:paraId="5FAF5FF3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E54F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选择项（空，</w:t>
            </w:r>
            <w:r>
              <w:rPr>
                <w:rFonts w:hint="eastAsia"/>
                <w:szCs w:val="21"/>
              </w:rPr>
              <w:t>NOT ALLOWED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</w:t>
            </w:r>
          </w:p>
          <w:p w14:paraId="4B6A0774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74342EF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CD0E7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F9E5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是否转运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DA713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F586B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FFCE0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50ED0" w14:textId="77777777" w:rsidR="000D1FE7" w:rsidRDefault="000D1FE7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(:43T)</w:t>
            </w:r>
          </w:p>
          <w:p w14:paraId="78864210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14D6F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选择项（空，</w:t>
            </w:r>
            <w:r>
              <w:rPr>
                <w:rFonts w:hint="eastAsia"/>
                <w:szCs w:val="21"/>
              </w:rPr>
              <w:t>NOT ALLOWED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</w:t>
            </w:r>
          </w:p>
          <w:p w14:paraId="34246B46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0654162C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F349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0FABB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保兑指示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FAF27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2F21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V(7)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D529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16D60" w14:textId="77777777" w:rsidR="000D1FE7" w:rsidRDefault="000D1FE7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(:49)</w:t>
            </w:r>
          </w:p>
          <w:p w14:paraId="05EDA96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CB97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1.6.6</w:t>
            </w:r>
            <w:r>
              <w:rPr>
                <w:rFonts w:hint="eastAsia"/>
                <w:szCs w:val="21"/>
              </w:rPr>
              <w:t>保兑指示】如果业务是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报文发起，不可修改。</w:t>
            </w:r>
          </w:p>
        </w:tc>
      </w:tr>
      <w:tr w:rsidR="000D1FE7" w14:paraId="5C5FCB62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354A7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36639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是否由我</w:t>
            </w:r>
            <w:r>
              <w:rPr>
                <w:rFonts w:hint="eastAsia"/>
                <w:szCs w:val="21"/>
              </w:rPr>
              <w:t>行</w:t>
            </w:r>
            <w:r>
              <w:rPr>
                <w:szCs w:val="21"/>
              </w:rPr>
              <w:t>保兑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561EA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A133E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10512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C4B52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6314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1.6.8</w:t>
            </w:r>
            <w:r>
              <w:rPr>
                <w:rFonts w:hint="eastAsia"/>
                <w:szCs w:val="21"/>
              </w:rPr>
              <w:t>是否由我行保兑】保兑指示为</w:t>
            </w:r>
            <w:r>
              <w:rPr>
                <w:rFonts w:hint="eastAsia"/>
                <w:szCs w:val="21"/>
              </w:rPr>
              <w:t>CONFIRM</w: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>MAY ADD</w:t>
            </w:r>
            <w:r>
              <w:rPr>
                <w:rFonts w:hint="eastAsia"/>
                <w:szCs w:val="21"/>
              </w:rPr>
              <w:t>必填，否则不能填写</w:t>
            </w:r>
          </w:p>
        </w:tc>
      </w:tr>
      <w:tr w:rsidR="000D1FE7" w14:paraId="7D69E023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55A0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D1F6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AA75A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3117F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FAE5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300126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A90677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保兑指示选择</w:t>
            </w:r>
            <w:r>
              <w:rPr>
                <w:rFonts w:hint="eastAsia"/>
                <w:szCs w:val="21"/>
              </w:rPr>
              <w:t>CONFIRM</w: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>MAY ADD</w:t>
            </w:r>
            <w:r>
              <w:rPr>
                <w:rFonts w:hint="eastAsia"/>
                <w:szCs w:val="21"/>
              </w:rPr>
              <w:t>，是否由我行保兑选择</w:t>
            </w:r>
            <w:r>
              <w:rPr>
                <w:rFonts w:hint="eastAsia"/>
                <w:szCs w:val="21"/>
              </w:rPr>
              <w:t>NO</w:t>
            </w:r>
            <w:r>
              <w:rPr>
                <w:rFonts w:hint="eastAsia"/>
                <w:szCs w:val="21"/>
              </w:rPr>
              <w:t>，那么此栏位必填，否则不能填写</w:t>
            </w:r>
          </w:p>
        </w:tc>
      </w:tr>
      <w:tr w:rsidR="000D1FE7" w14:paraId="0B5D8A9D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8A7E8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E5F99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保兑行名称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65524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F069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FDE0A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5DCB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D2A4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4F7B1163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B62E2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D3445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B0F70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036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0D02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1F055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(:53a)</w:t>
            </w:r>
          </w:p>
          <w:p w14:paraId="361C4E3E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27B8F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4BC66D8A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6E74B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0A68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FE94F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5802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B3C8A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E3E9E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50DFD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451019EB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51DAE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47D2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收到转让证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01231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69F8C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64BF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CD7A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89C3" w14:textId="77777777" w:rsidR="000D1FE7" w:rsidRDefault="000D1FE7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选择项（是</w:t>
            </w:r>
            <w:r>
              <w:rPr>
                <w:rFonts w:hint="eastAsia"/>
                <w:szCs w:val="21"/>
              </w:rPr>
              <w:t xml:space="preserve"> ,  </w:t>
            </w:r>
            <w:r>
              <w:rPr>
                <w:rFonts w:hint="eastAsia"/>
                <w:szCs w:val="21"/>
              </w:rPr>
              <w:t>否）</w:t>
            </w:r>
          </w:p>
          <w:p w14:paraId="5C370037" w14:textId="77777777" w:rsidR="000D1FE7" w:rsidRDefault="000D1FE7" w:rsidP="009B4177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如果业务来源是</w:t>
            </w:r>
            <w:r>
              <w:rPr>
                <w:rFonts w:hint="eastAsia"/>
                <w:szCs w:val="21"/>
              </w:rPr>
              <w:t>720</w:t>
            </w:r>
            <w:r>
              <w:rPr>
                <w:rFonts w:hint="eastAsia"/>
                <w:szCs w:val="21"/>
              </w:rPr>
              <w:t>报文，那么默认为是，否则为否</w:t>
            </w:r>
          </w:p>
        </w:tc>
      </w:tr>
      <w:tr w:rsidR="000D1FE7" w14:paraId="06AF0388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F2158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DFB2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原开证行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88862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4CD7A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8BCD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F001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</w:t>
            </w:r>
            <w:r>
              <w:rPr>
                <w:rFonts w:hint="eastAsia"/>
              </w:rPr>
              <w:t>720</w:t>
            </w:r>
            <w:r>
              <w:t>:5</w:t>
            </w:r>
            <w:r>
              <w:rPr>
                <w:rFonts w:hint="eastAsia"/>
              </w:rPr>
              <w:t>2</w:t>
            </w:r>
            <w:r>
              <w:t>a)</w:t>
            </w:r>
          </w:p>
          <w:p w14:paraId="3C52D97B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6E11D5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如果收到转让证为YES，此栏位可填，如果是NO，此栏位不能填写</w:t>
            </w:r>
          </w:p>
        </w:tc>
      </w:tr>
      <w:tr w:rsidR="000D1FE7" w14:paraId="2A9DFB3A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72225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59F97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原开证行名称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81589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F03A9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C2A89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88FD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8B7D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2ADC3ECF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B981F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78BA4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特别提示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4FD21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99DB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293E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122B1" w14:textId="77777777" w:rsidR="000D1FE7" w:rsidRDefault="000D1FE7" w:rsidP="009B4177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查询引入条款信息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9AD3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2F6390E7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260D7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098B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D19DA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57985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39511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A9E64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4DC6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D1FE7" w14:paraId="23E4D144" w14:textId="77777777" w:rsidTr="009F1B94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ABDF2" w14:textId="77777777" w:rsidR="000D1FE7" w:rsidRDefault="000D1FE7" w:rsidP="008C47CC">
            <w:pPr>
              <w:numPr>
                <w:ilvl w:val="0"/>
                <w:numId w:val="12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A017" w14:textId="77777777" w:rsidR="000D1FE7" w:rsidRDefault="000D1FE7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B6E84" w14:textId="77777777" w:rsidR="000D1FE7" w:rsidRDefault="000D1FE7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BA7D3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3CBD" w14:textId="77777777" w:rsidR="000D1FE7" w:rsidRDefault="000D1FE7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11EDD" w14:textId="77777777" w:rsidR="000D1FE7" w:rsidRDefault="000D1FE7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9D608" w14:textId="77777777" w:rsidR="000D1FE7" w:rsidRDefault="000D1FE7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</w:tbl>
    <w:p w14:paraId="1C3CE7CF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6795BC53" w14:textId="77777777" w:rsidR="0004375B" w:rsidRDefault="008B4890">
      <w:pPr>
        <w:ind w:leftChars="-44" w:left="-92" w:firstLine="512"/>
        <w:rPr>
          <w:szCs w:val="21"/>
        </w:rPr>
      </w:pPr>
      <w:r>
        <w:rPr>
          <w:rFonts w:hint="eastAsia"/>
          <w:szCs w:val="21"/>
        </w:rPr>
        <w:t>无。</w:t>
      </w:r>
    </w:p>
    <w:p w14:paraId="7666AAF8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5BB9DEBC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04A2A8D8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6F341213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3BA6582A" w14:textId="77777777" w:rsidR="0004375B" w:rsidRDefault="004E6812">
      <w:r>
        <w:rPr>
          <w:rFonts w:hint="eastAsia"/>
        </w:rPr>
        <w:t>1.</w:t>
      </w:r>
      <w:r w:rsidR="007027A8">
        <w:rPr>
          <w:rFonts w:hint="eastAsia"/>
        </w:rPr>
        <w:t>通知类型是我行通知信用证，</w:t>
      </w:r>
      <w:r>
        <w:rPr>
          <w:rFonts w:hint="eastAsia"/>
        </w:rPr>
        <w:t>且是国际证，则打印</w:t>
      </w:r>
      <w:r w:rsidR="007027A8">
        <w:rPr>
          <w:rFonts w:hint="eastAsia"/>
        </w:rPr>
        <w:t>信用证通知面函。</w:t>
      </w:r>
    </w:p>
    <w:p w14:paraId="7791276F" w14:textId="77777777" w:rsidR="00A966EA" w:rsidRDefault="004E6812">
      <w:r>
        <w:rPr>
          <w:rFonts w:hint="eastAsia"/>
        </w:rPr>
        <w:t>2.</w:t>
      </w:r>
      <w:r w:rsidR="00A966EA" w:rsidRPr="00A966EA">
        <w:rPr>
          <w:rFonts w:hint="eastAsia"/>
        </w:rPr>
        <w:t>出口信用证跟踪情况表</w:t>
      </w:r>
      <w:r w:rsidR="00A966EA">
        <w:rPr>
          <w:rFonts w:hint="eastAsia"/>
        </w:rPr>
        <w:t>。</w:t>
      </w:r>
    </w:p>
    <w:p w14:paraId="16A2C7E9" w14:textId="77777777" w:rsidR="004E6812" w:rsidRDefault="004E6812">
      <w:r>
        <w:rPr>
          <w:rFonts w:hint="eastAsia"/>
        </w:rPr>
        <w:t>3.</w:t>
      </w:r>
      <w:r>
        <w:rPr>
          <w:rFonts w:hint="eastAsia"/>
        </w:rPr>
        <w:t>通知类型是我行通知信用证，且是国内证，打印附件中的《国内证通知书》。</w:t>
      </w:r>
    </w:p>
    <w:p w14:paraId="7DDBEF69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797C9111" w14:textId="77777777" w:rsidR="0004375B" w:rsidRDefault="007027A8">
      <w:pPr>
        <w:rPr>
          <w:b/>
        </w:rPr>
      </w:pPr>
      <w:r>
        <w:rPr>
          <w:rFonts w:hint="eastAsia"/>
          <w:b/>
        </w:rPr>
        <w:t>报文控制：</w:t>
      </w:r>
    </w:p>
    <w:p w14:paraId="3AD6382E" w14:textId="77777777" w:rsidR="0004375B" w:rsidRDefault="007027A8">
      <w:r>
        <w:rPr>
          <w:rFonts w:hint="eastAsia"/>
        </w:rPr>
        <w:tab/>
      </w:r>
      <w:r w:rsidR="003E709E">
        <w:rPr>
          <w:rFonts w:hint="eastAsia"/>
        </w:rPr>
        <w:t>扩展发</w:t>
      </w:r>
      <w:r w:rsidR="003E709E">
        <w:rPr>
          <w:rFonts w:hint="eastAsia"/>
        </w:rPr>
        <w:t>730</w:t>
      </w:r>
      <w:r w:rsidR="003E709E">
        <w:rPr>
          <w:rFonts w:hint="eastAsia"/>
        </w:rPr>
        <w:t>报文，默认不发送。</w:t>
      </w:r>
      <w:r w:rsidR="00D47242">
        <w:rPr>
          <w:rFonts w:hint="eastAsia"/>
        </w:rPr>
        <w:t>如果是否转递选择</w:t>
      </w:r>
      <w:r w:rsidR="00D47242">
        <w:t>”</w:t>
      </w:r>
      <w:r w:rsidR="00D47242">
        <w:rPr>
          <w:rFonts w:hint="eastAsia"/>
        </w:rPr>
        <w:t>是</w:t>
      </w:r>
      <w:r w:rsidR="00D47242">
        <w:t>”</w:t>
      </w:r>
      <w:r w:rsidR="00D47242">
        <w:rPr>
          <w:rFonts w:hint="eastAsia"/>
        </w:rPr>
        <w:t>,</w:t>
      </w:r>
      <w:r w:rsidR="00D47242">
        <w:rPr>
          <w:rFonts w:hint="eastAsia"/>
        </w:rPr>
        <w:t>生成</w:t>
      </w:r>
      <w:r w:rsidR="00D47242">
        <w:rPr>
          <w:rFonts w:hint="eastAsia"/>
        </w:rPr>
        <w:t>710</w:t>
      </w:r>
      <w:r w:rsidR="00D47242">
        <w:rPr>
          <w:rFonts w:hint="eastAsia"/>
        </w:rPr>
        <w:t>报文。</w:t>
      </w:r>
    </w:p>
    <w:p w14:paraId="4736120E" w14:textId="77777777" w:rsidR="0004375B" w:rsidRDefault="007027A8">
      <w:pPr>
        <w:rPr>
          <w:b/>
          <w:szCs w:val="21"/>
        </w:rPr>
      </w:pPr>
      <w:r>
        <w:rPr>
          <w:rFonts w:hint="eastAsia"/>
          <w:b/>
          <w:szCs w:val="21"/>
        </w:rPr>
        <w:t>报文映射：</w:t>
      </w:r>
    </w:p>
    <w:p w14:paraId="005F78A9" w14:textId="77777777" w:rsidR="0004375B" w:rsidRDefault="007027A8">
      <w:r>
        <w:rPr>
          <w:rFonts w:hint="eastAsia"/>
        </w:rPr>
        <w:t>MT730</w:t>
      </w:r>
      <w:r>
        <w:rPr>
          <w:rFonts w:hint="eastAsia"/>
        </w:rPr>
        <w:t>映射关系如下：</w:t>
      </w:r>
    </w:p>
    <w:p w14:paraId="69A48924" w14:textId="77777777" w:rsidR="0004375B" w:rsidRDefault="007027A8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682E0830" w14:textId="77777777" w:rsidR="0004375B" w:rsidRDefault="007027A8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开证行</w:t>
      </w:r>
      <w:r>
        <w:rPr>
          <w:rFonts w:hint="eastAsia"/>
          <w:szCs w:val="21"/>
        </w:rPr>
        <w:t xml:space="preserve">SWIFT CODE </w:t>
      </w:r>
    </w:p>
    <w:p w14:paraId="48FD070F" w14:textId="77777777" w:rsidR="0004375B" w:rsidRDefault="007027A8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信用证通知号</w:t>
      </w:r>
    </w:p>
    <w:p w14:paraId="2E049A53" w14:textId="77777777" w:rsidR="0004375B" w:rsidRDefault="007027A8">
      <w:pPr>
        <w:ind w:leftChars="100" w:left="210"/>
      </w:pPr>
      <w:r>
        <w:rPr>
          <w:rFonts w:hint="eastAsia"/>
        </w:rPr>
        <w:t xml:space="preserve">21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01A12DC2" w14:textId="77777777" w:rsidR="0004375B" w:rsidRDefault="007027A8">
      <w:pPr>
        <w:ind w:leftChars="100" w:left="210"/>
      </w:pPr>
      <w:r>
        <w:rPr>
          <w:rFonts w:hint="eastAsia"/>
        </w:rPr>
        <w:t xml:space="preserve">30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通知日期</w:t>
      </w:r>
    </w:p>
    <w:p w14:paraId="1F652985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06F69615" w14:textId="77777777" w:rsidR="00D638D3" w:rsidRPr="00D638D3" w:rsidRDefault="00D638D3" w:rsidP="00D638D3">
      <w:pPr>
        <w:ind w:left="420"/>
      </w:pPr>
      <w:r>
        <w:rPr>
          <w:rFonts w:hint="eastAsia"/>
        </w:rPr>
        <w:t>无。</w:t>
      </w:r>
    </w:p>
    <w:p w14:paraId="3CE85C8A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3932DF1B" w14:textId="77777777" w:rsidR="00AC6432" w:rsidRDefault="007027A8">
      <w:r>
        <w:rPr>
          <w:rFonts w:hint="eastAsia"/>
        </w:rPr>
        <w:tab/>
      </w:r>
      <w:r>
        <w:rPr>
          <w:rFonts w:hint="eastAsia"/>
        </w:rPr>
        <w:t>信用证通知费（默认暂不收，如果在我行寄单就不收，不在我行寄单就收）；</w:t>
      </w:r>
      <w:r w:rsidR="00AC6432">
        <w:rPr>
          <w:rFonts w:hint="eastAsia"/>
        </w:rPr>
        <w:t>见【</w:t>
      </w:r>
      <w:r w:rsidR="00AC6432">
        <w:rPr>
          <w:rFonts w:hint="eastAsia"/>
        </w:rPr>
        <w:t xml:space="preserve">1.7.1 </w:t>
      </w:r>
      <w:r w:rsidR="00AC6432">
        <w:rPr>
          <w:rFonts w:hint="eastAsia"/>
        </w:rPr>
        <w:t>手续费】</w:t>
      </w:r>
    </w:p>
    <w:p w14:paraId="6FA5DD2E" w14:textId="77777777" w:rsidR="0004375B" w:rsidRDefault="007027A8">
      <w:r>
        <w:rPr>
          <w:rFonts w:hint="eastAsia"/>
        </w:rPr>
        <w:tab/>
      </w:r>
      <w:r>
        <w:rPr>
          <w:rFonts w:hint="eastAsia"/>
        </w:rPr>
        <w:t>信用证保兑费：（</w:t>
      </w:r>
      <w:r>
        <w:rPr>
          <w:szCs w:val="21"/>
        </w:rPr>
        <w:t>是否由我</w:t>
      </w:r>
      <w:r>
        <w:rPr>
          <w:rFonts w:hint="eastAsia"/>
          <w:szCs w:val="21"/>
        </w:rPr>
        <w:t>行</w:t>
      </w:r>
      <w:r>
        <w:rPr>
          <w:szCs w:val="21"/>
        </w:rPr>
        <w:t>保兑</w:t>
      </w:r>
      <w:r>
        <w:rPr>
          <w:rFonts w:hint="eastAsia"/>
          <w:szCs w:val="21"/>
        </w:rPr>
        <w:t>不是</w:t>
      </w:r>
      <w:r>
        <w:rPr>
          <w:rFonts w:hint="eastAsia"/>
          <w:szCs w:val="21"/>
        </w:rPr>
        <w:t>NO</w:t>
      </w:r>
      <w:r>
        <w:rPr>
          <w:rFonts w:hint="eastAsia"/>
          <w:szCs w:val="21"/>
        </w:rPr>
        <w:t>，默认收取</w:t>
      </w:r>
      <w:r>
        <w:rPr>
          <w:rFonts w:hint="eastAsia"/>
        </w:rPr>
        <w:t>）</w:t>
      </w:r>
      <w:r w:rsidR="001D6F06">
        <w:rPr>
          <w:rFonts w:hint="eastAsia"/>
        </w:rPr>
        <w:t>；见【</w:t>
      </w:r>
      <w:r w:rsidR="001D6F06">
        <w:rPr>
          <w:rFonts w:hint="eastAsia"/>
        </w:rPr>
        <w:t xml:space="preserve">1.7.1 </w:t>
      </w:r>
      <w:r w:rsidR="001D6F06">
        <w:rPr>
          <w:rFonts w:hint="eastAsia"/>
        </w:rPr>
        <w:t>手续费】</w:t>
      </w:r>
    </w:p>
    <w:p w14:paraId="49232DC3" w14:textId="77777777" w:rsidR="0004375B" w:rsidRDefault="007027A8">
      <w:r>
        <w:rPr>
          <w:rFonts w:hint="eastAsia"/>
        </w:rPr>
        <w:tab/>
      </w:r>
      <w:r>
        <w:rPr>
          <w:rFonts w:hint="eastAsia"/>
        </w:rPr>
        <w:t>如果发报文，收电报费；</w:t>
      </w:r>
      <w:r w:rsidR="00251A53">
        <w:rPr>
          <w:rFonts w:hint="eastAsia"/>
        </w:rPr>
        <w:t>见【</w:t>
      </w:r>
      <w:r w:rsidR="00251A53">
        <w:rPr>
          <w:rFonts w:hint="eastAsia"/>
        </w:rPr>
        <w:t xml:space="preserve">1.7.2 </w:t>
      </w:r>
      <w:r w:rsidR="00251A53">
        <w:rPr>
          <w:rFonts w:hint="eastAsia"/>
        </w:rPr>
        <w:t>电报费】</w:t>
      </w:r>
    </w:p>
    <w:p w14:paraId="659F7C03" w14:textId="77777777" w:rsidR="0004375B" w:rsidRDefault="007027A8" w:rsidP="00CE6F56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所有费用默认后收，</w:t>
      </w:r>
      <w:r w:rsidR="00FF4EB2">
        <w:rPr>
          <w:rFonts w:hint="eastAsia"/>
        </w:rPr>
        <w:t>外收</w:t>
      </w:r>
      <w:r>
        <w:rPr>
          <w:rFonts w:hint="eastAsia"/>
        </w:rPr>
        <w:t>。</w:t>
      </w:r>
    </w:p>
    <w:p w14:paraId="326567B1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7747BAA7" w14:textId="77777777" w:rsidR="0004375B" w:rsidRDefault="007027A8">
      <w:pPr>
        <w:rPr>
          <w:b/>
        </w:rPr>
      </w:pPr>
      <w:r>
        <w:rPr>
          <w:rFonts w:hint="eastAsia"/>
          <w:b/>
        </w:rPr>
        <w:t>表外：</w:t>
      </w:r>
    </w:p>
    <w:p w14:paraId="15D09234" w14:textId="77777777" w:rsidR="00DC33E0" w:rsidRDefault="00DC33E0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如果通知类型为“我行通知”</w:t>
      </w:r>
      <w:r w:rsidRPr="00DC33E0">
        <w:rPr>
          <w:rFonts w:hint="eastAsia"/>
          <w:szCs w:val="21"/>
        </w:rPr>
        <w:t>时</w:t>
      </w:r>
      <w:r w:rsidR="00EC5F2C">
        <w:rPr>
          <w:rFonts w:hint="eastAsia"/>
          <w:szCs w:val="21"/>
        </w:rPr>
        <w:t>要</w:t>
      </w:r>
      <w:r w:rsidRPr="00DC33E0">
        <w:rPr>
          <w:rFonts w:hint="eastAsia"/>
          <w:szCs w:val="21"/>
        </w:rPr>
        <w:t>记表外</w:t>
      </w:r>
      <w:r>
        <w:rPr>
          <w:rFonts w:hint="eastAsia"/>
          <w:szCs w:val="21"/>
        </w:rPr>
        <w:t>。</w:t>
      </w:r>
    </w:p>
    <w:p w14:paraId="7D85A057" w14:textId="77777777" w:rsidR="0004375B" w:rsidRDefault="007027A8">
      <w:pPr>
        <w:rPr>
          <w:b/>
        </w:rPr>
      </w:pPr>
      <w:r>
        <w:rPr>
          <w:rFonts w:hint="eastAsia"/>
          <w:szCs w:val="21"/>
        </w:rPr>
        <w:tab/>
      </w:r>
      <w:r w:rsidR="00885B5E" w:rsidRPr="00885B5E">
        <w:rPr>
          <w:rFonts w:hint="eastAsia"/>
          <w:szCs w:val="21"/>
        </w:rPr>
        <w:t>收：</w:t>
      </w:r>
      <w:r w:rsidR="00885B5E" w:rsidRPr="00885B5E">
        <w:rPr>
          <w:rFonts w:hint="eastAsia"/>
          <w:szCs w:val="21"/>
        </w:rPr>
        <w:t>921</w:t>
      </w:r>
      <w:r w:rsidR="00885B5E" w:rsidRPr="00885B5E">
        <w:rPr>
          <w:rFonts w:hint="eastAsia"/>
          <w:szCs w:val="21"/>
        </w:rPr>
        <w:t>国外开来保证凭信外币</w:t>
      </w:r>
      <w:r w:rsidR="00885B5E" w:rsidRPr="00885B5E">
        <w:rPr>
          <w:rFonts w:hint="eastAsia"/>
          <w:szCs w:val="21"/>
        </w:rPr>
        <w:t>/</w:t>
      </w:r>
      <w:r w:rsidR="00885B5E" w:rsidRPr="00885B5E">
        <w:rPr>
          <w:rFonts w:hint="eastAsia"/>
          <w:szCs w:val="21"/>
        </w:rPr>
        <w:t>人民币</w:t>
      </w:r>
      <w:r w:rsidR="00C045A8">
        <w:rPr>
          <w:rFonts w:hint="eastAsia"/>
          <w:szCs w:val="21"/>
        </w:rPr>
        <w:t>（金额</w:t>
      </w:r>
      <w:r w:rsidR="00C045A8">
        <w:rPr>
          <w:rFonts w:hint="eastAsia"/>
          <w:szCs w:val="21"/>
        </w:rPr>
        <w:t>=</w:t>
      </w:r>
      <w:r w:rsidR="00C045A8">
        <w:rPr>
          <w:rFonts w:hint="eastAsia"/>
          <w:szCs w:val="21"/>
        </w:rPr>
        <w:t>信用证开证金额）</w:t>
      </w:r>
    </w:p>
    <w:p w14:paraId="0A652671" w14:textId="77777777" w:rsidR="0004375B" w:rsidRPr="00DC33E0" w:rsidRDefault="007027A8">
      <w:r>
        <w:rPr>
          <w:rFonts w:hint="eastAsia"/>
          <w:b/>
        </w:rPr>
        <w:t>表内：</w:t>
      </w:r>
    </w:p>
    <w:p w14:paraId="658061D7" w14:textId="77777777" w:rsidR="000F65A0" w:rsidRDefault="007027A8">
      <w:r w:rsidRPr="00DC33E0">
        <w:rPr>
          <w:rFonts w:hint="eastAsia"/>
        </w:rPr>
        <w:tab/>
      </w:r>
      <w:r w:rsidR="00885B5E" w:rsidRPr="00DC33E0">
        <w:rPr>
          <w:rFonts w:hint="eastAsia"/>
        </w:rPr>
        <w:t>借：</w:t>
      </w:r>
      <w:r w:rsidR="00885B5E" w:rsidRPr="00DC33E0">
        <w:rPr>
          <w:rFonts w:hint="eastAsia"/>
        </w:rPr>
        <w:t>201101</w:t>
      </w:r>
      <w:r w:rsidR="00885B5E" w:rsidRPr="00DC33E0">
        <w:rPr>
          <w:rFonts w:hint="eastAsia"/>
        </w:rPr>
        <w:t>活期存款等科目外币</w:t>
      </w:r>
      <w:r w:rsidR="00885B5E" w:rsidRPr="00DC33E0">
        <w:rPr>
          <w:rFonts w:hint="eastAsia"/>
        </w:rPr>
        <w:t>/</w:t>
      </w:r>
      <w:r w:rsidR="00885B5E" w:rsidRPr="00DC33E0">
        <w:rPr>
          <w:rFonts w:hint="eastAsia"/>
        </w:rPr>
        <w:t>人民币</w:t>
      </w:r>
    </w:p>
    <w:p w14:paraId="09365611" w14:textId="77777777" w:rsidR="000F65A0" w:rsidRDefault="00885B5E">
      <w:pPr>
        <w:ind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04907F4E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36707E7F" w14:textId="77777777" w:rsidR="0004375B" w:rsidRDefault="007027A8">
      <w:pPr>
        <w:pStyle w:val="5"/>
      </w:pPr>
      <w:r>
        <w:rPr>
          <w:rFonts w:hint="eastAsia"/>
        </w:rPr>
        <w:t>即远期说明</w:t>
      </w:r>
    </w:p>
    <w:p w14:paraId="14B19998" w14:textId="77777777" w:rsidR="0004375B" w:rsidRDefault="007027A8">
      <w:r>
        <w:rPr>
          <w:rFonts w:hint="eastAsia"/>
        </w:rPr>
        <w:t>如果是假远期信用证，或者天数为零，那么是即期信用证，否则为远期信用证；</w:t>
      </w:r>
    </w:p>
    <w:p w14:paraId="7C5E0C52" w14:textId="77777777" w:rsidR="0004375B" w:rsidRDefault="007027A8">
      <w:pPr>
        <w:pStyle w:val="5"/>
      </w:pPr>
      <w:r>
        <w:rPr>
          <w:rFonts w:hint="eastAsia"/>
        </w:rPr>
        <w:t>模板按钮说明</w:t>
      </w:r>
    </w:p>
    <w:p w14:paraId="3F0B9728" w14:textId="77777777" w:rsidR="007472C1" w:rsidRDefault="007027A8">
      <w:r>
        <w:rPr>
          <w:rFonts w:hint="eastAsia"/>
        </w:rPr>
        <w:t>提供模板按钮，可将已经通知的信用证作为模板，自动带入信息，但是币种、金额、装船期、有效期留白。</w:t>
      </w:r>
    </w:p>
    <w:p w14:paraId="3AB2ACA1" w14:textId="77777777" w:rsidR="009F5E7E" w:rsidRDefault="009F5E7E" w:rsidP="009F5E7E">
      <w:pPr>
        <w:pStyle w:val="5"/>
      </w:pPr>
      <w:r>
        <w:rPr>
          <w:rFonts w:hint="eastAsia"/>
        </w:rPr>
        <w:t>业务编号说明</w:t>
      </w:r>
    </w:p>
    <w:p w14:paraId="739560D2" w14:textId="77777777" w:rsidR="009F5E7E" w:rsidRPr="009F5E7E" w:rsidRDefault="009F5E7E" w:rsidP="009F5E7E">
      <w:r w:rsidRPr="008F6244">
        <w:rPr>
          <w:rFonts w:hint="eastAsia"/>
        </w:rPr>
        <w:t>【</w:t>
      </w:r>
      <w:r w:rsidRPr="008F6244">
        <w:rPr>
          <w:rFonts w:hint="eastAsia"/>
        </w:rPr>
        <w:t>orgn</w:t>
      </w:r>
      <w:r w:rsidRPr="008F6244">
        <w:rPr>
          <w:rFonts w:hint="eastAsia"/>
        </w:rPr>
        <w:t>】</w:t>
      </w:r>
      <w:r>
        <w:rPr>
          <w:rFonts w:hint="eastAsia"/>
        </w:rPr>
        <w:t>AD</w:t>
      </w:r>
      <w:r w:rsidRPr="008F6244">
        <w:rPr>
          <w:rFonts w:hint="eastAsia"/>
        </w:rPr>
        <w:t>【</w:t>
      </w:r>
      <w:r w:rsidRPr="008F6244">
        <w:rPr>
          <w:rFonts w:hint="eastAsia"/>
        </w:rPr>
        <w:t>YYMMDD</w:t>
      </w:r>
      <w:r w:rsidRPr="008F6244">
        <w:rPr>
          <w:rFonts w:hint="eastAsia"/>
        </w:rPr>
        <w:t>】</w:t>
      </w:r>
      <w:r w:rsidRPr="008F6244">
        <w:rPr>
          <w:rFonts w:hint="eastAsia"/>
        </w:rPr>
        <w:t>001</w:t>
      </w:r>
    </w:p>
    <w:p w14:paraId="44B04B4E" w14:textId="77777777" w:rsidR="0004375B" w:rsidRDefault="007027A8">
      <w:pPr>
        <w:pStyle w:val="3"/>
      </w:pPr>
      <w:bookmarkStart w:id="136" w:name="_Toc403122929"/>
      <w:r>
        <w:rPr>
          <w:rFonts w:hint="eastAsia"/>
        </w:rPr>
        <w:t>信用证通知修改</w:t>
      </w:r>
      <w:bookmarkEnd w:id="136"/>
    </w:p>
    <w:p w14:paraId="3A45C248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213B20EB" w14:textId="77777777" w:rsidR="0004375B" w:rsidRDefault="007027A8">
      <w:pPr>
        <w:ind w:firstLineChars="202" w:firstLine="424"/>
      </w:pPr>
      <w:r>
        <w:rPr>
          <w:rFonts w:hint="eastAsia"/>
        </w:rPr>
        <w:t>本交易在收到开证行发来的信用证修改通知报文后，进行信息登记，并通知受益人。</w:t>
      </w:r>
      <w:r w:rsidR="00D323ED">
        <w:rPr>
          <w:rFonts w:hint="eastAsia"/>
        </w:rPr>
        <w:t>发生通知修改，必须要做修改确认。</w:t>
      </w:r>
    </w:p>
    <w:p w14:paraId="746AAC43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3B5F7ED3" w14:textId="77777777" w:rsidR="0004375B" w:rsidRDefault="007027A8">
      <w:pPr>
        <w:ind w:firstLine="420"/>
      </w:pPr>
      <w:r>
        <w:rPr>
          <w:rFonts w:hint="eastAsia"/>
        </w:rPr>
        <w:t>本交易由具有修改通知经办权限的柜员发起操作。</w:t>
      </w:r>
    </w:p>
    <w:p w14:paraId="5991417D" w14:textId="77777777" w:rsidR="0004375B" w:rsidRDefault="007027A8">
      <w:pPr>
        <w:ind w:firstLine="420"/>
      </w:pPr>
      <w:r>
        <w:rPr>
          <w:rFonts w:hint="eastAsia"/>
        </w:rPr>
        <w:t>系统需支持手工发起，</w:t>
      </w:r>
      <w:r>
        <w:rPr>
          <w:rFonts w:hint="eastAsia"/>
        </w:rPr>
        <w:t>MT707</w:t>
      </w:r>
      <w:r>
        <w:rPr>
          <w:rFonts w:hint="eastAsia"/>
        </w:rPr>
        <w:t>报文发起。</w:t>
      </w:r>
    </w:p>
    <w:p w14:paraId="348A3446" w14:textId="77777777" w:rsidR="00AF6B0A" w:rsidRDefault="00AF6B0A" w:rsidP="00AF6B0A">
      <w:pPr>
        <w:pStyle w:val="4"/>
      </w:pPr>
      <w:r>
        <w:rPr>
          <w:rFonts w:hint="eastAsia"/>
        </w:rPr>
        <w:t>界面布局与菜单按钮</w:t>
      </w:r>
    </w:p>
    <w:p w14:paraId="35042F6E" w14:textId="77777777" w:rsidR="000F65A0" w:rsidRDefault="00C43229">
      <w:pPr>
        <w:ind w:firstLine="420"/>
      </w:pPr>
      <w:r>
        <w:rPr>
          <w:rFonts w:hint="eastAsia"/>
        </w:rPr>
        <w:t>同一页面布局原则，一行两列，从上至下：</w:t>
      </w:r>
    </w:p>
    <w:p w14:paraId="7C9C6C2B" w14:textId="77777777" w:rsidR="000F65A0" w:rsidRDefault="00C43229">
      <w:pPr>
        <w:ind w:firstLine="420"/>
      </w:pPr>
      <w:r>
        <w:rPr>
          <w:rFonts w:hint="eastAsia"/>
        </w:rPr>
        <w:t>第一区域：基本信息；</w:t>
      </w:r>
    </w:p>
    <w:p w14:paraId="17EEAC54" w14:textId="77777777" w:rsidR="000F65A0" w:rsidRDefault="00C43229">
      <w:pPr>
        <w:ind w:firstLine="420"/>
      </w:pPr>
      <w:r>
        <w:rPr>
          <w:rFonts w:hint="eastAsia"/>
        </w:rPr>
        <w:t>第二区域：</w:t>
      </w:r>
      <w:r w:rsidR="00543BA6">
        <w:rPr>
          <w:rFonts w:hint="eastAsia"/>
        </w:rPr>
        <w:t>费用管理</w:t>
      </w:r>
      <w:r>
        <w:rPr>
          <w:rFonts w:hint="eastAsia"/>
        </w:rPr>
        <w:t>；</w:t>
      </w:r>
    </w:p>
    <w:p w14:paraId="3A55CBFC" w14:textId="77777777" w:rsidR="000F65A0" w:rsidRDefault="00C43229">
      <w:pPr>
        <w:ind w:firstLine="420"/>
      </w:pPr>
      <w:r>
        <w:rPr>
          <w:rFonts w:hint="eastAsia"/>
        </w:rPr>
        <w:t>第三区域：按钮</w:t>
      </w:r>
      <w:r w:rsidR="002929C6">
        <w:rPr>
          <w:rFonts w:hint="eastAsia"/>
        </w:rPr>
        <w:t>；</w:t>
      </w:r>
    </w:p>
    <w:p w14:paraId="087F689A" w14:textId="77777777" w:rsidR="000F65A0" w:rsidRDefault="00C43229">
      <w:pPr>
        <w:ind w:firstLine="420"/>
      </w:pPr>
      <w:r>
        <w:rPr>
          <w:rFonts w:hint="eastAsia"/>
        </w:rPr>
        <w:t>第四区域：报文</w:t>
      </w:r>
      <w:r w:rsidR="002929C6">
        <w:rPr>
          <w:rFonts w:hint="eastAsia"/>
        </w:rPr>
        <w:t>。</w:t>
      </w:r>
    </w:p>
    <w:p w14:paraId="1ADC9E8F" w14:textId="77777777" w:rsidR="000F65A0" w:rsidRDefault="00AF6B0A" w:rsidP="00FB6B4D">
      <w:pPr>
        <w:pStyle w:val="5"/>
      </w:pPr>
      <w:r>
        <w:rPr>
          <w:rFonts w:hint="eastAsia"/>
        </w:rPr>
        <w:t>基本信息、</w:t>
      </w:r>
      <w:r w:rsidR="00543BA6">
        <w:rPr>
          <w:rFonts w:hint="eastAsia"/>
        </w:rPr>
        <w:t>费用管理</w:t>
      </w:r>
      <w:r>
        <w:rPr>
          <w:rFonts w:hint="eastAsia"/>
        </w:rPr>
        <w:t>和按钮</w:t>
      </w:r>
    </w:p>
    <w:p w14:paraId="1CBB99C9" w14:textId="77777777" w:rsidR="00FB6B4D" w:rsidRPr="00FB6B4D" w:rsidRDefault="00FB6B4D" w:rsidP="00FB6B4D"/>
    <w:p w14:paraId="64077295" w14:textId="77777777" w:rsidR="0059536E" w:rsidRDefault="000F4C38">
      <w:pPr>
        <w:ind w:leftChars="-675" w:left="-1418"/>
      </w:pPr>
      <w:r>
        <w:pict w14:anchorId="6D71C7CA">
          <v:shape id="_x0000_i1028" type="#_x0000_t75" style="width:533.25pt;height:668.25pt">
            <v:imagedata r:id="rId16" o:title="信用证通知修改"/>
          </v:shape>
        </w:pict>
      </w:r>
    </w:p>
    <w:p w14:paraId="0CC3B1AC" w14:textId="77777777" w:rsidR="00AF6B0A" w:rsidRDefault="00AF6B0A" w:rsidP="00AF6B0A">
      <w:pPr>
        <w:ind w:firstLineChars="202" w:firstLine="424"/>
      </w:pPr>
      <w:r>
        <w:rPr>
          <w:rFonts w:hint="eastAsia"/>
        </w:rPr>
        <w:t>备注：</w:t>
      </w:r>
    </w:p>
    <w:p w14:paraId="4A83CA68" w14:textId="77777777" w:rsidR="00AF6B0A" w:rsidRDefault="00AF6B0A" w:rsidP="00131100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3CF8D717" w14:textId="77777777" w:rsidR="0004375B" w:rsidRDefault="00AF6B0A" w:rsidP="00AF6B0A">
      <w:pPr>
        <w:pStyle w:val="5"/>
      </w:pPr>
      <w:r>
        <w:rPr>
          <w:rFonts w:hint="eastAsia"/>
        </w:rPr>
        <w:t>报文</w:t>
      </w:r>
    </w:p>
    <w:p w14:paraId="316068FE" w14:textId="77777777" w:rsidR="000F65A0" w:rsidRDefault="000F4C38">
      <w:pPr>
        <w:ind w:leftChars="-675" w:left="-1418"/>
      </w:pPr>
      <w:r>
        <w:pict w14:anchorId="410A938C">
          <v:shape id="_x0000_i1029" type="#_x0000_t75" style="width:534.75pt;height:304.5pt">
            <v:imagedata r:id="rId17" o:title="信用证通知修改_报文"/>
          </v:shape>
        </w:pict>
      </w:r>
    </w:p>
    <w:p w14:paraId="5AA8B7BB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04375B" w14:paraId="48FDFD64" w14:textId="77777777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159D6A83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530BD471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07E1DD61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</w:tcPr>
          <w:p w14:paraId="7EF67C0B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5101BFD6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4B2948BD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09D845E4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234B26C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EBCB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9CA9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CBE3E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B38C0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CEAB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4C3C5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483D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31FEA46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A5E6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385C8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通知类型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01BA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0BE64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4C01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93FCA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10CA3" w14:textId="77777777" w:rsidR="00B40FC4" w:rsidRDefault="00B40FC4" w:rsidP="008C47CC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4E6812" w14:paraId="512948B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5DF6F" w14:textId="77777777" w:rsidR="004E6812" w:rsidRDefault="004E6812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5AE6" w14:textId="77777777" w:rsidR="004E6812" w:rsidRPr="00DA138C" w:rsidRDefault="004E6812" w:rsidP="008C47CC">
            <w:pPr>
              <w:ind w:leftChars="-51" w:left="-107" w:right="-47"/>
              <w:jc w:val="left"/>
              <w:rPr>
                <w:szCs w:val="21"/>
              </w:rPr>
            </w:pPr>
            <w:r w:rsidRPr="00DA138C">
              <w:rPr>
                <w:rFonts w:hint="eastAsia"/>
              </w:rPr>
              <w:t>国际</w:t>
            </w:r>
            <w:r w:rsidRPr="00DA138C">
              <w:rPr>
                <w:rFonts w:hint="eastAsia"/>
              </w:rPr>
              <w:t>/</w:t>
            </w:r>
            <w:r w:rsidRPr="00DA138C">
              <w:rPr>
                <w:rFonts w:hint="eastAsia"/>
              </w:rPr>
              <w:t>国内信用证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0FE87" w14:textId="77777777" w:rsidR="004E6812" w:rsidRDefault="004E6812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33C6" w14:textId="77777777" w:rsidR="004E6812" w:rsidRDefault="004E6812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BE549" w14:textId="77777777" w:rsidR="004E6812" w:rsidRDefault="004E6812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7D764" w14:textId="77777777" w:rsidR="004E6812" w:rsidRDefault="004E6812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082C" w14:textId="77777777" w:rsidR="004E6812" w:rsidRDefault="004E6812" w:rsidP="00264F6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（国际证、国内证）</w:t>
            </w:r>
          </w:p>
        </w:tc>
      </w:tr>
      <w:tr w:rsidR="0004375B" w14:paraId="21C54AE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862D0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38B7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修改申请方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667E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B8D6" w14:textId="77777777" w:rsidR="000F65A0" w:rsidRDefault="007027A8">
            <w:pPr>
              <w:ind w:leftChars="-37" w:left="-78" w:right="210" w:firstLineChars="50" w:firstLine="105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191AF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E92EE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7A2AE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下拉框：</w:t>
            </w:r>
          </w:p>
          <w:p w14:paraId="65F8CE77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：客户（默认）</w:t>
            </w:r>
          </w:p>
          <w:p w14:paraId="1515A298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：我行</w:t>
            </w:r>
          </w:p>
          <w:p w14:paraId="7A0B6241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如果是报文发起任务，那么修改申请方是客户，且不可修改</w:t>
            </w:r>
          </w:p>
        </w:tc>
      </w:tr>
      <w:tr w:rsidR="0004375B" w14:paraId="708D9E8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54EB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7A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6C1B3" w14:textId="77777777" w:rsidR="0004375B" w:rsidRDefault="0004375B" w:rsidP="00582A38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B410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5A0F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C9400" w14:textId="77777777" w:rsidR="0004375B" w:rsidRDefault="005421B8" w:rsidP="00582A3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71EE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53C0C03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8D1C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3B20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来报修改次数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28DD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93BC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697EE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F7B7A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</w:t>
            </w:r>
            <w:r>
              <w:rPr>
                <w:rFonts w:hint="eastAsia"/>
              </w:rPr>
              <w:t>26E</w:t>
            </w:r>
            <w:r>
              <w:t>)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0AE04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如果是报文发起任务，那么不可修改</w:t>
            </w:r>
          </w:p>
        </w:tc>
      </w:tr>
      <w:tr w:rsidR="0004375B" w14:paraId="09DAB70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B0C6C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84A2C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实际修改次数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26A0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9711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5740D" w14:textId="77777777" w:rsidR="0004375B" w:rsidRDefault="00131100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1DCA1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自动计算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F863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自动累加修改次数</w:t>
            </w:r>
          </w:p>
        </w:tc>
      </w:tr>
      <w:tr w:rsidR="0004375B" w14:paraId="508D2A4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C187B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3DC1C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跟单信用证形式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FE534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DD3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V(24)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BABAC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5C8C4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D487" w14:textId="77777777" w:rsidR="0004375B" w:rsidRDefault="00C42AFA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1.6.3</w:t>
            </w:r>
            <w:r>
              <w:rPr>
                <w:rFonts w:hint="eastAsia"/>
                <w:szCs w:val="21"/>
              </w:rPr>
              <w:t>跟单信用证形式】</w:t>
            </w:r>
          </w:p>
        </w:tc>
      </w:tr>
      <w:tr w:rsidR="0004375B" w14:paraId="4477633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B49C5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9E6F4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开证行</w:t>
            </w:r>
            <w:r>
              <w:rPr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DF70E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BBAC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988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0A3A2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报文导入(发报行)</w:t>
            </w:r>
          </w:p>
          <w:p w14:paraId="2965AC2E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3B86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6A62D9A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5FF29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A9AF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8C69C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81B5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120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B9461F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3FA37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4101D85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40AE5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2D45F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</w:t>
            </w:r>
            <w:r w:rsidR="00730104">
              <w:rPr>
                <w:rFonts w:hint="eastAsia"/>
                <w:szCs w:val="21"/>
              </w:rPr>
              <w:t>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A30FA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5D951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E9A8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95AAC9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C309D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5AD2662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6661C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849D2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4A453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F659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777F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325F0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39F0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2CBC76D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6E32D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627D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开证申请人</w:t>
            </w:r>
            <w:r w:rsidR="00F76E02">
              <w:rPr>
                <w:rFonts w:hint="eastAsia"/>
                <w:szCs w:val="21"/>
              </w:rPr>
              <w:t>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32B8F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AFF9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C1A4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7CD4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B40A9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904FD4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57EA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8EF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开证人国家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E57B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84FE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E999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686E0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11D7C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根据开证行默认</w:t>
            </w:r>
          </w:p>
        </w:tc>
      </w:tr>
      <w:tr w:rsidR="0004375B" w14:paraId="7050C36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587E6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B6D2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MT707</w:t>
            </w:r>
            <w:r>
              <w:rPr>
                <w:rFonts w:hint="eastAsia"/>
                <w:szCs w:val="21"/>
              </w:rPr>
              <w:t>通知日期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84364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50D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FDEB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0A6BD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95B4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默认当天，不可大于当天</w:t>
            </w:r>
          </w:p>
        </w:tc>
      </w:tr>
      <w:tr w:rsidR="0004375B" w14:paraId="6621BB3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4216D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3449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MT707</w:t>
            </w:r>
            <w:r>
              <w:rPr>
                <w:rFonts w:hint="eastAsia"/>
                <w:szCs w:val="21"/>
              </w:rPr>
              <w:t>开立日期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A2CB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2519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17B2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E6AD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</w:t>
            </w:r>
            <w:r>
              <w:rPr>
                <w:rFonts w:hint="eastAsia"/>
              </w:rPr>
              <w:t>0</w:t>
            </w:r>
            <w:r>
              <w:t>)</w:t>
            </w:r>
          </w:p>
          <w:p w14:paraId="79D4EA74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3611E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不能大于当天</w:t>
            </w:r>
          </w:p>
        </w:tc>
      </w:tr>
      <w:tr w:rsidR="00F63575" w14:paraId="51B6E82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784BF" w14:textId="77777777" w:rsidR="00F63575" w:rsidRDefault="00F63575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C5879" w14:textId="77777777" w:rsidR="000F65A0" w:rsidRDefault="00F63575">
            <w:pPr>
              <w:ind w:right="-47"/>
              <w:jc w:val="left"/>
              <w:rPr>
                <w:sz w:val="24"/>
                <w:szCs w:val="21"/>
              </w:rPr>
            </w:pPr>
            <w:r>
              <w:rPr>
                <w:rFonts w:hint="eastAsia"/>
                <w:szCs w:val="21"/>
              </w:rPr>
              <w:t>修改日期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ADF91" w14:textId="77777777" w:rsidR="00F63575" w:rsidRDefault="00F63575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8DB3" w14:textId="77777777" w:rsidR="00F63575" w:rsidRDefault="00F63575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E591" w14:textId="77777777" w:rsidR="00F63575" w:rsidRDefault="00F63575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C7D7" w14:textId="77777777" w:rsidR="00F63575" w:rsidRDefault="00F63575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9469D" w14:textId="77777777" w:rsidR="00F63575" w:rsidRDefault="00F63575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4E37AC2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40477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3833" w14:textId="77777777" w:rsidR="0004375B" w:rsidRDefault="00411893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信用证有</w:t>
            </w:r>
            <w:r w:rsidR="007027A8">
              <w:rPr>
                <w:szCs w:val="21"/>
              </w:rPr>
              <w:t>效期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4D6D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1E50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CBE0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2BCA8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(:31</w:t>
            </w:r>
            <w:r>
              <w:rPr>
                <w:rFonts w:hint="eastAsia"/>
              </w:rPr>
              <w:t>E</w:t>
            </w:r>
            <w:r>
              <w:t>)</w:t>
            </w:r>
          </w:p>
          <w:p w14:paraId="37EC2FCE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2C334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必须大于开证修改日期，大于当天，如果有新最迟装运期，必须大于最迟装运前；</w:t>
            </w:r>
          </w:p>
        </w:tc>
      </w:tr>
      <w:tr w:rsidR="0004375B" w14:paraId="6474C2B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37323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4D6EF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到期地点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68B2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580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161E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69E15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B756E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82D846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EEACD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2B222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89F56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5900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BBC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B914" w14:textId="77777777" w:rsidR="0004375B" w:rsidRDefault="005421B8" w:rsidP="008C47CC">
            <w:pPr>
              <w:jc w:val="left"/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DF33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2576DE4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E9F86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A7B4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7EA9F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0A67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C86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AA821" w14:textId="77777777" w:rsidR="0004375B" w:rsidRDefault="005421B8" w:rsidP="008C47CC">
            <w:pPr>
              <w:jc w:val="left"/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C0F2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42E7A0C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A25E1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0BA5" w14:textId="77777777" w:rsidR="0004375B" w:rsidRDefault="0004375B" w:rsidP="008C47CC">
            <w:pPr>
              <w:ind w:leftChars="-51" w:left="-107" w:right="-47"/>
              <w:jc w:val="left"/>
              <w:rPr>
                <w:szCs w:val="21"/>
              </w:rPr>
            </w:pPr>
          </w:p>
          <w:p w14:paraId="57E789CA" w14:textId="77777777" w:rsidR="004815FD" w:rsidRDefault="004815FD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增减标识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DE3D8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AD107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C12D" w14:textId="77777777" w:rsidR="0004375B" w:rsidRDefault="00C315FA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CA7B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报文导入根据</w:t>
            </w:r>
            <w:r>
              <w:t>:3</w:t>
            </w:r>
            <w:r>
              <w:rPr>
                <w:rFonts w:hint="eastAsia"/>
              </w:rPr>
              <w:t>2B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:33B</w:t>
            </w:r>
            <w:r>
              <w:rPr>
                <w:rFonts w:hint="eastAsia"/>
              </w:rPr>
              <w:t>判断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A5B63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选择项（0：空</w:t>
            </w:r>
            <w:r w:rsidR="00131100">
              <w:rPr>
                <w:rFonts w:ascii="宋体" w:hAnsi="宋体" w:hint="eastAsia"/>
              </w:rPr>
              <w:t xml:space="preserve">； </w:t>
            </w:r>
            <w:r>
              <w:rPr>
                <w:rFonts w:ascii="宋体" w:hAnsi="宋体" w:hint="eastAsia"/>
              </w:rPr>
              <w:t>1：+</w:t>
            </w:r>
            <w:r w:rsidR="00131100">
              <w:rPr>
                <w:rFonts w:ascii="宋体" w:hAnsi="宋体" w:hint="eastAsia"/>
              </w:rPr>
              <w:t>；</w:t>
            </w:r>
            <w:r>
              <w:rPr>
                <w:rFonts w:ascii="宋体" w:hAnsi="宋体" w:hint="eastAsia"/>
              </w:rPr>
              <w:t>2：-</w:t>
            </w:r>
            <w:r w:rsidR="00131100">
              <w:rPr>
                <w:rFonts w:ascii="宋体" w:hAnsi="宋体" w:hint="eastAsia"/>
              </w:rPr>
              <w:t>；</w:t>
            </w:r>
            <w:r>
              <w:rPr>
                <w:rFonts w:ascii="宋体" w:hAnsi="宋体" w:hint="eastAsia"/>
              </w:rPr>
              <w:t>3：币种修改）</w:t>
            </w:r>
          </w:p>
          <w:p w14:paraId="58E0CB64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如果是707报文发起，那么报文有32B，默认为“+”，如果有33B，默认为“-”</w:t>
            </w:r>
          </w:p>
        </w:tc>
      </w:tr>
      <w:tr w:rsidR="0004375B" w14:paraId="38BDFF2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FF03F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087B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增减币种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24CDF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BCA00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1245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AE163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56204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如果金额修改为币种修改，该栏位不能等于来证币种；否则等于来证币种，不可修改</w:t>
            </w:r>
          </w:p>
        </w:tc>
      </w:tr>
      <w:tr w:rsidR="0004375B" w14:paraId="36DE614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1805C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62E6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增减金额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DFB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75530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F24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112D6F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A271E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(:3</w:t>
            </w:r>
            <w:r>
              <w:rPr>
                <w:rFonts w:hint="eastAsia"/>
              </w:rPr>
              <w:t>2B/:33B</w:t>
            </w:r>
            <w:r>
              <w:t>)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92E0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2D06B7C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6F30E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7292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修改后币种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227BC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B597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357E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F617B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B6035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默认为增减币种,随增减币种变化</w:t>
            </w:r>
          </w:p>
        </w:tc>
      </w:tr>
      <w:tr w:rsidR="0004375B" w14:paraId="5E0C5B9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45388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5823E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修改后金额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2457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0926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CF93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0B819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报文导入</w:t>
            </w:r>
            <w:r>
              <w:t>(:3</w:t>
            </w:r>
            <w:r>
              <w:rPr>
                <w:rFonts w:hint="eastAsia"/>
              </w:rPr>
              <w:t>4B</w:t>
            </w:r>
            <w:r>
              <w:t>)</w:t>
            </w:r>
          </w:p>
          <w:p w14:paraId="18E3751F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自动计算</w:t>
            </w:r>
          </w:p>
          <w:p w14:paraId="6910D829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19C0C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初始化时默认等于来证金额；如果有707报文34B栏位，默认为该栏位金额；如果金额修改为“+”或“-”，计算方式是来证金额+/-增减金额；如果金额修改为“币种修改”，则等于增减金额。</w:t>
            </w:r>
          </w:p>
        </w:tc>
      </w:tr>
      <w:tr w:rsidR="0004375B" w14:paraId="58EEEF4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19009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F723F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</w:t>
            </w:r>
            <w:r w:rsidR="001E53B1">
              <w:rPr>
                <w:rFonts w:hint="eastAsia"/>
                <w:szCs w:val="21"/>
              </w:rPr>
              <w:t>（</w:t>
            </w:r>
            <w:r w:rsidR="00AD2FCB">
              <w:rPr>
                <w:rFonts w:hint="eastAsia"/>
                <w:szCs w:val="21"/>
              </w:rPr>
              <w:t>上浮动</w:t>
            </w:r>
            <w:r w:rsidR="001E53B1">
              <w:rPr>
                <w:rFonts w:hint="eastAsia"/>
                <w:szCs w:val="21"/>
              </w:rPr>
              <w:t>）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ED7F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1889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D0D6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7BC6D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</w:p>
          <w:p w14:paraId="4CC4682E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(:39A)</w:t>
            </w:r>
          </w:p>
          <w:p w14:paraId="25DD8A99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AD9E9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指上浮范围</w:t>
            </w:r>
          </w:p>
          <w:p w14:paraId="0426A0AE" w14:textId="77777777" w:rsidR="0004375B" w:rsidRDefault="007027A8" w:rsidP="00131100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  <w:r w:rsidR="00131100">
              <w:rPr>
                <w:rFonts w:hint="eastAsia"/>
                <w:szCs w:val="21"/>
              </w:rPr>
              <w:t>。</w:t>
            </w:r>
            <w:r>
              <w:rPr>
                <w:rFonts w:hint="eastAsia"/>
                <w:szCs w:val="21"/>
              </w:rPr>
              <w:t>先默认报文导入，报文没有就</w:t>
            </w:r>
            <w:r w:rsidR="005421B8">
              <w:rPr>
                <w:rFonts w:hint="eastAsia"/>
                <w:szCs w:val="21"/>
              </w:rPr>
              <w:t>系统带出</w:t>
            </w:r>
          </w:p>
        </w:tc>
      </w:tr>
      <w:tr w:rsidR="0004375B" w14:paraId="5780C8A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F50BC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2E7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</w:t>
            </w:r>
            <w:r w:rsidR="005D0858">
              <w:rPr>
                <w:rFonts w:hint="eastAsia"/>
                <w:szCs w:val="21"/>
              </w:rPr>
              <w:t>（下浮动）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9445C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033D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D42F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8E13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</w:p>
          <w:p w14:paraId="1EC42F01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(:39A)</w:t>
            </w:r>
          </w:p>
          <w:p w14:paraId="674C0C2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B4FB7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指下浮范围</w:t>
            </w:r>
          </w:p>
          <w:p w14:paraId="74AE22FA" w14:textId="77777777" w:rsidR="0004375B" w:rsidRDefault="007027A8" w:rsidP="00131100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  <w:r w:rsidR="00131100">
              <w:rPr>
                <w:rFonts w:hint="eastAsia"/>
                <w:szCs w:val="21"/>
              </w:rPr>
              <w:t>。</w:t>
            </w:r>
            <w:r>
              <w:rPr>
                <w:rFonts w:hint="eastAsia"/>
                <w:szCs w:val="21"/>
              </w:rPr>
              <w:t>先默认报文导入，报文没有就</w:t>
            </w:r>
            <w:r w:rsidR="005421B8">
              <w:rPr>
                <w:rFonts w:hint="eastAsia"/>
                <w:szCs w:val="21"/>
              </w:rPr>
              <w:t>系统带出</w:t>
            </w:r>
          </w:p>
        </w:tc>
      </w:tr>
      <w:tr w:rsidR="0004375B" w14:paraId="20D192F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DB36A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8A4B3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353E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68C7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E9B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D7FD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F73FD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公式</w:t>
            </w:r>
            <w:r>
              <w:rPr>
                <w:rFonts w:hint="eastAsia"/>
              </w:rPr>
              <w:t>=round(</w:t>
            </w:r>
            <w:r>
              <w:rPr>
                <w:rFonts w:hint="eastAsia"/>
              </w:rPr>
              <w:t>修改后金额</w:t>
            </w:r>
            <w:r>
              <w:rPr>
                <w:rFonts w:hint="eastAsia"/>
              </w:rPr>
              <w:t>*(1+</w:t>
            </w:r>
            <w:r>
              <w:rPr>
                <w:rFonts w:hint="eastAsia"/>
              </w:rPr>
              <w:t>上浮比例</w:t>
            </w:r>
            <w:r>
              <w:rPr>
                <w:rFonts w:hint="eastAsia"/>
              </w:rPr>
              <w:t>/100),2)</w:t>
            </w:r>
          </w:p>
        </w:tc>
      </w:tr>
      <w:tr w:rsidR="0004375B" w14:paraId="64F32DC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0EB33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BBD98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最大开证金额表示方法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567A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66030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4E84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FD9A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(:39B)</w:t>
            </w:r>
          </w:p>
          <w:p w14:paraId="0A8D26F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C3F3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选择项（为空，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04375B" w14:paraId="4B99A5F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FDF5E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8FC35" w14:textId="77777777" w:rsidR="0004375B" w:rsidRDefault="007027A8" w:rsidP="008C47CC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035AD" w14:textId="77777777" w:rsidR="0004375B" w:rsidRDefault="0004375B" w:rsidP="008C47CC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7FF1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  <w:r>
              <w:rPr>
                <w:rFonts w:ascii="宋体" w:hAnsi="宋体" w:hint="eastAsia"/>
              </w:rPr>
              <w:t>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12B7B" w14:textId="77777777" w:rsidR="0004375B" w:rsidRDefault="007027A8" w:rsidP="008C47CC">
            <w:pPr>
              <w:ind w:right="4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F4A3" w14:textId="77777777" w:rsidR="0004375B" w:rsidRDefault="007027A8" w:rsidP="008C47CC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EDAB9" w14:textId="77777777" w:rsidR="0004375B" w:rsidRDefault="007027A8" w:rsidP="008C47CC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附加款项填写，附加金额必填</w:t>
            </w:r>
          </w:p>
        </w:tc>
      </w:tr>
      <w:tr w:rsidR="0004375B" w14:paraId="3066323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044B3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876AC" w14:textId="77777777" w:rsidR="0004375B" w:rsidRDefault="007027A8" w:rsidP="008C47CC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附加款项说明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D70B1" w14:textId="77777777" w:rsidR="0004375B" w:rsidRDefault="0004375B" w:rsidP="008C47CC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8DF5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BAF0" w14:textId="77777777" w:rsidR="0004375B" w:rsidRDefault="007027A8" w:rsidP="008C47CC">
            <w:pPr>
              <w:ind w:right="4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98651" w14:textId="77777777" w:rsidR="0004375B" w:rsidRDefault="007027A8" w:rsidP="008C47CC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:39C</w:t>
            </w:r>
            <w:r>
              <w:rPr>
                <w:rFonts w:hint="eastAsia"/>
                <w:szCs w:val="21"/>
              </w:rPr>
              <w:t>）</w:t>
            </w:r>
          </w:p>
          <w:p w14:paraId="44F2B84D" w14:textId="77777777" w:rsidR="0004375B" w:rsidRDefault="007027A8" w:rsidP="008C47CC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4AE0" w14:textId="77777777" w:rsidR="0004375B" w:rsidRDefault="007027A8" w:rsidP="008C47CC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附加金额大于零，此栏位必填，否则为空值</w:t>
            </w:r>
          </w:p>
        </w:tc>
      </w:tr>
      <w:tr w:rsidR="0004375B" w14:paraId="6E0674A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23735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DF6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3ECAE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B9CC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BE9A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20B0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D4FAD" w14:textId="77777777" w:rsidR="0004375B" w:rsidRDefault="0083717F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1.6.4</w:t>
            </w:r>
            <w:r>
              <w:rPr>
                <w:rFonts w:hint="eastAsia"/>
                <w:szCs w:val="21"/>
              </w:rPr>
              <w:t>信用证兑付方式】</w:t>
            </w:r>
          </w:p>
        </w:tc>
      </w:tr>
      <w:tr w:rsidR="0004375B" w14:paraId="4FC147C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68F47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3517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兑付</w:t>
            </w:r>
            <w:r>
              <w:rPr>
                <w:szCs w:val="21"/>
              </w:rPr>
              <w:t>银行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8FE53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1838D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0AA69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6777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179FB" w14:textId="77777777" w:rsidR="0004375B" w:rsidRDefault="00CF148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1.6.11</w:t>
            </w:r>
            <w:r w:rsidR="00BA0ABA">
              <w:rPr>
                <w:rFonts w:hint="eastAsia"/>
                <w:szCs w:val="21"/>
              </w:rPr>
              <w:t>兑付银行说明</w:t>
            </w:r>
            <w:r>
              <w:rPr>
                <w:rFonts w:hint="eastAsia"/>
                <w:szCs w:val="21"/>
              </w:rPr>
              <w:t>】</w:t>
            </w:r>
          </w:p>
        </w:tc>
      </w:tr>
      <w:tr w:rsidR="0004375B" w14:paraId="2AE70D8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AB27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C988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t>兑付</w:t>
            </w:r>
            <w:r>
              <w:rPr>
                <w:rFonts w:hint="eastAsia"/>
                <w:szCs w:val="21"/>
              </w:rPr>
              <w:t>银行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36595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BB0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EDFD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15E2A13" w14:textId="77777777" w:rsidR="0004375B" w:rsidRDefault="007027A8" w:rsidP="0013110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2480F51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484E0E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如果兑付银行说明选择</w:t>
            </w:r>
            <w:r>
              <w:rPr>
                <w:rFonts w:hint="eastAsia"/>
                <w:szCs w:val="21"/>
              </w:rPr>
              <w:t>OTHER BANK</w:t>
            </w:r>
            <w:r>
              <w:rPr>
                <w:rFonts w:hint="eastAsia"/>
                <w:szCs w:val="21"/>
              </w:rPr>
              <w:t>，那么此栏位必填，否则不能填写</w:t>
            </w:r>
          </w:p>
        </w:tc>
      </w:tr>
      <w:tr w:rsidR="0004375B" w14:paraId="06F1762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E0453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8DBA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t>兑付</w:t>
            </w:r>
            <w:r>
              <w:rPr>
                <w:rFonts w:hint="eastAsia"/>
                <w:szCs w:val="21"/>
              </w:rPr>
              <w:t>银行名称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FD7CE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6EBE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DBBF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21364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EB778" w14:textId="77777777" w:rsidR="0004375B" w:rsidRDefault="0004375B" w:rsidP="008C47CC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04375B" w14:paraId="54B6663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D6318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F75C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汇票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付款期限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EFB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2D1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2E83B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3C700" w14:textId="77777777" w:rsidR="0004375B" w:rsidRDefault="007027A8" w:rsidP="0013110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FAE1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E844FD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B91E8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97A4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期限类型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3C496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9871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V(40)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9FAE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B06D9" w14:textId="77777777" w:rsidR="0004375B" w:rsidRDefault="007027A8" w:rsidP="0013110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7CA3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</w:t>
            </w:r>
            <w:r w:rsidR="006954EA">
              <w:rPr>
                <w:rFonts w:hint="eastAsia"/>
                <w:szCs w:val="21"/>
              </w:rPr>
              <w:t>【</w:t>
            </w:r>
            <w:r>
              <w:rPr>
                <w:rFonts w:hint="eastAsia"/>
                <w:szCs w:val="21"/>
              </w:rPr>
              <w:t>1.</w:t>
            </w:r>
            <w:r w:rsidR="006542AB"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.</w:t>
            </w:r>
            <w:r w:rsidR="00E8548B">
              <w:rPr>
                <w:rFonts w:hint="eastAsia"/>
                <w:szCs w:val="21"/>
              </w:rPr>
              <w:t>1</w:t>
            </w:r>
            <w:r w:rsidR="00975756">
              <w:rPr>
                <w:rFonts w:hint="eastAsia"/>
                <w:szCs w:val="21"/>
              </w:rPr>
              <w:t>信用证期限类型</w:t>
            </w:r>
            <w:r w:rsidR="006954EA">
              <w:rPr>
                <w:rFonts w:hint="eastAsia"/>
                <w:szCs w:val="21"/>
              </w:rPr>
              <w:t>】</w:t>
            </w:r>
          </w:p>
        </w:tc>
      </w:tr>
      <w:tr w:rsidR="0004375B" w14:paraId="1AAEF71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7775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4FA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1320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8FC27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E343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51557" w14:textId="77777777" w:rsidR="0004375B" w:rsidRDefault="007027A8" w:rsidP="0013110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86C5" w14:textId="77777777" w:rsidR="0004375B" w:rsidRDefault="00B40FC4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1.8.4</w:t>
            </w:r>
            <w:r>
              <w:rPr>
                <w:rFonts w:hint="eastAsia"/>
                <w:szCs w:val="21"/>
              </w:rPr>
              <w:t>天数控制】</w:t>
            </w:r>
          </w:p>
        </w:tc>
      </w:tr>
      <w:tr w:rsidR="0004375B" w14:paraId="569F4C6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986FF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CAF1E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6DA81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9611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E0A6A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26FBC" w14:textId="77777777" w:rsidR="0004375B" w:rsidRDefault="007027A8" w:rsidP="0013110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3000" w14:textId="77777777" w:rsidR="0004375B" w:rsidRDefault="007027A8" w:rsidP="0013110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="00131100">
              <w:rPr>
                <w:rFonts w:hint="eastAsia"/>
                <w:szCs w:val="21"/>
              </w:rPr>
              <w:t>是</w:t>
            </w:r>
            <w:r w:rsidR="00131100">
              <w:rPr>
                <w:rFonts w:hint="eastAsia"/>
                <w:szCs w:val="21"/>
              </w:rPr>
              <w:t xml:space="preserve">, </w:t>
            </w:r>
            <w:r w:rsidR="00131100">
              <w:rPr>
                <w:rFonts w:hint="eastAsia"/>
                <w:szCs w:val="21"/>
              </w:rPr>
              <w:t>否</w:t>
            </w:r>
            <w:r>
              <w:rPr>
                <w:rFonts w:hint="eastAsia"/>
                <w:szCs w:val="21"/>
              </w:rPr>
              <w:t>）。默认为</w:t>
            </w:r>
            <w:r w:rsidR="00131100">
              <w:rPr>
                <w:rFonts w:hint="eastAsia"/>
                <w:szCs w:val="21"/>
              </w:rPr>
              <w:t>否</w:t>
            </w:r>
          </w:p>
        </w:tc>
      </w:tr>
      <w:tr w:rsidR="0004375B" w14:paraId="2BB19CD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24A6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C51F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最迟装</w:t>
            </w:r>
            <w:r>
              <w:rPr>
                <w:rFonts w:hint="eastAsia"/>
                <w:szCs w:val="21"/>
              </w:rPr>
              <w:t>运</w:t>
            </w:r>
            <w:r w:rsidR="000E337D">
              <w:rPr>
                <w:rFonts w:hint="eastAsia"/>
                <w:szCs w:val="21"/>
              </w:rPr>
              <w:t>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14BB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1B2C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17D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737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(:44C)</w:t>
            </w:r>
          </w:p>
          <w:p w14:paraId="6F5F8C80" w14:textId="77777777" w:rsidR="0004375B" w:rsidRDefault="00131100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01A3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日期选择项，大于开证日期，小于有效日期</w:t>
            </w:r>
          </w:p>
        </w:tc>
      </w:tr>
      <w:tr w:rsidR="0004375B" w14:paraId="1FFF4A3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B8B2C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6FC5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装运期限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C4C69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C1CB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V(390)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06F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55EC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  <w:r>
              <w:t>(:44D)</w:t>
            </w:r>
          </w:p>
          <w:p w14:paraId="60421BEF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694A3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如果填写装运期限，那么最迟装船日必须为空。</w:t>
            </w:r>
          </w:p>
          <w:p w14:paraId="3FF11D56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最迟装船日和装运期限不能同时有值</w:t>
            </w:r>
          </w:p>
        </w:tc>
      </w:tr>
      <w:tr w:rsidR="0004375B" w14:paraId="14F9EE8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E7E31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D459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交单</w:t>
            </w:r>
            <w:r w:rsidR="00630514">
              <w:rPr>
                <w:rFonts w:hint="eastAsia"/>
                <w:szCs w:val="21"/>
              </w:rPr>
              <w:t>日</w:t>
            </w:r>
            <w:r>
              <w:rPr>
                <w:szCs w:val="21"/>
              </w:rPr>
              <w:t>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3D2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D3E24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5A24C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038CB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8EE6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如果是报文导入，默认为空，如果是手工发起，那么默认为21</w:t>
            </w:r>
          </w:p>
        </w:tc>
      </w:tr>
      <w:tr w:rsidR="0004375B" w14:paraId="3208C9B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FF314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D17C9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是否分批装运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66BD6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C73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E2DA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8FFC9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97F62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选择项（空，</w:t>
            </w:r>
            <w:r>
              <w:rPr>
                <w:rFonts w:hint="eastAsia"/>
                <w:szCs w:val="21"/>
              </w:rPr>
              <w:t>NOT ALLOWED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04375B" w14:paraId="13904E2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02A4F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D99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是否转运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F34DE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C1FA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674C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AB190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AAECB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选择项（空，</w:t>
            </w:r>
            <w:r>
              <w:rPr>
                <w:rFonts w:hint="eastAsia"/>
                <w:szCs w:val="21"/>
              </w:rPr>
              <w:t>NOT ALLOWED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04375B" w14:paraId="26AEC30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4098A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EA9E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保兑指示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8FAA8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4BCB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V(7)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7E54F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4F013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手工选择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AE3B7" w14:textId="77777777" w:rsidR="0004375B" w:rsidRDefault="008252E9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1.6.6</w:t>
            </w:r>
            <w:r>
              <w:rPr>
                <w:rFonts w:hint="eastAsia"/>
                <w:szCs w:val="21"/>
              </w:rPr>
              <w:t>保兑指示】</w:t>
            </w:r>
          </w:p>
        </w:tc>
      </w:tr>
      <w:tr w:rsidR="0004375B" w14:paraId="1E58D79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C3AA3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22BF2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是否我</w:t>
            </w:r>
            <w:r>
              <w:rPr>
                <w:rFonts w:hint="eastAsia"/>
                <w:szCs w:val="21"/>
              </w:rPr>
              <w:t>行</w:t>
            </w:r>
            <w:r>
              <w:rPr>
                <w:szCs w:val="21"/>
              </w:rPr>
              <w:t>保兑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CCD9C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CCA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14EE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C10F0" w14:textId="77777777" w:rsidR="0004375B" w:rsidRDefault="005421B8" w:rsidP="0013110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A31F" w14:textId="77777777" w:rsidR="0004375B" w:rsidRDefault="005D19B6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1.6.8</w:t>
            </w:r>
            <w:r>
              <w:rPr>
                <w:rFonts w:hint="eastAsia"/>
                <w:szCs w:val="21"/>
              </w:rPr>
              <w:t>是否由我行保兑】</w:t>
            </w:r>
            <w:r w:rsidR="007027A8">
              <w:rPr>
                <w:rFonts w:hint="eastAsia"/>
                <w:szCs w:val="21"/>
              </w:rPr>
              <w:t>保兑指示为</w:t>
            </w:r>
            <w:r w:rsidR="007027A8">
              <w:rPr>
                <w:rFonts w:hint="eastAsia"/>
                <w:szCs w:val="21"/>
              </w:rPr>
              <w:t>CONFIRM</w:t>
            </w:r>
            <w:r w:rsidR="007027A8">
              <w:rPr>
                <w:rFonts w:hint="eastAsia"/>
                <w:szCs w:val="21"/>
              </w:rPr>
              <w:t>或</w:t>
            </w:r>
            <w:r w:rsidR="007027A8">
              <w:rPr>
                <w:rFonts w:hint="eastAsia"/>
                <w:szCs w:val="21"/>
              </w:rPr>
              <w:t>MAY ADD</w:t>
            </w:r>
            <w:r w:rsidR="007027A8">
              <w:rPr>
                <w:rFonts w:hint="eastAsia"/>
                <w:szCs w:val="21"/>
              </w:rPr>
              <w:t>必填，否则不能填写</w:t>
            </w:r>
          </w:p>
        </w:tc>
      </w:tr>
      <w:tr w:rsidR="0004375B" w14:paraId="1B433DB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3BB75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B5E29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F88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61E4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424F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FBFBB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  <w:p w14:paraId="74F4746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231E03" w14:textId="77777777" w:rsidR="0004375B" w:rsidRDefault="007027A8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保兑指示选择</w:t>
            </w:r>
            <w:r>
              <w:rPr>
                <w:rFonts w:hint="eastAsia"/>
                <w:szCs w:val="21"/>
              </w:rPr>
              <w:t>CONFIRM</w: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>MAY ADD</w:t>
            </w:r>
            <w:r>
              <w:rPr>
                <w:rFonts w:hint="eastAsia"/>
                <w:szCs w:val="21"/>
              </w:rPr>
              <w:t>，是否由我行保兑选择</w:t>
            </w:r>
            <w:r>
              <w:rPr>
                <w:rFonts w:hint="eastAsia"/>
                <w:szCs w:val="21"/>
              </w:rPr>
              <w:t>NO</w:t>
            </w:r>
            <w:r>
              <w:rPr>
                <w:rFonts w:hint="eastAsia"/>
                <w:szCs w:val="21"/>
              </w:rPr>
              <w:t>，那么此栏位必填，否则不能填写</w:t>
            </w:r>
          </w:p>
        </w:tc>
      </w:tr>
      <w:tr w:rsidR="0004375B" w14:paraId="49AC21E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938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D00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E4785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AA0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8EFC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2C7EF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CE93A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1DF9917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D477F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CD644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49D6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698A8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B5FF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30E499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A4083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2D7A554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E850F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34979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6633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876D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4F1D8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EEB72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B578B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02A7ED5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5455A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26403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收到转让证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3AA85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18B9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48FBE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B6A4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022E" w14:textId="77777777" w:rsidR="0004375B" w:rsidRDefault="007027A8" w:rsidP="008C47CC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="00131100">
              <w:rPr>
                <w:rFonts w:hint="eastAsia"/>
                <w:szCs w:val="21"/>
              </w:rPr>
              <w:t>是</w:t>
            </w:r>
            <w:r w:rsidR="00131100">
              <w:rPr>
                <w:rFonts w:hint="eastAsia"/>
                <w:szCs w:val="21"/>
              </w:rPr>
              <w:t xml:space="preserve"> ,  </w:t>
            </w:r>
            <w:r w:rsidR="00131100">
              <w:rPr>
                <w:rFonts w:hint="eastAsia"/>
                <w:szCs w:val="21"/>
              </w:rPr>
              <w:t>否</w:t>
            </w:r>
            <w:r>
              <w:rPr>
                <w:rFonts w:hint="eastAsia"/>
                <w:szCs w:val="21"/>
              </w:rPr>
              <w:t>）</w:t>
            </w:r>
          </w:p>
          <w:p w14:paraId="2EB57721" w14:textId="77777777" w:rsidR="0004375B" w:rsidRDefault="007027A8" w:rsidP="0013110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如果业务来源是</w:t>
            </w:r>
            <w:r>
              <w:rPr>
                <w:rFonts w:hint="eastAsia"/>
                <w:szCs w:val="21"/>
              </w:rPr>
              <w:t>720</w:t>
            </w:r>
            <w:r>
              <w:rPr>
                <w:rFonts w:hint="eastAsia"/>
                <w:szCs w:val="21"/>
              </w:rPr>
              <w:t>报文，那么默认为</w:t>
            </w:r>
            <w:r w:rsidR="00131100"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，否则为</w:t>
            </w:r>
            <w:r w:rsidR="00131100">
              <w:rPr>
                <w:rFonts w:hint="eastAsia"/>
                <w:szCs w:val="21"/>
              </w:rPr>
              <w:t>否</w:t>
            </w:r>
          </w:p>
        </w:tc>
      </w:tr>
      <w:tr w:rsidR="0004375B" w14:paraId="626EF8D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970A8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CA8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原开证行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C8FC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59C9D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178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E0ECAE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E4C53A" w14:textId="77777777" w:rsidR="0004375B" w:rsidRDefault="007027A8" w:rsidP="00131100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如果收到转让证为</w:t>
            </w:r>
            <w:r w:rsidR="00131100">
              <w:rPr>
                <w:rFonts w:ascii="宋体" w:hAnsi="宋体" w:hint="eastAsia"/>
              </w:rPr>
              <w:t>是</w:t>
            </w:r>
            <w:r>
              <w:rPr>
                <w:rFonts w:ascii="宋体" w:hAnsi="宋体" w:hint="eastAsia"/>
              </w:rPr>
              <w:t>，此栏位可填，如果是</w:t>
            </w:r>
            <w:r w:rsidR="00131100">
              <w:rPr>
                <w:rFonts w:ascii="宋体" w:hAnsi="宋体" w:hint="eastAsia"/>
              </w:rPr>
              <w:t>否</w:t>
            </w:r>
            <w:r>
              <w:rPr>
                <w:rFonts w:ascii="宋体" w:hAnsi="宋体" w:hint="eastAsia"/>
              </w:rPr>
              <w:t>，此栏位不能填写</w:t>
            </w:r>
          </w:p>
        </w:tc>
      </w:tr>
      <w:tr w:rsidR="0004375B" w14:paraId="79F120C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D47D7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E6FB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原开证行名称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F304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1E3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979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="00131100"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AA996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8A866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6073D09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35653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37482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是否跨境人民币结算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98E9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F4DE1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B9EA8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27EDA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959B9" w14:textId="77777777" w:rsidR="0004375B" w:rsidRDefault="007027A8" w:rsidP="0013110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="00131100"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，</w:t>
            </w:r>
            <w:r w:rsidR="00131100">
              <w:rPr>
                <w:rFonts w:hint="eastAsia"/>
                <w:szCs w:val="21"/>
              </w:rPr>
              <w:t>否</w:t>
            </w:r>
            <w:r>
              <w:rPr>
                <w:rFonts w:hint="eastAsia"/>
                <w:szCs w:val="21"/>
              </w:rPr>
              <w:t>）默认为</w:t>
            </w:r>
            <w:r w:rsidR="00131100">
              <w:rPr>
                <w:rFonts w:hint="eastAsia"/>
                <w:szCs w:val="21"/>
              </w:rPr>
              <w:t>否</w:t>
            </w:r>
            <w:r>
              <w:rPr>
                <w:rFonts w:hint="eastAsia"/>
                <w:szCs w:val="21"/>
              </w:rPr>
              <w:t>。只有信用证币种为人民币时才可以选择</w:t>
            </w:r>
            <w:r w:rsidR="00131100">
              <w:rPr>
                <w:rFonts w:hint="eastAsia"/>
                <w:szCs w:val="21"/>
              </w:rPr>
              <w:t>是</w:t>
            </w:r>
          </w:p>
        </w:tc>
      </w:tr>
      <w:tr w:rsidR="0004375B" w14:paraId="3950DD4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62E82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3228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境内外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0145F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A4201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CA6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B8112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  <w:r w:rsidR="007027A8"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7D76" w14:textId="77777777" w:rsidR="0004375B" w:rsidRDefault="007027A8" w:rsidP="00131100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：境外</w:t>
            </w:r>
            <w:r w:rsidR="00131100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：境内）</w:t>
            </w:r>
          </w:p>
        </w:tc>
      </w:tr>
      <w:tr w:rsidR="0004375B" w14:paraId="2C05DA5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4C1BB" w14:textId="77777777" w:rsidR="0004375B" w:rsidRDefault="0004375B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08D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4D4C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CAB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4C1C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5C8D5" w14:textId="77777777" w:rsidR="0004375B" w:rsidRDefault="00131100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6541E" w14:textId="77777777" w:rsidR="0004375B" w:rsidRDefault="0004375B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7517EE" w14:paraId="6D7898A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61478" w14:textId="77777777" w:rsidR="007517EE" w:rsidRDefault="007517EE" w:rsidP="008C47CC">
            <w:pPr>
              <w:numPr>
                <w:ilvl w:val="0"/>
                <w:numId w:val="1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C29C4" w14:textId="77777777" w:rsidR="007517EE" w:rsidRDefault="007517EE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B2CE1" w14:textId="77777777" w:rsidR="007517EE" w:rsidRDefault="007517EE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58410" w14:textId="77777777" w:rsidR="007517EE" w:rsidRDefault="007517EE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28DC" w14:textId="77777777" w:rsidR="007517EE" w:rsidRDefault="007517EE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471F7" w14:textId="77777777" w:rsidR="007517EE" w:rsidRDefault="007517EE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4D5BE" w14:textId="77777777" w:rsidR="007517EE" w:rsidRDefault="007517EE" w:rsidP="008C47CC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</w:tbl>
    <w:p w14:paraId="468585E7" w14:textId="77777777" w:rsidR="0004375B" w:rsidRDefault="0004375B"/>
    <w:p w14:paraId="0B6EC829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34018D2F" w14:textId="77777777" w:rsidR="0004375B" w:rsidRDefault="007027A8">
      <w:pPr>
        <w:pStyle w:val="5"/>
      </w:pPr>
      <w:r>
        <w:rPr>
          <w:rFonts w:hint="eastAsia"/>
        </w:rPr>
        <w:t>交易控制左树说明</w:t>
      </w:r>
    </w:p>
    <w:p w14:paraId="3A921812" w14:textId="77777777" w:rsidR="0004375B" w:rsidRDefault="007027A8">
      <w:pPr>
        <w:spacing w:line="360" w:lineRule="auto"/>
      </w:pPr>
      <w:r>
        <w:rPr>
          <w:rFonts w:hint="eastAsia"/>
        </w:rPr>
        <w:t>已办理信用证通知，且该信用证未闭卷。</w:t>
      </w:r>
    </w:p>
    <w:p w14:paraId="11B235C5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7CC58820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4104315B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58E6421B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1482DBAE" w14:textId="77777777" w:rsidR="0004375B" w:rsidRDefault="007027A8">
      <w:r>
        <w:rPr>
          <w:rFonts w:hint="eastAsia"/>
        </w:rPr>
        <w:t>如果修改申请方是客户，</w:t>
      </w:r>
      <w:r w:rsidR="004E6812">
        <w:rPr>
          <w:rFonts w:hint="eastAsia"/>
        </w:rPr>
        <w:t>且是国际证，则打印</w:t>
      </w:r>
      <w:r>
        <w:rPr>
          <w:rFonts w:hint="eastAsia"/>
        </w:rPr>
        <w:t>信用证修改通知面函。</w:t>
      </w:r>
    </w:p>
    <w:p w14:paraId="7B325BD4" w14:textId="77777777" w:rsidR="004E6812" w:rsidRDefault="004E6812">
      <w:r>
        <w:rPr>
          <w:rFonts w:hint="eastAsia"/>
        </w:rPr>
        <w:t>如果修改申请方是客户，且是国内证，则打印附件中的《国内证修改通知书》</w:t>
      </w:r>
    </w:p>
    <w:p w14:paraId="55F9C801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6A7AAF18" w14:textId="77777777" w:rsidR="0004375B" w:rsidRDefault="007027A8">
      <w:pPr>
        <w:rPr>
          <w:b/>
        </w:rPr>
      </w:pPr>
      <w:r>
        <w:rPr>
          <w:rFonts w:hint="eastAsia"/>
          <w:b/>
        </w:rPr>
        <w:t>报文控制：</w:t>
      </w:r>
    </w:p>
    <w:p w14:paraId="7F9C18A9" w14:textId="77777777" w:rsidR="0004375B" w:rsidRDefault="007027A8">
      <w:r>
        <w:rPr>
          <w:rFonts w:hint="eastAsia"/>
        </w:rPr>
        <w:tab/>
      </w:r>
      <w:r>
        <w:rPr>
          <w:rFonts w:hint="eastAsia"/>
        </w:rPr>
        <w:t>如果通知类型是我行通知信用证，那么默认发</w:t>
      </w:r>
      <w:r>
        <w:rPr>
          <w:rFonts w:hint="eastAsia"/>
        </w:rPr>
        <w:t>730</w:t>
      </w:r>
      <w:r>
        <w:rPr>
          <w:rFonts w:hint="eastAsia"/>
        </w:rPr>
        <w:t>确认电。</w:t>
      </w:r>
    </w:p>
    <w:p w14:paraId="226B0FA5" w14:textId="77777777" w:rsidR="0004375B" w:rsidRDefault="007027A8">
      <w:pPr>
        <w:rPr>
          <w:b/>
          <w:szCs w:val="21"/>
        </w:rPr>
      </w:pPr>
      <w:r>
        <w:rPr>
          <w:rFonts w:hint="eastAsia"/>
          <w:b/>
          <w:szCs w:val="21"/>
        </w:rPr>
        <w:t>报文映射：</w:t>
      </w:r>
    </w:p>
    <w:p w14:paraId="0043F759" w14:textId="77777777" w:rsidR="0004375B" w:rsidRDefault="007027A8">
      <w:r>
        <w:rPr>
          <w:rFonts w:hint="eastAsia"/>
        </w:rPr>
        <w:t>MT730</w:t>
      </w:r>
      <w:r>
        <w:rPr>
          <w:rFonts w:hint="eastAsia"/>
        </w:rPr>
        <w:t>映射关系如下：</w:t>
      </w:r>
    </w:p>
    <w:p w14:paraId="4A74D2F8" w14:textId="77777777" w:rsidR="0004375B" w:rsidRDefault="007027A8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7ECE526D" w14:textId="77777777" w:rsidR="0004375B" w:rsidRDefault="007027A8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开证行</w:t>
      </w:r>
      <w:r>
        <w:rPr>
          <w:rFonts w:hint="eastAsia"/>
          <w:szCs w:val="21"/>
        </w:rPr>
        <w:t xml:space="preserve">SWIFT CODE </w:t>
      </w:r>
    </w:p>
    <w:p w14:paraId="4C3D221F" w14:textId="77777777" w:rsidR="0004375B" w:rsidRDefault="007027A8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信用证通知号</w:t>
      </w:r>
    </w:p>
    <w:p w14:paraId="6052E949" w14:textId="77777777" w:rsidR="0004375B" w:rsidRDefault="007027A8">
      <w:pPr>
        <w:ind w:leftChars="100" w:left="210"/>
      </w:pPr>
      <w:r>
        <w:rPr>
          <w:rFonts w:hint="eastAsia"/>
        </w:rPr>
        <w:t xml:space="preserve">21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67CC702E" w14:textId="77777777" w:rsidR="0004375B" w:rsidRDefault="007027A8">
      <w:pPr>
        <w:ind w:leftChars="100" w:left="210"/>
      </w:pPr>
      <w:r>
        <w:rPr>
          <w:rFonts w:hint="eastAsia"/>
        </w:rPr>
        <w:t xml:space="preserve">30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  <w:szCs w:val="21"/>
        </w:rPr>
        <w:t>MT707</w:t>
      </w:r>
      <w:r>
        <w:rPr>
          <w:rFonts w:hint="eastAsia"/>
          <w:szCs w:val="21"/>
        </w:rPr>
        <w:t>通知日期</w:t>
      </w:r>
    </w:p>
    <w:p w14:paraId="28F88CAC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623974E7" w14:textId="77777777" w:rsidR="0004375B" w:rsidRDefault="007027A8" w:rsidP="00582A38">
      <w:pPr>
        <w:ind w:firstLine="420"/>
      </w:pPr>
      <w:r>
        <w:rPr>
          <w:rFonts w:hint="eastAsia"/>
        </w:rPr>
        <w:t>无</w:t>
      </w:r>
    </w:p>
    <w:p w14:paraId="5146BAA0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21727DDE" w14:textId="77777777" w:rsidR="0004375B" w:rsidRDefault="007027A8">
      <w:r>
        <w:rPr>
          <w:rFonts w:hint="eastAsia"/>
        </w:rPr>
        <w:tab/>
      </w:r>
      <w:r>
        <w:rPr>
          <w:rFonts w:hint="eastAsia"/>
        </w:rPr>
        <w:t>信用证通知修改费</w:t>
      </w:r>
      <w:r w:rsidR="00464EF0">
        <w:rPr>
          <w:rFonts w:hint="eastAsia"/>
        </w:rPr>
        <w:t>见【收费标准</w:t>
      </w:r>
      <w:r w:rsidR="00464EF0">
        <w:rPr>
          <w:rFonts w:hint="eastAsia"/>
        </w:rPr>
        <w:t>1.7.1</w:t>
      </w:r>
      <w:r w:rsidR="00464EF0">
        <w:rPr>
          <w:rFonts w:hint="eastAsia"/>
        </w:rPr>
        <w:t>手续费】</w:t>
      </w:r>
      <w:r>
        <w:rPr>
          <w:rFonts w:hint="eastAsia"/>
        </w:rPr>
        <w:t>；</w:t>
      </w:r>
    </w:p>
    <w:p w14:paraId="40537D26" w14:textId="77777777" w:rsidR="0004375B" w:rsidRDefault="007027A8">
      <w:pPr>
        <w:ind w:firstLine="420"/>
      </w:pPr>
      <w:r>
        <w:rPr>
          <w:rFonts w:hint="eastAsia"/>
        </w:rPr>
        <w:t>电报费</w:t>
      </w:r>
      <w:r w:rsidR="00A630DD">
        <w:rPr>
          <w:rFonts w:hint="eastAsia"/>
        </w:rPr>
        <w:t>，见【收费标准</w:t>
      </w:r>
      <w:r w:rsidR="00A630DD">
        <w:rPr>
          <w:rFonts w:hint="eastAsia"/>
        </w:rPr>
        <w:t>1.7.2</w:t>
      </w:r>
      <w:r w:rsidR="00A630DD">
        <w:rPr>
          <w:rFonts w:hint="eastAsia"/>
        </w:rPr>
        <w:t>电报费】</w:t>
      </w:r>
      <w:r>
        <w:rPr>
          <w:rFonts w:hint="eastAsia"/>
        </w:rPr>
        <w:t>。</w:t>
      </w:r>
    </w:p>
    <w:p w14:paraId="5DF4E9ED" w14:textId="77777777" w:rsidR="0004375B" w:rsidRDefault="007027A8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所有费用默认后收，外</w:t>
      </w:r>
      <w:r w:rsidR="00A630DD">
        <w:rPr>
          <w:rFonts w:hint="eastAsia"/>
        </w:rPr>
        <w:t>收</w:t>
      </w:r>
      <w:r>
        <w:rPr>
          <w:rFonts w:hint="eastAsia"/>
        </w:rPr>
        <w:t>。</w:t>
      </w:r>
    </w:p>
    <w:p w14:paraId="17BF221C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1A8C4D10" w14:textId="77777777" w:rsidR="00EC5F2C" w:rsidRPr="00EC5F2C" w:rsidRDefault="00EC5F2C" w:rsidP="00EC5F2C">
      <w:pPr>
        <w:ind w:left="420"/>
      </w:pPr>
      <w:r>
        <w:rPr>
          <w:rFonts w:hint="eastAsia"/>
        </w:rPr>
        <w:t>无。</w:t>
      </w:r>
    </w:p>
    <w:p w14:paraId="13751DD5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0F061EA4" w14:textId="77777777" w:rsidR="00F03D42" w:rsidRDefault="007027A8" w:rsidP="00F03D42">
      <w:pPr>
        <w:ind w:firstLine="420"/>
      </w:pPr>
      <w:r>
        <w:rPr>
          <w:rFonts w:hint="eastAsia"/>
        </w:rPr>
        <w:t>无</w:t>
      </w:r>
      <w:r w:rsidR="00F03D42">
        <w:rPr>
          <w:rFonts w:hint="eastAsia"/>
        </w:rPr>
        <w:t>。</w:t>
      </w:r>
    </w:p>
    <w:p w14:paraId="78D23E22" w14:textId="77777777" w:rsidR="0004375B" w:rsidRDefault="007027A8">
      <w:pPr>
        <w:pStyle w:val="3"/>
      </w:pPr>
      <w:bookmarkStart w:id="137" w:name="_Toc403122930"/>
      <w:r>
        <w:rPr>
          <w:rFonts w:hint="eastAsia"/>
        </w:rPr>
        <w:t>信用证通知修改确认</w:t>
      </w:r>
      <w:bookmarkEnd w:id="137"/>
    </w:p>
    <w:p w14:paraId="34A6A646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78459215" w14:textId="77777777" w:rsidR="0004375B" w:rsidRDefault="007027A8">
      <w:pPr>
        <w:ind w:firstLineChars="202" w:firstLine="424"/>
      </w:pPr>
      <w:r>
        <w:rPr>
          <w:rFonts w:hint="eastAsia"/>
        </w:rPr>
        <w:t>客户收到修改通知后，必须告知我行是否接受或拒绝开证行开来的信用证修改通知，如果接受修改，在系统中做登记处理；如果拒绝，数据将恢复到未修改前状态。</w:t>
      </w:r>
    </w:p>
    <w:p w14:paraId="20023AD9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10985D31" w14:textId="77777777" w:rsidR="0004375B" w:rsidRDefault="007027A8">
      <w:pPr>
        <w:ind w:firstLine="420"/>
      </w:pPr>
      <w:r>
        <w:rPr>
          <w:rFonts w:hint="eastAsia"/>
        </w:rPr>
        <w:t>本交易由具有修改拒绝经办权限的柜员发起操作。</w:t>
      </w:r>
    </w:p>
    <w:p w14:paraId="403BE9C8" w14:textId="77777777" w:rsidR="0004375B" w:rsidRDefault="007027A8">
      <w:pPr>
        <w:ind w:firstLine="420"/>
      </w:pPr>
      <w:r>
        <w:rPr>
          <w:rFonts w:hint="eastAsia"/>
        </w:rPr>
        <w:t>系统支持手工发起。</w:t>
      </w:r>
    </w:p>
    <w:p w14:paraId="55847459" w14:textId="77777777" w:rsidR="000D175E" w:rsidRDefault="000D175E" w:rsidP="000D175E">
      <w:pPr>
        <w:pStyle w:val="4"/>
      </w:pPr>
      <w:r>
        <w:rPr>
          <w:rFonts w:hint="eastAsia"/>
        </w:rPr>
        <w:t>界面布局与菜单按钮</w:t>
      </w:r>
    </w:p>
    <w:p w14:paraId="55705A3D" w14:textId="77777777" w:rsidR="00F03D42" w:rsidRDefault="00F03D42" w:rsidP="00F03D42">
      <w:pPr>
        <w:pStyle w:val="5"/>
      </w:pPr>
      <w:r>
        <w:rPr>
          <w:rFonts w:hint="eastAsia"/>
        </w:rPr>
        <w:t>基本信息、费用管理和按钮</w:t>
      </w:r>
    </w:p>
    <w:p w14:paraId="5242C32E" w14:textId="77777777" w:rsidR="000D175E" w:rsidRDefault="000D175E" w:rsidP="00F03D42">
      <w:pPr>
        <w:ind w:leftChars="-338" w:left="-2" w:hangingChars="337" w:hanging="708"/>
      </w:pPr>
    </w:p>
    <w:p w14:paraId="6646A090" w14:textId="77777777" w:rsidR="0059536E" w:rsidRDefault="000F4C38" w:rsidP="00F03D42">
      <w:pPr>
        <w:ind w:leftChars="-338" w:left="-2" w:hangingChars="337" w:hanging="708"/>
      </w:pPr>
      <w:r>
        <w:pict w14:anchorId="4DCB272B">
          <v:shape id="_x0000_i1030" type="#_x0000_t75" style="width:458.25pt;height:691.5pt">
            <v:imagedata r:id="rId18" o:title="基本信息"/>
          </v:shape>
        </w:pict>
      </w:r>
    </w:p>
    <w:p w14:paraId="3E8AA0E2" w14:textId="77777777" w:rsidR="00F03D42" w:rsidRDefault="00F03D42" w:rsidP="00F03D42">
      <w:pPr>
        <w:ind w:firstLineChars="202" w:firstLine="424"/>
      </w:pPr>
      <w:r>
        <w:rPr>
          <w:rFonts w:hint="eastAsia"/>
        </w:rPr>
        <w:t>备注：</w:t>
      </w:r>
    </w:p>
    <w:p w14:paraId="674ADF82" w14:textId="77777777" w:rsidR="00F03D42" w:rsidRPr="00FF3800" w:rsidRDefault="00F03D42" w:rsidP="00F03D42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3E6D5D29" w14:textId="77777777" w:rsidR="00F03D42" w:rsidRDefault="00F03D42" w:rsidP="00F03D42">
      <w:pPr>
        <w:pStyle w:val="5"/>
      </w:pPr>
      <w:r>
        <w:rPr>
          <w:rFonts w:hint="eastAsia"/>
        </w:rPr>
        <w:t>报文</w:t>
      </w:r>
    </w:p>
    <w:p w14:paraId="049BCD0F" w14:textId="77777777" w:rsidR="00F03D42" w:rsidRPr="00F03D42" w:rsidRDefault="000F4C38" w:rsidP="00F03D42">
      <w:pPr>
        <w:ind w:leftChars="-675" w:left="-3" w:hangingChars="674" w:hanging="1415"/>
      </w:pPr>
      <w:r>
        <w:pict w14:anchorId="05AA7723">
          <v:shape id="_x0000_i1031" type="#_x0000_t75" style="width:534pt;height:233.25pt;mso-position-vertical:absolute">
            <v:imagedata r:id="rId19" o:title="MT799报文"/>
          </v:shape>
        </w:pict>
      </w:r>
    </w:p>
    <w:p w14:paraId="68165FC9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04375B" w14:paraId="2A11DFF7" w14:textId="77777777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3D6589B9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7B6140AA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5CFABE61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</w:tcPr>
          <w:p w14:paraId="1A667C90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68C55450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75405D25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41425DB6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3C7E46C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9E033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AB35B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F980E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91D71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B2F0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C5A2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2D5BB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78834B8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B341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2AD9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是否接受修改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A3FB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A27DD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83CD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24817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4613D" w14:textId="77777777" w:rsidR="0004375B" w:rsidRDefault="007027A8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选择项（接受、拒绝）</w:t>
            </w:r>
          </w:p>
        </w:tc>
      </w:tr>
      <w:tr w:rsidR="0004375B" w14:paraId="78A4E0D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68417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49C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拒绝原因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97F4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4D02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A68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84BF" w14:textId="77777777" w:rsidR="0004375B" w:rsidRDefault="007027A8" w:rsidP="008C47CC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78F64" w14:textId="77777777" w:rsidR="0004375B" w:rsidRDefault="007027A8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是否接受修改选择“拒绝“时必填，否则不可填</w:t>
            </w:r>
          </w:p>
        </w:tc>
      </w:tr>
      <w:tr w:rsidR="0004375B" w14:paraId="0531B8E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29F6D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AF43C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通知类型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8814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38430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FCA8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37CFE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EC72" w14:textId="77777777" w:rsidR="00B40FC4" w:rsidRDefault="00B40FC4" w:rsidP="00707E57">
            <w:pPr>
              <w:ind w:leftChars="-44" w:left="-92" w:firstLine="1"/>
              <w:rPr>
                <w:szCs w:val="21"/>
              </w:rPr>
            </w:pPr>
          </w:p>
        </w:tc>
      </w:tr>
      <w:tr w:rsidR="00DF26E0" w14:paraId="556AAF8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ED6BF" w14:textId="77777777" w:rsidR="00DF26E0" w:rsidRDefault="00DF26E0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14803" w14:textId="77777777" w:rsidR="00DF26E0" w:rsidRDefault="00DF26E0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color w:val="FF0000"/>
              </w:rPr>
              <w:t>国际</w:t>
            </w:r>
            <w:r w:rsidRPr="0089213B">
              <w:rPr>
                <w:rFonts w:hint="eastAsia"/>
                <w:color w:val="FF0000"/>
              </w:rPr>
              <w:t>/</w:t>
            </w:r>
            <w:r w:rsidRPr="0089213B">
              <w:rPr>
                <w:rFonts w:hint="eastAsia"/>
                <w:color w:val="FF0000"/>
              </w:rPr>
              <w:t>国内</w:t>
            </w:r>
            <w:r>
              <w:rPr>
                <w:rFonts w:hint="eastAsia"/>
                <w:color w:val="FF0000"/>
              </w:rPr>
              <w:t>信用证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460C6" w14:textId="77777777" w:rsidR="00DF26E0" w:rsidRDefault="00DF26E0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62EC" w14:textId="77777777" w:rsidR="00DF26E0" w:rsidRDefault="00DF26E0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CD28" w14:textId="77777777" w:rsidR="00DF26E0" w:rsidRDefault="00DF26E0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72DB4" w14:textId="77777777" w:rsidR="00DF26E0" w:rsidRDefault="00DF26E0" w:rsidP="008C47CC">
            <w:pPr>
              <w:ind w:leftChars="-37" w:left="-78" w:right="210" w:firstLine="1"/>
              <w:jc w:val="left"/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138BF" w14:textId="77777777" w:rsidR="00DF26E0" w:rsidRDefault="00DF26E0" w:rsidP="00707E57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4606308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BE9F0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A8E1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修改申请方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72B3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2A4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92D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988DC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4275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6C43F80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FD94B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0BEF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682B3" w14:textId="77777777" w:rsidR="0004375B" w:rsidRDefault="007027A8" w:rsidP="008C47CC">
            <w:pPr>
              <w:ind w:leftChars="-59" w:left="-124" w:right="4" w:firstLine="1"/>
              <w:jc w:val="left"/>
              <w:rPr>
                <w:rFonts w:ascii="宋体" w:hAnsi="宋体"/>
              </w:rPr>
            </w:pPr>
            <w:r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0F3A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12E3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6727C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2C09C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2BCFF9A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F6989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4E6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来报修改次数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D015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92F5C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AC49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40150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1F99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588219B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E0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D02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实际修改次数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FA24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1D23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A600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28A24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5740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2112261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1C87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54E09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跟单信用证形式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F74F5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8BA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V(24)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79B4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C829B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B344C" w14:textId="77777777" w:rsidR="001E6649" w:rsidRDefault="001E6649" w:rsidP="00200101">
            <w:pPr>
              <w:rPr>
                <w:rFonts w:ascii="宋体" w:hAnsi="宋体"/>
              </w:rPr>
            </w:pPr>
          </w:p>
        </w:tc>
      </w:tr>
      <w:tr w:rsidR="0004375B" w14:paraId="7B257D5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C426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5C64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开证行</w:t>
            </w:r>
            <w:r>
              <w:rPr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E276A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0B77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394AB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8B460D" w14:textId="77777777" w:rsidR="0004375B" w:rsidRDefault="005421B8" w:rsidP="00200101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B4A12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6327FC1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7371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A6E1E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1DD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76EC8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1CDAB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CBD8E3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460C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2C78C5C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E23D8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1DF2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受益人代码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9974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6C8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F46C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D8E9F5D" w14:textId="77777777" w:rsidR="0004375B" w:rsidRDefault="005421B8" w:rsidP="00200101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7B3E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5640D77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91FD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84BB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C4FB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B02D7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AE6C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8478B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D5EF5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7C1B95F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5B609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42A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开证申请人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AA9C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112F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13A0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B6C56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82B22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6E17CEE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5CE45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124B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开证人国家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5B04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9208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FCB1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FE20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D3B7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2781C31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928F8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57CA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MT707</w:t>
            </w:r>
            <w:r>
              <w:rPr>
                <w:rFonts w:hint="eastAsia"/>
                <w:szCs w:val="21"/>
              </w:rPr>
              <w:t>通知日期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BBBE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37CD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DATE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8C5E8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D168B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6B45B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0604018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9CB3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94EFB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MT707</w:t>
            </w:r>
            <w:r>
              <w:rPr>
                <w:rFonts w:hint="eastAsia"/>
                <w:szCs w:val="21"/>
              </w:rPr>
              <w:t>开立日期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79F65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A9F9C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DATE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A0D2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8213B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FC2E1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5231837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BCFC4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7AB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效期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71A5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9314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DATE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C578E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7D501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348ED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681E393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D3E20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53FEB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到期地点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20298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A747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944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F5796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006B6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6388DD8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5457F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80F8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86138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67D81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9A7BC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4CA64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11CE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7584564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69D9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9849F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1B9E1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4B8B7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F255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9354D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EC6FA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6F40617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2253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7D032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金额修改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B0CB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3C0BD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600F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F78DE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A986" w14:textId="77777777" w:rsidR="0004375B" w:rsidRDefault="0004375B" w:rsidP="00707E5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03B3797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78EF0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340F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增减币种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00AEA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F7BE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8FBB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3DCF7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0B603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644DA5C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7A51F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6566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增减金额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D737A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E2C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0469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FBA5D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D302A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245F336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EB511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50FD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修改后币种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E5E16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C52C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1500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CFF2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419E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3ABF930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41FA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3C9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修改后金额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03EF3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B38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798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5E369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3107" w14:textId="77777777" w:rsidR="0004375B" w:rsidRDefault="0004375B" w:rsidP="00707E5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0DD39A0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7C024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31C7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6DC1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62B4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83E1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270F0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81B3" w14:textId="77777777" w:rsidR="0004375B" w:rsidRDefault="0004375B" w:rsidP="00200101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7AF7AD5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9BF64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0A90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208BC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5E6A5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E135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8004A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FE603" w14:textId="77777777" w:rsidR="0004375B" w:rsidRDefault="0004375B" w:rsidP="00200101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7BE4EA3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2FCC4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AA5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FB6B6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12097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E46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4EE1A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1567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5436DA3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A47C1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F6FAE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最大开证金额表示方法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C6BBC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DD926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0561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31DD9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ECD8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283800A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EF960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1BFF3" w14:textId="77777777" w:rsidR="0004375B" w:rsidRDefault="007027A8" w:rsidP="008C47CC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DB294" w14:textId="77777777" w:rsidR="0004375B" w:rsidRDefault="0004375B" w:rsidP="008C47CC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8C7C9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  <w:r>
              <w:rPr>
                <w:rFonts w:ascii="宋体" w:hAnsi="宋体" w:hint="eastAsia"/>
              </w:rPr>
              <w:t>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32C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9BE15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DF189" w14:textId="77777777" w:rsidR="0004375B" w:rsidRDefault="0004375B">
            <w:pPr>
              <w:rPr>
                <w:szCs w:val="21"/>
              </w:rPr>
            </w:pPr>
          </w:p>
        </w:tc>
      </w:tr>
      <w:tr w:rsidR="0004375B" w14:paraId="208233B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E692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C103" w14:textId="77777777" w:rsidR="0004375B" w:rsidRDefault="007027A8" w:rsidP="008C47CC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附加款项说明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4583" w14:textId="77777777" w:rsidR="0004375B" w:rsidRDefault="0004375B" w:rsidP="008C47CC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9FFB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67E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CFAC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D8E8A" w14:textId="77777777" w:rsidR="0004375B" w:rsidRDefault="0004375B">
            <w:pPr>
              <w:rPr>
                <w:szCs w:val="21"/>
              </w:rPr>
            </w:pPr>
          </w:p>
        </w:tc>
      </w:tr>
      <w:tr w:rsidR="0004375B" w14:paraId="54F7078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645A0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DEAC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03444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EEF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5B6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0F25A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5D89" w14:textId="77777777" w:rsidR="008254A4" w:rsidRDefault="008254A4" w:rsidP="00707E57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1724675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930DF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988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兑付</w:t>
            </w:r>
            <w:r>
              <w:rPr>
                <w:szCs w:val="21"/>
              </w:rPr>
              <w:t>银行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C51C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9235F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A74A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48911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1A15" w14:textId="77777777" w:rsidR="008254A4" w:rsidRDefault="008254A4" w:rsidP="00707E5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4414FBD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CBB9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64D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t>兑付</w:t>
            </w:r>
            <w:r>
              <w:rPr>
                <w:rFonts w:hint="eastAsia"/>
                <w:szCs w:val="21"/>
              </w:rPr>
              <w:t>银行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2E792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A6DA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FD8BA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5FA481D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5DAD53C7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73F1ED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6D46269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6DA1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DAE9B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t>兑付</w:t>
            </w:r>
            <w:r>
              <w:rPr>
                <w:rFonts w:hint="eastAsia"/>
                <w:szCs w:val="21"/>
              </w:rPr>
              <w:t>银行名称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02030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FADE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F2FF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EECCB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F0316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12E5E49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2CF76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B7A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汇票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付款期限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BA76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238E4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D633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2F28A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F8AA0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0C6E6F9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EF469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3102C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期限类型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0526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50B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V(40)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76C6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599AE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59D3F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5EBA493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C2823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C7B3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0B9A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F74D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4965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98EDF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AB90F" w14:textId="77777777" w:rsidR="0004375B" w:rsidRDefault="0004375B" w:rsidP="00707E5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685166B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6C75A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A8669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4542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4CA06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701E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FC2F8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780B5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7A4647F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E2E7C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A00C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最迟装</w:t>
            </w:r>
            <w:r>
              <w:rPr>
                <w:rFonts w:hint="eastAsia"/>
                <w:szCs w:val="21"/>
              </w:rPr>
              <w:t>运</w:t>
            </w:r>
            <w:r>
              <w:rPr>
                <w:szCs w:val="21"/>
              </w:rPr>
              <w:t>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C687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0BAC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DATE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4A4D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E412B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D641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0AF291F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3AC17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DD4C8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装运期限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8E22F" w14:textId="77777777" w:rsidR="0004375B" w:rsidRDefault="0004375B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03A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V(390)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A4088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83B7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C2F2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4DCEEE7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742BF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856D4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交单期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7DAC2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12D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00EE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7DE32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42C28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57EA2E0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E652E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C606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是否分批装运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BA004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6ADAC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4879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60B25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6554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77653A7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3BE0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9D3D9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是否允许转运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0ECA5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3545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7D57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4143D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26E1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0979E23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1A275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21C4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保兑指示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384FF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E83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V(7)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6DEBF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C31E2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2858B" w14:textId="77777777" w:rsidR="00E97051" w:rsidRDefault="00E97051" w:rsidP="00707E5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0392918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72A39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9DED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是否由我</w:t>
            </w:r>
            <w:r>
              <w:rPr>
                <w:rFonts w:hint="eastAsia"/>
                <w:szCs w:val="21"/>
              </w:rPr>
              <w:t>行</w:t>
            </w:r>
            <w:r>
              <w:rPr>
                <w:szCs w:val="21"/>
              </w:rPr>
              <w:t>保兑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68967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21B73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3B4E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F4573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83694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382293D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59FA4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A27E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8994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D685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90E9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80FAFC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722990CD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A500F5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3AE6546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E7AF8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4A17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57ED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51DC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5214E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B9363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225F0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44D11AB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01888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9E696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FBF6A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F24D2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45890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1E68912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74253BA5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E2D6A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092ABEA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BBFB2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CCE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1BCF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A1DEC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E5AA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97935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BC6EA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41A4BE6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FBBC5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33E8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收到转让证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258DE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833DC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586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DA329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92386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62ECACA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9060D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A070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原开证行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B6285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41C8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BA213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6575A9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735FCE86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D82EDE1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386C0DD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93DD1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55403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原开证行名称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4F62C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BD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E167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0F507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4C165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1F3D8A7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BDC41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79B5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是否跨境人民币结算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1BA0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7A12A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EB282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2EE6F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DD8F" w14:textId="77777777" w:rsidR="0004375B" w:rsidRDefault="0004375B">
            <w:pPr>
              <w:ind w:leftChars="-44" w:left="-92" w:firstLine="1"/>
              <w:rPr>
                <w:szCs w:val="21"/>
              </w:rPr>
            </w:pPr>
          </w:p>
        </w:tc>
      </w:tr>
      <w:tr w:rsidR="0004375B" w14:paraId="53AEBC5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6F1EC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B9EAA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境内外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28E83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21E9E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63DE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D3F00" w14:textId="77777777" w:rsidR="0004375B" w:rsidRDefault="005421B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A684" w14:textId="77777777" w:rsidR="0004375B" w:rsidRDefault="0004375B" w:rsidP="00716AAA">
            <w:pPr>
              <w:rPr>
                <w:rFonts w:ascii="宋体" w:hAnsi="宋体"/>
              </w:rPr>
            </w:pPr>
          </w:p>
        </w:tc>
      </w:tr>
      <w:tr w:rsidR="0004375B" w14:paraId="4054BC1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B4943" w14:textId="77777777" w:rsidR="0004375B" w:rsidRDefault="0004375B" w:rsidP="008C47CC">
            <w:pPr>
              <w:numPr>
                <w:ilvl w:val="0"/>
                <w:numId w:val="14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68761" w14:textId="77777777" w:rsidR="0004375B" w:rsidRDefault="007027A8" w:rsidP="008C47C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44769" w14:textId="77777777" w:rsidR="0004375B" w:rsidRDefault="0004375B" w:rsidP="008C47CC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89AB" w14:textId="77777777" w:rsidR="0004375B" w:rsidRDefault="007027A8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24F24" w14:textId="77777777" w:rsidR="0004375B" w:rsidRDefault="007027A8" w:rsidP="008C47CC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3192F" w14:textId="77777777" w:rsidR="0004375B" w:rsidRDefault="0004375B" w:rsidP="008C47CC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9D247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</w:tbl>
    <w:p w14:paraId="0DC0B771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354A31E8" w14:textId="77777777" w:rsidR="0004375B" w:rsidRDefault="007027A8">
      <w:pPr>
        <w:pStyle w:val="5"/>
      </w:pPr>
      <w:r>
        <w:rPr>
          <w:rFonts w:hint="eastAsia"/>
        </w:rPr>
        <w:t>交易控制左树说明</w:t>
      </w:r>
    </w:p>
    <w:p w14:paraId="7A697289" w14:textId="77777777" w:rsidR="0004375B" w:rsidRDefault="007027A8">
      <w:pPr>
        <w:spacing w:line="360" w:lineRule="auto"/>
      </w:pPr>
      <w:r>
        <w:rPr>
          <w:rFonts w:hint="eastAsia"/>
        </w:rPr>
        <w:t>已办理信用证通知，且该信用证发生修改（如果发生多次修改，只能选择最近修改，从后向前进行逐笔拒绝），未被拒绝</w:t>
      </w:r>
      <w:r w:rsidR="0069311B">
        <w:rPr>
          <w:rFonts w:hint="eastAsia"/>
        </w:rPr>
        <w:t>情况下，必须要做修改确认交易</w:t>
      </w:r>
      <w:r>
        <w:rPr>
          <w:rFonts w:hint="eastAsia"/>
        </w:rPr>
        <w:t>。</w:t>
      </w:r>
    </w:p>
    <w:p w14:paraId="3A5BE922" w14:textId="77777777" w:rsidR="0004375B" w:rsidRDefault="007027A8">
      <w:pPr>
        <w:pStyle w:val="5"/>
      </w:pPr>
      <w:r>
        <w:rPr>
          <w:rFonts w:hint="eastAsia"/>
        </w:rPr>
        <w:t>信用证通知余额说明</w:t>
      </w:r>
    </w:p>
    <w:p w14:paraId="730B7E76" w14:textId="77777777" w:rsidR="0004375B" w:rsidRDefault="00070508">
      <w:pPr>
        <w:spacing w:line="360" w:lineRule="auto"/>
      </w:pPr>
      <w:r>
        <w:rPr>
          <w:rFonts w:hint="eastAsia"/>
        </w:rPr>
        <w:t>如果拒绝，</w:t>
      </w:r>
      <w:r w:rsidR="007027A8">
        <w:rPr>
          <w:rFonts w:hint="eastAsia"/>
        </w:rPr>
        <w:t>恢复修改前的信用证余额。</w:t>
      </w:r>
    </w:p>
    <w:p w14:paraId="1AFF6F27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5457EF6D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4C8914A5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41E9D4EF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429AAA3E" w14:textId="77777777" w:rsidR="0004375B" w:rsidRDefault="00716AAA" w:rsidP="00716AAA">
      <w:pPr>
        <w:ind w:left="420"/>
      </w:pPr>
      <w:r>
        <w:rPr>
          <w:rFonts w:hint="eastAsia"/>
        </w:rPr>
        <w:t>无。</w:t>
      </w:r>
    </w:p>
    <w:p w14:paraId="4281E90F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0CD6CACE" w14:textId="77777777" w:rsidR="0004375B" w:rsidRDefault="007027A8">
      <w:pPr>
        <w:rPr>
          <w:b/>
        </w:rPr>
      </w:pPr>
      <w:r>
        <w:rPr>
          <w:rFonts w:hint="eastAsia"/>
          <w:b/>
        </w:rPr>
        <w:t>报文控制：</w:t>
      </w:r>
    </w:p>
    <w:p w14:paraId="272EF8F6" w14:textId="77777777" w:rsidR="0004375B" w:rsidRDefault="007027A8">
      <w:r>
        <w:rPr>
          <w:rFonts w:hint="eastAsia"/>
        </w:rPr>
        <w:tab/>
      </w:r>
      <w:r w:rsidR="00AB53DF">
        <w:rPr>
          <w:rFonts w:hint="eastAsia"/>
        </w:rPr>
        <w:t>扩展</w:t>
      </w:r>
      <w:r>
        <w:rPr>
          <w:rFonts w:hint="eastAsia"/>
        </w:rPr>
        <w:t>发</w:t>
      </w:r>
      <w:r>
        <w:rPr>
          <w:rFonts w:hint="eastAsia"/>
        </w:rPr>
        <w:t>799</w:t>
      </w:r>
      <w:r>
        <w:rPr>
          <w:rFonts w:hint="eastAsia"/>
        </w:rPr>
        <w:t>。</w:t>
      </w:r>
    </w:p>
    <w:p w14:paraId="5011AAB7" w14:textId="77777777" w:rsidR="0004375B" w:rsidRDefault="007027A8">
      <w:pPr>
        <w:rPr>
          <w:b/>
          <w:szCs w:val="21"/>
        </w:rPr>
      </w:pPr>
      <w:r>
        <w:rPr>
          <w:rFonts w:hint="eastAsia"/>
          <w:b/>
          <w:szCs w:val="21"/>
        </w:rPr>
        <w:t>报文映射：</w:t>
      </w:r>
    </w:p>
    <w:p w14:paraId="50CF14E8" w14:textId="77777777" w:rsidR="0004375B" w:rsidRDefault="007027A8">
      <w:r>
        <w:rPr>
          <w:rFonts w:hint="eastAsia"/>
        </w:rPr>
        <w:t>MT799</w:t>
      </w:r>
      <w:r>
        <w:rPr>
          <w:rFonts w:hint="eastAsia"/>
        </w:rPr>
        <w:t>映射关系如下：</w:t>
      </w:r>
    </w:p>
    <w:p w14:paraId="3361EDBC" w14:textId="77777777" w:rsidR="0004375B" w:rsidRDefault="007027A8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4EEA1CE3" w14:textId="77777777" w:rsidR="0004375B" w:rsidRDefault="007027A8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开证行</w:t>
      </w:r>
      <w:r>
        <w:rPr>
          <w:rFonts w:hint="eastAsia"/>
          <w:szCs w:val="21"/>
        </w:rPr>
        <w:t xml:space="preserve">SWIFT CODE </w:t>
      </w:r>
    </w:p>
    <w:p w14:paraId="06631745" w14:textId="77777777" w:rsidR="0004375B" w:rsidRDefault="007027A8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信用证通知号</w:t>
      </w:r>
    </w:p>
    <w:p w14:paraId="22806DA3" w14:textId="77777777" w:rsidR="0004375B" w:rsidRDefault="007027A8">
      <w:pPr>
        <w:ind w:leftChars="100" w:left="210"/>
      </w:pPr>
      <w:r>
        <w:rPr>
          <w:rFonts w:hint="eastAsia"/>
        </w:rPr>
        <w:t xml:space="preserve">21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33FAC934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37059234" w14:textId="77777777" w:rsidR="0004375B" w:rsidRDefault="007027A8" w:rsidP="00716AAA">
      <w:pPr>
        <w:ind w:firstLine="420"/>
      </w:pPr>
      <w:r>
        <w:rPr>
          <w:rFonts w:hint="eastAsia"/>
        </w:rPr>
        <w:t>无</w:t>
      </w:r>
    </w:p>
    <w:p w14:paraId="6BC6A536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3EBCFE08" w14:textId="77777777" w:rsidR="0004375B" w:rsidRDefault="007027A8">
      <w:pPr>
        <w:ind w:firstLine="420"/>
      </w:pPr>
      <w:r>
        <w:rPr>
          <w:rFonts w:hint="eastAsia"/>
        </w:rPr>
        <w:t>电报费</w:t>
      </w:r>
      <w:r w:rsidR="00B92B8E">
        <w:rPr>
          <w:rFonts w:hint="eastAsia"/>
        </w:rPr>
        <w:t>，见【</w:t>
      </w:r>
      <w:r w:rsidR="00B92B8E">
        <w:rPr>
          <w:rFonts w:hint="eastAsia"/>
        </w:rPr>
        <w:t>1.7.2</w:t>
      </w:r>
      <w:r w:rsidR="00B92B8E">
        <w:rPr>
          <w:rFonts w:hint="eastAsia"/>
        </w:rPr>
        <w:t>电报费】</w:t>
      </w:r>
      <w:r>
        <w:rPr>
          <w:rFonts w:hint="eastAsia"/>
        </w:rPr>
        <w:t>。</w:t>
      </w:r>
    </w:p>
    <w:p w14:paraId="736A44A8" w14:textId="77777777" w:rsidR="0004375B" w:rsidRDefault="007027A8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所有费用默认后收，外</w:t>
      </w:r>
      <w:r w:rsidR="00B92B8E">
        <w:rPr>
          <w:rFonts w:hint="eastAsia"/>
        </w:rPr>
        <w:t>收</w:t>
      </w:r>
      <w:r>
        <w:rPr>
          <w:rFonts w:hint="eastAsia"/>
        </w:rPr>
        <w:t>。</w:t>
      </w:r>
    </w:p>
    <w:p w14:paraId="4ED8D35F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6F31C48B" w14:textId="77777777" w:rsidR="0004375B" w:rsidRDefault="007027A8">
      <w:r>
        <w:rPr>
          <w:rFonts w:hint="eastAsia"/>
        </w:rPr>
        <w:t>表外：</w:t>
      </w:r>
    </w:p>
    <w:p w14:paraId="634DEAF3" w14:textId="77777777" w:rsidR="00AE7FE0" w:rsidRPr="00CB76E3" w:rsidRDefault="00722508" w:rsidP="004030F4">
      <w:pPr>
        <w:ind w:firstLineChars="100" w:firstLine="210"/>
      </w:pPr>
      <w:r>
        <w:rPr>
          <w:rFonts w:hint="eastAsia"/>
        </w:rPr>
        <w:t>如果我行通知发生增减额，在接受修改的情况下</w:t>
      </w:r>
      <w:r w:rsidR="007D2498">
        <w:rPr>
          <w:rFonts w:hint="eastAsia"/>
        </w:rPr>
        <w:t>，</w:t>
      </w:r>
      <w:r w:rsidR="00AE7FE0" w:rsidRPr="00CB76E3">
        <w:rPr>
          <w:rFonts w:hint="eastAsia"/>
        </w:rPr>
        <w:t>表外金额要求按照修改后的最大金额</w:t>
      </w:r>
      <w:r w:rsidR="00AE7FE0" w:rsidRPr="00CB76E3">
        <w:t>–</w:t>
      </w:r>
      <w:r w:rsidR="00AE7FE0" w:rsidRPr="00CB76E3">
        <w:rPr>
          <w:rFonts w:hint="eastAsia"/>
        </w:rPr>
        <w:t>原信用证最大开证金额计算。</w:t>
      </w:r>
    </w:p>
    <w:p w14:paraId="3F3B6031" w14:textId="77777777" w:rsidR="00AE7FE0" w:rsidRDefault="00AE7FE0" w:rsidP="00AE7FE0">
      <w:r>
        <w:rPr>
          <w:rFonts w:hint="eastAsia"/>
        </w:rPr>
        <w:t>表外金额</w:t>
      </w:r>
      <w:r>
        <w:rPr>
          <w:rFonts w:hint="eastAsia"/>
        </w:rPr>
        <w:t xml:space="preserve"> =round(</w:t>
      </w:r>
      <w:r>
        <w:rPr>
          <w:rFonts w:hint="eastAsia"/>
          <w:szCs w:val="21"/>
        </w:rPr>
        <w:t>修改后金额</w:t>
      </w:r>
      <w:r>
        <w:rPr>
          <w:rFonts w:hint="eastAsia"/>
          <w:szCs w:val="21"/>
        </w:rPr>
        <w:t xml:space="preserve"> *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1 + </w:t>
      </w:r>
      <w:r>
        <w:rPr>
          <w:rFonts w:hint="eastAsia"/>
          <w:szCs w:val="21"/>
        </w:rPr>
        <w:t>上浮）</w:t>
      </w:r>
      <w:r>
        <w:rPr>
          <w:rFonts w:hint="eastAsia"/>
          <w:szCs w:val="21"/>
        </w:rPr>
        <w:t xml:space="preserve"> / 100</w:t>
      </w:r>
      <w:r>
        <w:rPr>
          <w:rFonts w:hint="eastAsia"/>
        </w:rPr>
        <w:t>,2) - round(</w:t>
      </w:r>
      <w:r>
        <w:rPr>
          <w:rFonts w:hint="eastAsia"/>
          <w:szCs w:val="21"/>
        </w:rPr>
        <w:t>原开证金额</w:t>
      </w:r>
      <w:r>
        <w:rPr>
          <w:rFonts w:hint="eastAsia"/>
          <w:szCs w:val="21"/>
        </w:rPr>
        <w:t xml:space="preserve"> *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1 + </w:t>
      </w:r>
      <w:r>
        <w:rPr>
          <w:rFonts w:hint="eastAsia"/>
          <w:szCs w:val="21"/>
        </w:rPr>
        <w:t>原上浮比例）</w:t>
      </w:r>
      <w:r>
        <w:rPr>
          <w:rFonts w:hint="eastAsia"/>
          <w:szCs w:val="21"/>
        </w:rPr>
        <w:t xml:space="preserve"> / 100</w:t>
      </w:r>
      <w:r>
        <w:rPr>
          <w:rFonts w:hint="eastAsia"/>
        </w:rPr>
        <w:t xml:space="preserve">,2) </w:t>
      </w:r>
    </w:p>
    <w:p w14:paraId="63E61190" w14:textId="77777777" w:rsidR="00AE7FE0" w:rsidRDefault="00AE7FE0" w:rsidP="00AE7FE0">
      <w:pPr>
        <w:rPr>
          <w:b/>
        </w:rPr>
      </w:pPr>
      <w:r>
        <w:rPr>
          <w:rFonts w:hint="eastAsia"/>
        </w:rPr>
        <w:t>上述表外金额大于零，表示发生增额，如果小于零表示发生减额。</w:t>
      </w:r>
    </w:p>
    <w:p w14:paraId="0C3CB262" w14:textId="77777777" w:rsidR="00AE7FE0" w:rsidRDefault="00AE7FE0">
      <w:pPr>
        <w:ind w:firstLineChars="100" w:firstLine="210"/>
      </w:pPr>
    </w:p>
    <w:p w14:paraId="0F9410C1" w14:textId="77777777" w:rsidR="000F65A0" w:rsidRDefault="003517FE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、增额</w:t>
      </w:r>
      <w:r w:rsidR="00722508">
        <w:rPr>
          <w:rFonts w:hint="eastAsia"/>
        </w:rPr>
        <w:t>接受</w:t>
      </w:r>
    </w:p>
    <w:p w14:paraId="3E53639A" w14:textId="77777777" w:rsidR="000F65A0" w:rsidRDefault="00722508">
      <w:pPr>
        <w:ind w:leftChars="100" w:left="210"/>
      </w:pPr>
      <w:r>
        <w:rPr>
          <w:rFonts w:hint="eastAsia"/>
        </w:rPr>
        <w:t>收</w:t>
      </w:r>
      <w:r w:rsidR="003517FE">
        <w:rPr>
          <w:rFonts w:hint="eastAsia"/>
        </w:rPr>
        <w:t>：</w:t>
      </w:r>
      <w:r w:rsidR="003517FE">
        <w:rPr>
          <w:rFonts w:hint="eastAsia"/>
        </w:rPr>
        <w:t>921</w:t>
      </w:r>
      <w:r w:rsidR="003517FE">
        <w:rPr>
          <w:rFonts w:hint="eastAsia"/>
        </w:rPr>
        <w:t>国外开来保证凭信外币</w:t>
      </w:r>
      <w:r w:rsidR="003517FE">
        <w:rPr>
          <w:rFonts w:hint="eastAsia"/>
        </w:rPr>
        <w:t>/</w:t>
      </w:r>
      <w:r w:rsidR="003517FE">
        <w:rPr>
          <w:rFonts w:hint="eastAsia"/>
        </w:rPr>
        <w:t>人民币</w:t>
      </w:r>
    </w:p>
    <w:p w14:paraId="2020DA39" w14:textId="77777777" w:rsidR="000F65A0" w:rsidRDefault="003517FE">
      <w:pPr>
        <w:ind w:leftChars="100" w:left="210"/>
      </w:pPr>
      <w:r>
        <w:rPr>
          <w:rFonts w:hint="eastAsia"/>
        </w:rPr>
        <w:t>2</w:t>
      </w:r>
      <w:r>
        <w:rPr>
          <w:rFonts w:hint="eastAsia"/>
        </w:rPr>
        <w:t>、减额</w:t>
      </w:r>
      <w:r w:rsidR="00722508">
        <w:rPr>
          <w:rFonts w:hint="eastAsia"/>
        </w:rPr>
        <w:t>接受</w:t>
      </w:r>
    </w:p>
    <w:p w14:paraId="276076EE" w14:textId="77777777" w:rsidR="000F65A0" w:rsidRDefault="00722508">
      <w:pPr>
        <w:ind w:leftChars="100" w:left="210"/>
      </w:pPr>
      <w:r>
        <w:rPr>
          <w:rFonts w:hint="eastAsia"/>
        </w:rPr>
        <w:t>付</w:t>
      </w:r>
      <w:r w:rsidR="00CA34E2">
        <w:rPr>
          <w:rFonts w:hint="eastAsia"/>
        </w:rPr>
        <w:t>：</w:t>
      </w:r>
      <w:r w:rsidR="00CA34E2">
        <w:rPr>
          <w:rFonts w:hint="eastAsia"/>
        </w:rPr>
        <w:t>921</w:t>
      </w:r>
      <w:r w:rsidR="00CA34E2">
        <w:rPr>
          <w:rFonts w:hint="eastAsia"/>
        </w:rPr>
        <w:t>国外开来保证凭信外币</w:t>
      </w:r>
      <w:r w:rsidR="00CA34E2">
        <w:rPr>
          <w:rFonts w:hint="eastAsia"/>
        </w:rPr>
        <w:t>/</w:t>
      </w:r>
      <w:r w:rsidR="00CA34E2">
        <w:rPr>
          <w:rFonts w:hint="eastAsia"/>
        </w:rPr>
        <w:t>人民币</w:t>
      </w:r>
    </w:p>
    <w:p w14:paraId="3ABF411B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56318EEF" w14:textId="77777777" w:rsidR="0004375B" w:rsidRDefault="007027A8" w:rsidP="00716AAA">
      <w:pPr>
        <w:ind w:firstLine="420"/>
      </w:pPr>
      <w:r>
        <w:rPr>
          <w:rFonts w:hint="eastAsia"/>
        </w:rPr>
        <w:t>无</w:t>
      </w:r>
      <w:r w:rsidR="00716AAA">
        <w:rPr>
          <w:rFonts w:hint="eastAsia"/>
        </w:rPr>
        <w:t>。</w:t>
      </w:r>
    </w:p>
    <w:p w14:paraId="464556C4" w14:textId="77777777" w:rsidR="0004375B" w:rsidRDefault="0004375B" w:rsidP="002A65C2">
      <w:pPr>
        <w:ind w:firstLine="420"/>
      </w:pPr>
    </w:p>
    <w:p w14:paraId="6D1E8547" w14:textId="77777777" w:rsidR="0004375B" w:rsidRDefault="007027A8">
      <w:pPr>
        <w:pStyle w:val="3"/>
      </w:pPr>
      <w:bookmarkStart w:id="138" w:name="_Toc403122931"/>
      <w:r>
        <w:rPr>
          <w:rFonts w:hint="eastAsia"/>
        </w:rPr>
        <w:t>信用证通知撤销</w:t>
      </w:r>
      <w:bookmarkEnd w:id="138"/>
    </w:p>
    <w:p w14:paraId="46EBDA19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611ABABC" w14:textId="77777777" w:rsidR="0004375B" w:rsidRDefault="007027A8">
      <w:pPr>
        <w:ind w:firstLineChars="202" w:firstLine="424"/>
      </w:pPr>
      <w:r>
        <w:rPr>
          <w:rFonts w:hint="eastAsia"/>
        </w:rPr>
        <w:t>我行收到开证行撤证报文，受益人同意撤证后，在该交易进行登记，信用证闭卷。</w:t>
      </w:r>
    </w:p>
    <w:p w14:paraId="597AAD57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5258C3C9" w14:textId="77777777" w:rsidR="0004375B" w:rsidRDefault="007027A8">
      <w:pPr>
        <w:ind w:firstLine="420"/>
      </w:pPr>
      <w:r>
        <w:rPr>
          <w:rFonts w:hint="eastAsia"/>
        </w:rPr>
        <w:t>本交易由具有撤证经办权限的柜员发起操作。</w:t>
      </w:r>
    </w:p>
    <w:p w14:paraId="325BE66A" w14:textId="77777777" w:rsidR="0004375B" w:rsidRDefault="007027A8">
      <w:pPr>
        <w:ind w:firstLine="420"/>
      </w:pPr>
      <w:r>
        <w:rPr>
          <w:rFonts w:hint="eastAsia"/>
        </w:rPr>
        <w:t>系统支持手工、报文发起。</w:t>
      </w:r>
    </w:p>
    <w:p w14:paraId="0AA335AC" w14:textId="77777777" w:rsidR="00D64276" w:rsidRDefault="00D64276" w:rsidP="00D64276">
      <w:pPr>
        <w:pStyle w:val="4"/>
      </w:pPr>
      <w:r>
        <w:rPr>
          <w:rFonts w:hint="eastAsia"/>
        </w:rPr>
        <w:t>界面布局与菜单按钮</w:t>
      </w:r>
    </w:p>
    <w:p w14:paraId="324EADB3" w14:textId="77777777" w:rsidR="00DF6612" w:rsidRDefault="00DF6612" w:rsidP="00DF6612">
      <w:pPr>
        <w:ind w:firstLine="420"/>
      </w:pPr>
      <w:r>
        <w:rPr>
          <w:rFonts w:hint="eastAsia"/>
        </w:rPr>
        <w:t>同一页面布局原则，一行两列，从上至下：</w:t>
      </w:r>
    </w:p>
    <w:p w14:paraId="0F6A77EF" w14:textId="77777777" w:rsidR="00DF6612" w:rsidRDefault="00DF6612" w:rsidP="00DF6612">
      <w:pPr>
        <w:ind w:firstLine="420"/>
      </w:pPr>
      <w:r>
        <w:rPr>
          <w:rFonts w:hint="eastAsia"/>
        </w:rPr>
        <w:t>第一区域：基本信息；</w:t>
      </w:r>
    </w:p>
    <w:p w14:paraId="0287BF61" w14:textId="77777777" w:rsidR="00DF6612" w:rsidRDefault="00DF6612" w:rsidP="00DF6612">
      <w:pPr>
        <w:ind w:firstLine="420"/>
      </w:pPr>
      <w:r>
        <w:rPr>
          <w:rFonts w:hint="eastAsia"/>
        </w:rPr>
        <w:t>第二区域：</w:t>
      </w:r>
      <w:r w:rsidR="00047279">
        <w:rPr>
          <w:rFonts w:hint="eastAsia"/>
        </w:rPr>
        <w:t>费用管理；</w:t>
      </w:r>
    </w:p>
    <w:p w14:paraId="2CC59E84" w14:textId="77777777" w:rsidR="00047279" w:rsidRDefault="00047279" w:rsidP="00DF6612">
      <w:pPr>
        <w:ind w:firstLine="420"/>
      </w:pPr>
      <w:r>
        <w:rPr>
          <w:rFonts w:hint="eastAsia"/>
        </w:rPr>
        <w:t>第三区域：按钮。</w:t>
      </w:r>
    </w:p>
    <w:p w14:paraId="345F033A" w14:textId="77777777" w:rsidR="00D64276" w:rsidRDefault="00D64276" w:rsidP="00D64276">
      <w:pPr>
        <w:pStyle w:val="5"/>
      </w:pPr>
      <w:r>
        <w:rPr>
          <w:rFonts w:hint="eastAsia"/>
        </w:rPr>
        <w:t>基本信息</w:t>
      </w:r>
      <w:r w:rsidR="00047279">
        <w:rPr>
          <w:rFonts w:hint="eastAsia"/>
        </w:rPr>
        <w:t>、费用管理</w:t>
      </w:r>
      <w:r>
        <w:rPr>
          <w:rFonts w:hint="eastAsia"/>
        </w:rPr>
        <w:t>和按钮</w:t>
      </w:r>
    </w:p>
    <w:p w14:paraId="3C0B874F" w14:textId="77777777" w:rsidR="000F65A0" w:rsidRDefault="000F65A0">
      <w:pPr>
        <w:ind w:leftChars="-675" w:left="-1418"/>
      </w:pPr>
    </w:p>
    <w:p w14:paraId="2152C73B" w14:textId="77777777" w:rsidR="003D626F" w:rsidRDefault="003B5F42">
      <w:pPr>
        <w:ind w:leftChars="-675" w:left="-1418"/>
      </w:pPr>
      <w:r>
        <w:rPr>
          <w:noProof/>
        </w:rPr>
        <w:drawing>
          <wp:inline distT="0" distB="0" distL="0" distR="0" wp14:anchorId="77A93D5F" wp14:editId="32A4668A">
            <wp:extent cx="6753600" cy="4525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通知撤销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45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DAA0" w14:textId="77777777" w:rsidR="00D64276" w:rsidRDefault="00D64276" w:rsidP="00D64276">
      <w:pPr>
        <w:ind w:firstLineChars="202" w:firstLine="424"/>
      </w:pPr>
      <w:r>
        <w:rPr>
          <w:rFonts w:hint="eastAsia"/>
        </w:rPr>
        <w:t>备注：</w:t>
      </w:r>
    </w:p>
    <w:p w14:paraId="651D352B" w14:textId="77777777" w:rsidR="00D64276" w:rsidRDefault="00D64276" w:rsidP="00D64276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2C8D9501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04375B" w14:paraId="59F7FF96" w14:textId="77777777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4E9A0DCC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07101B10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0FEAE106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</w:tcPr>
          <w:p w14:paraId="40C75D19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3B4B7195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58513160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3DE01E52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628161C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5087E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38BF0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C3893" w14:textId="77777777" w:rsidR="000F65A0" w:rsidRDefault="000F65A0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336B3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597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73445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22EC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4FC0298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09896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7A0C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90A1C" w14:textId="77777777" w:rsidR="000F65A0" w:rsidRDefault="007027A8">
            <w:pPr>
              <w:ind w:leftChars="-59" w:left="-124" w:right="4" w:firstLine="1"/>
              <w:jc w:val="left"/>
              <w:rPr>
                <w:rFonts w:ascii="宋体" w:hAnsi="宋体"/>
              </w:rPr>
            </w:pPr>
            <w:r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58F70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CAF88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6A0FC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AE6AC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A541CC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6001B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EBA09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</w:t>
            </w:r>
            <w:r>
              <w:rPr>
                <w:szCs w:val="21"/>
              </w:rPr>
              <w:t>行</w:t>
            </w:r>
            <w:r>
              <w:rPr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3EE3E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7ADD9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511D5" w14:textId="77777777" w:rsidR="000F65A0" w:rsidRDefault="007027A8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29F478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63945C22" w14:textId="77777777" w:rsidR="000F65A0" w:rsidRDefault="000F65A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9F7B90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325D451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0D37D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E2A1E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29438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D0196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97C8" w14:textId="77777777" w:rsidR="000F65A0" w:rsidRDefault="007027A8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35A7A6" w14:textId="77777777" w:rsidR="000F65A0" w:rsidRDefault="000F65A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D7CE5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0A298F7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16757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64D78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</w:t>
            </w:r>
            <w:r w:rsidR="00BF35E4">
              <w:rPr>
                <w:rFonts w:hint="eastAsia"/>
                <w:szCs w:val="21"/>
              </w:rPr>
              <w:t>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DEC5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EDCE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132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6F47F8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E6C3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337FD92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0E2A0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08A4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F4070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DFC0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CB81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EC5FE" w14:textId="77777777" w:rsidR="000F65A0" w:rsidRDefault="000F65A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E689B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0B32B09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A74A6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9E915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跟单信用证形式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FB03B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8ACF6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V(24)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3800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141A7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05B7D" w14:textId="77777777" w:rsidR="000F65A0" w:rsidRDefault="007027A8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如果信用证通知登记的是</w:t>
            </w:r>
            <w:r>
              <w:rPr>
                <w:szCs w:val="21"/>
              </w:rPr>
              <w:t>IRREVOCABL</w:t>
            </w:r>
            <w:r w:rsidR="004E2B47">
              <w:rPr>
                <w:rFonts w:hint="eastAsia"/>
                <w:szCs w:val="21"/>
              </w:rPr>
              <w:t>E</w:t>
            </w:r>
            <w:r w:rsidR="004E2B47">
              <w:rPr>
                <w:rFonts w:hint="eastAsia"/>
                <w:szCs w:val="21"/>
              </w:rPr>
              <w:t>或者</w:t>
            </w:r>
            <w:r>
              <w:rPr>
                <w:rFonts w:hint="eastAsia"/>
                <w:szCs w:val="21"/>
              </w:rPr>
              <w:t>IRREVOCABLE TRANSFERABLE</w:t>
            </w:r>
            <w:r>
              <w:rPr>
                <w:rFonts w:hint="eastAsia"/>
                <w:szCs w:val="21"/>
              </w:rPr>
              <w:t>信用证形式时，在进入该交易时要主动提醒操作员，该笔信用证是不可撤销信用证。</w:t>
            </w:r>
          </w:p>
        </w:tc>
      </w:tr>
      <w:tr w:rsidR="0004375B" w14:paraId="45696C9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E5E96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F7B61" w14:textId="77777777" w:rsidR="000F65A0" w:rsidRDefault="00C213C9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信用证有</w:t>
            </w:r>
            <w:r w:rsidR="007027A8">
              <w:rPr>
                <w:szCs w:val="21"/>
              </w:rPr>
              <w:t>效期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D1EBD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12516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86A19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B2842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4A76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D2B8F0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75031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C4D42" w14:textId="77777777" w:rsidR="000F65A0" w:rsidRDefault="007027A8">
            <w:pPr>
              <w:ind w:leftChars="-51" w:left="-107" w:right="-47"/>
              <w:jc w:val="left"/>
              <w:rPr>
                <w:sz w:val="24"/>
                <w:szCs w:val="21"/>
              </w:rPr>
            </w:pPr>
            <w:r>
              <w:rPr>
                <w:szCs w:val="21"/>
              </w:rPr>
              <w:t>到期地点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C8E5B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0770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00703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9E830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D5B12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C7EF7F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A5F41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27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13AE8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DC9E5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3A72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A029B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2A9F5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19BC43E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AAD85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FA08F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4E3E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94E27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81FC2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73D67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6FCA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FF2687" w14:paraId="6DC9437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6564D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9B033" w14:textId="77777777" w:rsidR="000F65A0" w:rsidRDefault="00FF2687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96167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A9432" w14:textId="77777777" w:rsidR="000F65A0" w:rsidRDefault="00615534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40BAB" w14:textId="77777777" w:rsidR="000F65A0" w:rsidRDefault="00615534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0803A" w14:textId="77777777" w:rsidR="000F65A0" w:rsidRDefault="005421B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41A7F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6403382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F0BF1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0E5D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撤</w:t>
            </w:r>
            <w:r w:rsidR="00FF2687">
              <w:rPr>
                <w:rFonts w:hint="eastAsia"/>
                <w:szCs w:val="21"/>
              </w:rPr>
              <w:t>销</w:t>
            </w: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6029D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F328D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32C2E" w14:textId="77777777" w:rsidR="000F65A0" w:rsidRDefault="006E1FAF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2BC32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C20D" w14:textId="77777777" w:rsidR="000F65A0" w:rsidRDefault="007027A8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04375B" w14:paraId="6CF32AB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EECD0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FD8EF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撤证申请</w:t>
            </w:r>
            <w:r w:rsidR="005E1BFA">
              <w:rPr>
                <w:rFonts w:hint="eastAsia"/>
                <w:szCs w:val="21"/>
              </w:rPr>
              <w:t>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1F57B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3536A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V（3）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3DA49" w14:textId="77777777" w:rsidR="000F65A0" w:rsidRDefault="007027A8">
            <w:pPr>
              <w:ind w:leftChars="-12" w:left="-25" w:right="4" w:firstLine="1"/>
              <w:jc w:val="left"/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9CEA7" w14:textId="77777777" w:rsidR="000F65A0" w:rsidRDefault="007027A8">
            <w:pPr>
              <w:jc w:val="left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B5FC" w14:textId="77777777" w:rsidR="000F65A0" w:rsidRDefault="007027A8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4A074BCE" w14:textId="77777777" w:rsidR="000F65A0" w:rsidRDefault="007027A8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：申请人</w:t>
            </w:r>
            <w:r w:rsidR="003D0BDA">
              <w:rPr>
                <w:rFonts w:hint="eastAsia"/>
                <w:szCs w:val="21"/>
              </w:rPr>
              <w:t>（默认）</w:t>
            </w:r>
          </w:p>
          <w:p w14:paraId="14F3EDB6" w14:textId="77777777" w:rsidR="000F65A0" w:rsidRDefault="007027A8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：受益人）</w:t>
            </w:r>
          </w:p>
        </w:tc>
      </w:tr>
      <w:tr w:rsidR="0004375B" w14:paraId="1197112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AB93F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8F02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撤证原因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839DB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899C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BF3AD" w14:textId="77777777" w:rsidR="000F65A0" w:rsidRDefault="003D0BDA">
            <w:pPr>
              <w:jc w:val="left"/>
            </w:pPr>
            <w:r>
              <w:rPr>
                <w:rFonts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EAB1" w14:textId="77777777" w:rsidR="000F65A0" w:rsidRDefault="007027A8">
            <w:pPr>
              <w:jc w:val="left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B8701" w14:textId="77777777" w:rsidR="000F65A0" w:rsidRDefault="000F65A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04375B" w14:paraId="253B9A2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8B158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86A11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9D3A2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D64E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29C1" w14:textId="77777777" w:rsidR="000F65A0" w:rsidRDefault="007027A8" w:rsidP="003D0BDA">
            <w:pPr>
              <w:ind w:right="4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8AC86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F8198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06D44" w14:paraId="060931C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5C6C5" w14:textId="77777777" w:rsidR="000F65A0" w:rsidRDefault="000F65A0">
            <w:pPr>
              <w:numPr>
                <w:ilvl w:val="0"/>
                <w:numId w:val="17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77664" w14:textId="77777777" w:rsidR="000F65A0" w:rsidRDefault="00C06D44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B9DC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81D76" w14:textId="77777777" w:rsidR="000F65A0" w:rsidRDefault="00C06D44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F3153" w14:textId="77777777" w:rsidR="000F65A0" w:rsidRDefault="00C06D44" w:rsidP="003D0BDA">
            <w:pPr>
              <w:ind w:right="4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427D9" w14:textId="77777777" w:rsidR="000F65A0" w:rsidRDefault="00C06D44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9A2D9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</w:tbl>
    <w:p w14:paraId="29C77C0E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64EEF9FA" w14:textId="77777777" w:rsidR="0004375B" w:rsidRDefault="007027A8">
      <w:pPr>
        <w:pStyle w:val="5"/>
      </w:pPr>
      <w:r>
        <w:rPr>
          <w:rFonts w:hint="eastAsia"/>
        </w:rPr>
        <w:t>交易控制左树说明</w:t>
      </w:r>
    </w:p>
    <w:p w14:paraId="3EF8E44E" w14:textId="77777777" w:rsidR="0004375B" w:rsidRDefault="007027A8">
      <w:pPr>
        <w:spacing w:line="360" w:lineRule="auto"/>
      </w:pPr>
      <w:r>
        <w:rPr>
          <w:rFonts w:hint="eastAsia"/>
        </w:rPr>
        <w:t>该笔信用证未闭卷，且未发生出口寄单业务。</w:t>
      </w:r>
    </w:p>
    <w:p w14:paraId="6D5B612B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65ABB0D8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06AC42FC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19928255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249EC6FB" w14:textId="77777777" w:rsidR="0004375B" w:rsidRDefault="007027A8" w:rsidP="006E1FAF">
      <w:pPr>
        <w:ind w:firstLine="420"/>
      </w:pPr>
      <w:r>
        <w:rPr>
          <w:rFonts w:hint="eastAsia"/>
        </w:rPr>
        <w:t>无。</w:t>
      </w:r>
    </w:p>
    <w:p w14:paraId="7A444553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28247F8F" w14:textId="77777777" w:rsidR="0004375B" w:rsidRDefault="007027A8" w:rsidP="006E1FAF">
      <w:pPr>
        <w:ind w:firstLine="420"/>
      </w:pPr>
      <w:r>
        <w:rPr>
          <w:rFonts w:hint="eastAsia"/>
        </w:rPr>
        <w:t>无</w:t>
      </w:r>
      <w:r w:rsidR="006E1FAF">
        <w:rPr>
          <w:rFonts w:hint="eastAsia"/>
        </w:rPr>
        <w:t>。</w:t>
      </w:r>
    </w:p>
    <w:p w14:paraId="1B3E54E9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414C3ED1" w14:textId="77777777" w:rsidR="0004375B" w:rsidRDefault="007027A8" w:rsidP="006E1FAF">
      <w:pPr>
        <w:ind w:firstLine="420"/>
      </w:pPr>
      <w:r>
        <w:rPr>
          <w:rFonts w:hint="eastAsia"/>
        </w:rPr>
        <w:t>无</w:t>
      </w:r>
      <w:r w:rsidR="006E1FAF">
        <w:rPr>
          <w:rFonts w:hint="eastAsia"/>
        </w:rPr>
        <w:t>。</w:t>
      </w:r>
    </w:p>
    <w:p w14:paraId="2512BF67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5B45A656" w14:textId="77777777" w:rsidR="0004375B" w:rsidRDefault="007027A8">
      <w:r>
        <w:rPr>
          <w:rFonts w:hint="eastAsia"/>
        </w:rPr>
        <w:t>列出所有未收手续费</w:t>
      </w:r>
      <w:r w:rsidR="007D2166">
        <w:rPr>
          <w:rFonts w:hint="eastAsia"/>
        </w:rPr>
        <w:t>，见【收费标准</w:t>
      </w:r>
      <w:r w:rsidR="007D2166">
        <w:rPr>
          <w:rFonts w:hint="eastAsia"/>
        </w:rPr>
        <w:t>1.7.1</w:t>
      </w:r>
      <w:r w:rsidR="007D2166">
        <w:rPr>
          <w:rFonts w:hint="eastAsia"/>
        </w:rPr>
        <w:t>手续费】</w:t>
      </w:r>
      <w:r>
        <w:rPr>
          <w:rFonts w:hint="eastAsia"/>
        </w:rPr>
        <w:t>，并默认为后收，外</w:t>
      </w:r>
      <w:r w:rsidR="009437A5">
        <w:rPr>
          <w:rFonts w:hint="eastAsia"/>
        </w:rPr>
        <w:t>收</w:t>
      </w:r>
      <w:r>
        <w:rPr>
          <w:rFonts w:hint="eastAsia"/>
        </w:rPr>
        <w:t>。</w:t>
      </w:r>
    </w:p>
    <w:p w14:paraId="1A0B1BDE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3738D955" w14:textId="77777777" w:rsidR="00EE4FC0" w:rsidRPr="00EE4FC0" w:rsidRDefault="00EE4FC0" w:rsidP="00EE4FC0">
      <w:pPr>
        <w:ind w:firstLineChars="200" w:firstLine="422"/>
        <w:rPr>
          <w:b/>
        </w:rPr>
      </w:pPr>
      <w:r w:rsidRPr="00EE4FC0">
        <w:rPr>
          <w:rFonts w:hint="eastAsia"/>
          <w:b/>
        </w:rPr>
        <w:t>表外：</w:t>
      </w:r>
    </w:p>
    <w:p w14:paraId="1AF668E0" w14:textId="77777777" w:rsidR="00E05E49" w:rsidRDefault="00A40009" w:rsidP="00EE4FC0">
      <w:pPr>
        <w:ind w:left="420" w:firstLineChars="200" w:firstLine="420"/>
      </w:pPr>
      <w:r w:rsidRPr="00A40009">
        <w:rPr>
          <w:rFonts w:hint="eastAsia"/>
        </w:rPr>
        <w:t>付：</w:t>
      </w:r>
      <w:r w:rsidRPr="00A40009">
        <w:t>921</w:t>
      </w:r>
      <w:r w:rsidRPr="00A40009">
        <w:rPr>
          <w:rFonts w:hint="eastAsia"/>
        </w:rPr>
        <w:t>国外开来保证凭信外币</w:t>
      </w:r>
      <w:r w:rsidRPr="00A40009">
        <w:t>/</w:t>
      </w:r>
      <w:r w:rsidRPr="00A40009">
        <w:rPr>
          <w:rFonts w:hint="eastAsia"/>
        </w:rPr>
        <w:t>人民币</w:t>
      </w:r>
    </w:p>
    <w:p w14:paraId="7A22086D" w14:textId="77777777" w:rsidR="00EE4FC0" w:rsidRPr="00EE4FC0" w:rsidRDefault="00EE4FC0" w:rsidP="00EE4FC0">
      <w:pPr>
        <w:ind w:firstLineChars="200" w:firstLine="422"/>
        <w:rPr>
          <w:b/>
        </w:rPr>
      </w:pPr>
      <w:r w:rsidRPr="00EE4FC0">
        <w:rPr>
          <w:rFonts w:hint="eastAsia"/>
          <w:b/>
        </w:rPr>
        <w:t>手续费：</w:t>
      </w:r>
    </w:p>
    <w:p w14:paraId="06AA4080" w14:textId="77777777" w:rsidR="00EE4FC0" w:rsidRDefault="00EE4FC0" w:rsidP="00EE4FC0">
      <w:pPr>
        <w:ind w:leftChars="200" w:left="420" w:firstLineChars="200" w:firstLine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4C792E90" w14:textId="77777777" w:rsidR="00EE4FC0" w:rsidRPr="00E05E49" w:rsidRDefault="00EE4FC0" w:rsidP="00EE4FC0">
      <w:pPr>
        <w:ind w:leftChars="200" w:left="420" w:firstLineChars="200"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5FFC2FC4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68C149CB" w14:textId="77777777" w:rsidR="000F65A0" w:rsidRDefault="00DF66AA" w:rsidP="00EE4FC0">
      <w:pPr>
        <w:ind w:firstLine="420"/>
      </w:pPr>
      <w:r>
        <w:rPr>
          <w:rFonts w:hint="eastAsia"/>
        </w:rPr>
        <w:t>无</w:t>
      </w:r>
    </w:p>
    <w:p w14:paraId="5A38D78C" w14:textId="77777777" w:rsidR="0004375B" w:rsidRDefault="007027A8">
      <w:pPr>
        <w:pStyle w:val="3"/>
      </w:pPr>
      <w:bookmarkStart w:id="139" w:name="_Toc393102217"/>
      <w:bookmarkStart w:id="140" w:name="_Toc393103313"/>
      <w:bookmarkStart w:id="141" w:name="_Toc393104409"/>
      <w:bookmarkStart w:id="142" w:name="_Toc393105506"/>
      <w:bookmarkStart w:id="143" w:name="_Toc393110872"/>
      <w:bookmarkStart w:id="144" w:name="_Toc393111973"/>
      <w:bookmarkStart w:id="145" w:name="_Toc393113055"/>
      <w:bookmarkStart w:id="146" w:name="_Toc403122932"/>
      <w:bookmarkEnd w:id="139"/>
      <w:bookmarkEnd w:id="140"/>
      <w:bookmarkEnd w:id="141"/>
      <w:bookmarkEnd w:id="142"/>
      <w:bookmarkEnd w:id="143"/>
      <w:bookmarkEnd w:id="144"/>
      <w:bookmarkEnd w:id="145"/>
      <w:r>
        <w:rPr>
          <w:rFonts w:hint="eastAsia"/>
        </w:rPr>
        <w:t>信用证通知注销</w:t>
      </w:r>
      <w:bookmarkEnd w:id="146"/>
    </w:p>
    <w:p w14:paraId="51B1F7CA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337BE9BC" w14:textId="77777777" w:rsidR="0004375B" w:rsidRDefault="007027A8">
      <w:pPr>
        <w:ind w:firstLineChars="202" w:firstLine="424"/>
      </w:pPr>
      <w:r>
        <w:rPr>
          <w:rFonts w:hAnsi="宋体" w:hint="eastAsia"/>
          <w:szCs w:val="21"/>
        </w:rPr>
        <w:t>开证申请人不接受不符点，或者已过信用证有效期等情况，信用证做闭卷处理，收取所有未收费用，冲销信用证项下所有表外，信用证闭卷</w:t>
      </w:r>
    </w:p>
    <w:p w14:paraId="33C2939C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4AA597FF" w14:textId="77777777" w:rsidR="0004375B" w:rsidRDefault="007027A8">
      <w:pPr>
        <w:ind w:firstLine="420"/>
      </w:pPr>
      <w:r>
        <w:rPr>
          <w:rFonts w:hint="eastAsia"/>
        </w:rPr>
        <w:t>本交易由具有闭卷权限的柜员发起操作。</w:t>
      </w:r>
    </w:p>
    <w:p w14:paraId="4DC4E0B0" w14:textId="77777777" w:rsidR="0004375B" w:rsidRDefault="007027A8">
      <w:pPr>
        <w:ind w:firstLine="420"/>
      </w:pPr>
      <w:r>
        <w:rPr>
          <w:rFonts w:hint="eastAsia"/>
        </w:rPr>
        <w:t>系统支持手工、报文发起。</w:t>
      </w:r>
    </w:p>
    <w:p w14:paraId="14EC8B9E" w14:textId="77777777" w:rsidR="00026FDA" w:rsidRDefault="00026FDA" w:rsidP="00026FDA">
      <w:pPr>
        <w:pStyle w:val="4"/>
      </w:pPr>
      <w:r>
        <w:rPr>
          <w:rFonts w:hint="eastAsia"/>
        </w:rPr>
        <w:t>界面布局与菜单按钮</w:t>
      </w:r>
    </w:p>
    <w:p w14:paraId="51B4F168" w14:textId="77777777" w:rsidR="00CB0C47" w:rsidRDefault="00CB0C47" w:rsidP="00CB0C47">
      <w:pPr>
        <w:ind w:firstLine="420"/>
      </w:pPr>
      <w:r>
        <w:rPr>
          <w:rFonts w:hint="eastAsia"/>
        </w:rPr>
        <w:t>同一页面布局原则，一行两列，从上至下：</w:t>
      </w:r>
    </w:p>
    <w:p w14:paraId="259E07C9" w14:textId="77777777" w:rsidR="00CB0C47" w:rsidRDefault="00CB0C47" w:rsidP="00CB0C47">
      <w:pPr>
        <w:ind w:firstLine="420"/>
      </w:pPr>
      <w:r>
        <w:rPr>
          <w:rFonts w:hint="eastAsia"/>
        </w:rPr>
        <w:t>第一区域：基本信息；</w:t>
      </w:r>
    </w:p>
    <w:p w14:paraId="3A9D7E2A" w14:textId="77777777" w:rsidR="00CB0C47" w:rsidRDefault="00CB0C47" w:rsidP="00CB0C47">
      <w:pPr>
        <w:ind w:firstLine="420"/>
      </w:pPr>
      <w:r>
        <w:rPr>
          <w:rFonts w:hint="eastAsia"/>
        </w:rPr>
        <w:t>第二区域：银行与其他；</w:t>
      </w:r>
    </w:p>
    <w:p w14:paraId="46FDEA6C" w14:textId="77777777" w:rsidR="00CB0C47" w:rsidRDefault="00CB0C47" w:rsidP="00CB0C47">
      <w:pPr>
        <w:ind w:firstLine="420"/>
      </w:pPr>
      <w:r>
        <w:rPr>
          <w:rFonts w:hint="eastAsia"/>
        </w:rPr>
        <w:t>第三区域：按钮</w:t>
      </w:r>
    </w:p>
    <w:p w14:paraId="161710EC" w14:textId="77777777" w:rsidR="000F65A0" w:rsidRDefault="000F65A0"/>
    <w:p w14:paraId="0DF0DF7D" w14:textId="77777777" w:rsidR="00026FDA" w:rsidRDefault="00026FDA" w:rsidP="00026FDA">
      <w:pPr>
        <w:pStyle w:val="5"/>
      </w:pPr>
      <w:r>
        <w:rPr>
          <w:rFonts w:hint="eastAsia"/>
        </w:rPr>
        <w:t>基本信息、银行与其他和按钮</w:t>
      </w:r>
    </w:p>
    <w:p w14:paraId="6CBA8943" w14:textId="77777777" w:rsidR="000F65A0" w:rsidRDefault="000F65A0">
      <w:pPr>
        <w:ind w:leftChars="-675" w:left="-1418"/>
      </w:pPr>
    </w:p>
    <w:p w14:paraId="4B30BAC9" w14:textId="77777777" w:rsidR="003D626F" w:rsidRDefault="003B5F42">
      <w:pPr>
        <w:ind w:leftChars="-675" w:left="-1418"/>
      </w:pPr>
      <w:r>
        <w:rPr>
          <w:noProof/>
        </w:rPr>
        <w:drawing>
          <wp:inline distT="0" distB="0" distL="0" distR="0" wp14:anchorId="67FE8DE1" wp14:editId="2B95D119">
            <wp:extent cx="6753600" cy="393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通知注销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9D25" w14:textId="77777777" w:rsidR="00026FDA" w:rsidRDefault="00026FDA" w:rsidP="00026FDA">
      <w:pPr>
        <w:ind w:firstLineChars="202" w:firstLine="424"/>
      </w:pPr>
      <w:r>
        <w:rPr>
          <w:rFonts w:hint="eastAsia"/>
        </w:rPr>
        <w:t>备注：</w:t>
      </w:r>
    </w:p>
    <w:p w14:paraId="25EB4C0A" w14:textId="77777777" w:rsidR="00026FDA" w:rsidRDefault="00026FDA" w:rsidP="00026FDA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4ED0ECEE" w14:textId="77777777" w:rsidR="00026FDA" w:rsidRDefault="00026FDA">
      <w:pPr>
        <w:ind w:firstLine="420"/>
      </w:pPr>
    </w:p>
    <w:p w14:paraId="401E435F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04375B" w14:paraId="5BF7FAA2" w14:textId="77777777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640B7657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26C7D7DA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5BB07D6B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</w:tcPr>
          <w:p w14:paraId="1CC846B1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4A4CBF74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7D59A618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7345E891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19D05B1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711B6" w14:textId="77777777" w:rsidR="0004375B" w:rsidRDefault="0004375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F4C6E" w14:textId="77777777" w:rsidR="0004375B" w:rsidRDefault="007027A8">
            <w:pPr>
              <w:ind w:leftChars="-51" w:left="-107" w:right="-47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40595" w14:textId="77777777" w:rsidR="0004375B" w:rsidRDefault="0004375B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F501" w14:textId="77777777" w:rsidR="0004375B" w:rsidRDefault="007027A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F2F8" w14:textId="77777777" w:rsidR="0004375B" w:rsidRDefault="007027A8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2D222" w14:textId="77777777" w:rsidR="0004375B" w:rsidRDefault="005421B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44B7A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04375B" w14:paraId="086139E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35E0A" w14:textId="77777777" w:rsidR="0004375B" w:rsidRDefault="0004375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B99EC" w14:textId="77777777" w:rsidR="0004375B" w:rsidRDefault="007027A8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CC8FB" w14:textId="77777777" w:rsidR="0004375B" w:rsidRDefault="007027A8">
            <w:pPr>
              <w:ind w:leftChars="-59" w:left="-124" w:right="4" w:firstLine="1"/>
              <w:rPr>
                <w:rFonts w:ascii="宋体" w:hAnsi="宋体"/>
              </w:rPr>
            </w:pPr>
            <w:r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FB49" w14:textId="77777777" w:rsidR="0004375B" w:rsidRDefault="007027A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D88A" w14:textId="77777777" w:rsidR="0004375B" w:rsidRDefault="007027A8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A08BE" w14:textId="77777777" w:rsidR="0004375B" w:rsidRDefault="005421B8" w:rsidP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2D01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55F5E46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67A0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21468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</w:t>
            </w:r>
            <w:r>
              <w:rPr>
                <w:szCs w:val="21"/>
              </w:rPr>
              <w:t>行</w:t>
            </w:r>
            <w:r>
              <w:rPr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5A4DD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265E8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7B41" w14:textId="77777777" w:rsidR="008F69B6" w:rsidRDefault="008F69B6"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5F13DC2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72DB30D0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EC86A2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395F253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8C878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7723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A67DB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F3D35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C15CF" w14:textId="77777777" w:rsidR="008F69B6" w:rsidRDefault="008F69B6"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3D9445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EE62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74D9DFC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3228C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1027D" w14:textId="77777777" w:rsidR="008F69B6" w:rsidRDefault="008F69B6" w:rsidP="00CE39B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96701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152EC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72578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83523AB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1E00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3056857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9F5C2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5FD0D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9B2F0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8B83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F0C3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75051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1076C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0D28281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E7CC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2E1E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到期地点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4E06F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E142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88024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88C6A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A635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335A541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66586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1B2DA" w14:textId="77777777" w:rsidR="008F69B6" w:rsidRDefault="008F69B6" w:rsidP="0062138F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信用证有</w:t>
            </w:r>
            <w:r>
              <w:rPr>
                <w:szCs w:val="21"/>
              </w:rPr>
              <w:t>效期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7219F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1B518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1583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1A7B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7BCFF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38398AA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947A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E6EA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B4345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0AAF9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F2E3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1E5E8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D9714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3C026B3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9A900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52789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A9800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5FAB1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FEBE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F7978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3BE26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3126EE8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79AF5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091FB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D1005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4E62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7D2C8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F995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C8213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4809831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A0398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A16E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闭卷日期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D02E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038AC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AEEA8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28A83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87126" w14:textId="77777777" w:rsidR="008F69B6" w:rsidRDefault="008F69B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8F69B6" w14:paraId="78B9766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5E8DC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316EB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闭卷原因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2E46E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20623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2CB4" w14:textId="77777777" w:rsidR="008F69B6" w:rsidRDefault="008F69B6">
            <w:r>
              <w:rPr>
                <w:rFonts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9D3E0" w14:textId="77777777" w:rsidR="008F69B6" w:rsidRDefault="008F69B6"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1417" w14:textId="77777777" w:rsidR="008F69B6" w:rsidRDefault="008F69B6">
            <w:pPr>
              <w:ind w:leftChars="-44" w:left="-92" w:firstLine="1"/>
              <w:rPr>
                <w:szCs w:val="21"/>
              </w:rPr>
            </w:pPr>
          </w:p>
        </w:tc>
      </w:tr>
      <w:tr w:rsidR="008F69B6" w14:paraId="2772C43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CC52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63E4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416A4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7250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F2DB8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9D0B3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293C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8F69B6" w14:paraId="121BF5B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DDD2" w14:textId="77777777" w:rsidR="008F69B6" w:rsidRDefault="008F69B6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3C6CF" w14:textId="77777777" w:rsidR="008F69B6" w:rsidRDefault="008F69B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E76A" w14:textId="77777777" w:rsidR="008F69B6" w:rsidRDefault="008F69B6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9CDB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651C" w14:textId="77777777" w:rsidR="008F69B6" w:rsidRDefault="008F69B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O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9BE10" w14:textId="77777777" w:rsidR="008F69B6" w:rsidRDefault="008F69B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2BF4" w14:textId="77777777" w:rsidR="008F69B6" w:rsidRDefault="008F69B6">
            <w:pPr>
              <w:ind w:leftChars="-44" w:left="-92" w:firstLine="1"/>
              <w:rPr>
                <w:rFonts w:ascii="宋体" w:hAnsi="宋体"/>
              </w:rPr>
            </w:pPr>
          </w:p>
        </w:tc>
      </w:tr>
    </w:tbl>
    <w:p w14:paraId="55ADA77F" w14:textId="77777777" w:rsidR="0004375B" w:rsidRDefault="0004375B"/>
    <w:p w14:paraId="01FF9A51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45CFCD79" w14:textId="77777777" w:rsidR="0004375B" w:rsidRDefault="007027A8">
      <w:pPr>
        <w:pStyle w:val="5"/>
      </w:pPr>
      <w:r>
        <w:rPr>
          <w:rFonts w:hint="eastAsia"/>
        </w:rPr>
        <w:t>交易控制左树说明</w:t>
      </w:r>
    </w:p>
    <w:p w14:paraId="500A6FB4" w14:textId="77777777" w:rsidR="0004375B" w:rsidRDefault="007027A8" w:rsidP="002C661E">
      <w:pPr>
        <w:spacing w:line="360" w:lineRule="auto"/>
        <w:ind w:firstLine="420"/>
      </w:pPr>
      <w:r>
        <w:rPr>
          <w:rFonts w:hint="eastAsia"/>
        </w:rPr>
        <w:t>该笔信用证未闭卷。</w:t>
      </w:r>
    </w:p>
    <w:p w14:paraId="3B6C2794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3F3734C7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43F0923B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7F26B666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0B306683" w14:textId="77777777" w:rsidR="0004375B" w:rsidRDefault="007027A8" w:rsidP="002C661E">
      <w:pPr>
        <w:ind w:firstLine="420"/>
      </w:pPr>
      <w:r>
        <w:rPr>
          <w:rFonts w:hint="eastAsia"/>
        </w:rPr>
        <w:t>无。</w:t>
      </w:r>
    </w:p>
    <w:p w14:paraId="5AD96204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609216A8" w14:textId="77777777" w:rsidR="0004375B" w:rsidRDefault="007027A8" w:rsidP="002C661E">
      <w:pPr>
        <w:ind w:firstLine="420"/>
      </w:pPr>
      <w:r>
        <w:rPr>
          <w:rFonts w:hint="eastAsia"/>
        </w:rPr>
        <w:t>无</w:t>
      </w:r>
      <w:r w:rsidR="00BF1293">
        <w:rPr>
          <w:rFonts w:hint="eastAsia"/>
        </w:rPr>
        <w:t>。</w:t>
      </w:r>
    </w:p>
    <w:p w14:paraId="5F7C17C0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36A81018" w14:textId="77777777" w:rsidR="0004375B" w:rsidRDefault="007027A8" w:rsidP="002C661E">
      <w:pPr>
        <w:ind w:firstLine="420"/>
      </w:pPr>
      <w:r>
        <w:rPr>
          <w:rFonts w:hint="eastAsia"/>
        </w:rPr>
        <w:t>无</w:t>
      </w:r>
      <w:r w:rsidR="00BF1293">
        <w:rPr>
          <w:rFonts w:hint="eastAsia"/>
        </w:rPr>
        <w:t>。</w:t>
      </w:r>
    </w:p>
    <w:p w14:paraId="687E3F69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4E537F0D" w14:textId="77777777" w:rsidR="0004375B" w:rsidRDefault="007027A8" w:rsidP="00C44B4D">
      <w:pPr>
        <w:ind w:firstLine="420"/>
      </w:pPr>
      <w:r>
        <w:rPr>
          <w:rFonts w:hint="eastAsia"/>
        </w:rPr>
        <w:t>列出所有未收手续费</w:t>
      </w:r>
      <w:r w:rsidR="0076521F">
        <w:rPr>
          <w:rFonts w:hint="eastAsia"/>
        </w:rPr>
        <w:t>，</w:t>
      </w:r>
      <w:r>
        <w:rPr>
          <w:rFonts w:hint="eastAsia"/>
        </w:rPr>
        <w:t>并默认为</w:t>
      </w:r>
      <w:r w:rsidR="002C661E">
        <w:rPr>
          <w:rFonts w:hint="eastAsia"/>
        </w:rPr>
        <w:t>现收</w:t>
      </w:r>
      <w:r>
        <w:rPr>
          <w:rFonts w:hint="eastAsia"/>
        </w:rPr>
        <w:t>，外</w:t>
      </w:r>
      <w:r w:rsidR="0076521F">
        <w:rPr>
          <w:rFonts w:hint="eastAsia"/>
        </w:rPr>
        <w:t>收</w:t>
      </w:r>
      <w:r>
        <w:rPr>
          <w:rFonts w:hint="eastAsia"/>
        </w:rPr>
        <w:t>。</w:t>
      </w:r>
      <w:r w:rsidR="002C661E">
        <w:rPr>
          <w:rFonts w:hint="eastAsia"/>
        </w:rPr>
        <w:t>可以免收，不允许后收。</w:t>
      </w:r>
    </w:p>
    <w:p w14:paraId="743E02BE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09FC17E1" w14:textId="77777777" w:rsidR="0004375B" w:rsidRPr="002C661E" w:rsidRDefault="007027A8">
      <w:pPr>
        <w:rPr>
          <w:b/>
        </w:rPr>
      </w:pPr>
      <w:r w:rsidRPr="002C661E">
        <w:rPr>
          <w:rFonts w:hint="eastAsia"/>
          <w:b/>
        </w:rPr>
        <w:t>表外：</w:t>
      </w:r>
    </w:p>
    <w:p w14:paraId="272CD919" w14:textId="77777777" w:rsidR="000F65A0" w:rsidRDefault="00A40009" w:rsidP="00464600">
      <w:pPr>
        <w:ind w:firstLineChars="200" w:firstLine="420"/>
        <w:rPr>
          <w:szCs w:val="21"/>
        </w:rPr>
      </w:pPr>
      <w:r w:rsidRPr="00A40009">
        <w:rPr>
          <w:rFonts w:hint="eastAsia"/>
          <w:szCs w:val="21"/>
        </w:rPr>
        <w:t>付：</w:t>
      </w:r>
      <w:r w:rsidRPr="00A40009">
        <w:rPr>
          <w:szCs w:val="21"/>
        </w:rPr>
        <w:t>921</w:t>
      </w:r>
      <w:r w:rsidRPr="00A40009">
        <w:rPr>
          <w:rFonts w:hint="eastAsia"/>
          <w:szCs w:val="21"/>
        </w:rPr>
        <w:t>国外开来保证凭信外币</w:t>
      </w:r>
      <w:r w:rsidRPr="00A40009">
        <w:rPr>
          <w:szCs w:val="21"/>
        </w:rPr>
        <w:t>/</w:t>
      </w:r>
      <w:r w:rsidRPr="00A40009">
        <w:rPr>
          <w:rFonts w:hint="eastAsia"/>
          <w:szCs w:val="21"/>
        </w:rPr>
        <w:t>人民币</w:t>
      </w:r>
    </w:p>
    <w:p w14:paraId="7E915D0F" w14:textId="77777777" w:rsidR="002C661E" w:rsidRPr="002C661E" w:rsidRDefault="002C661E" w:rsidP="002C661E">
      <w:pPr>
        <w:rPr>
          <w:b/>
          <w:szCs w:val="21"/>
        </w:rPr>
      </w:pPr>
      <w:r w:rsidRPr="002C661E">
        <w:rPr>
          <w:rFonts w:hint="eastAsia"/>
          <w:b/>
          <w:szCs w:val="21"/>
        </w:rPr>
        <w:t>手续费：</w:t>
      </w:r>
    </w:p>
    <w:p w14:paraId="29AC0582" w14:textId="77777777" w:rsidR="002C661E" w:rsidRPr="002C661E" w:rsidRDefault="002C661E" w:rsidP="002C661E">
      <w:pPr>
        <w:ind w:leftChars="200" w:left="420"/>
        <w:rPr>
          <w:szCs w:val="21"/>
        </w:rPr>
      </w:pPr>
      <w:r w:rsidRPr="002C661E">
        <w:rPr>
          <w:rFonts w:hint="eastAsia"/>
          <w:szCs w:val="21"/>
        </w:rPr>
        <w:t>借：</w:t>
      </w:r>
      <w:r w:rsidRPr="002C661E">
        <w:rPr>
          <w:rFonts w:hint="eastAsia"/>
          <w:szCs w:val="21"/>
        </w:rPr>
        <w:t>201101</w:t>
      </w:r>
      <w:r w:rsidRPr="002C661E">
        <w:rPr>
          <w:rFonts w:hint="eastAsia"/>
          <w:szCs w:val="21"/>
        </w:rPr>
        <w:t>活期存款等科目外币</w:t>
      </w:r>
      <w:r w:rsidRPr="002C661E">
        <w:rPr>
          <w:rFonts w:hint="eastAsia"/>
          <w:szCs w:val="21"/>
        </w:rPr>
        <w:t>/</w:t>
      </w:r>
      <w:r w:rsidRPr="002C661E">
        <w:rPr>
          <w:rFonts w:hint="eastAsia"/>
          <w:szCs w:val="21"/>
        </w:rPr>
        <w:t>人民币</w:t>
      </w:r>
    </w:p>
    <w:p w14:paraId="475C05D9" w14:textId="77777777" w:rsidR="002C661E" w:rsidRDefault="002C661E" w:rsidP="002C661E">
      <w:pPr>
        <w:ind w:leftChars="200" w:left="420"/>
        <w:rPr>
          <w:szCs w:val="21"/>
        </w:rPr>
      </w:pPr>
      <w:r w:rsidRPr="002C661E">
        <w:rPr>
          <w:rFonts w:hint="eastAsia"/>
          <w:szCs w:val="21"/>
        </w:rPr>
        <w:t>贷：</w:t>
      </w:r>
      <w:r w:rsidRPr="002C661E">
        <w:rPr>
          <w:rFonts w:hint="eastAsia"/>
          <w:szCs w:val="21"/>
        </w:rPr>
        <w:t>60210102</w:t>
      </w:r>
      <w:r w:rsidRPr="002C661E">
        <w:rPr>
          <w:rFonts w:hint="eastAsia"/>
          <w:szCs w:val="21"/>
        </w:rPr>
        <w:t>外汇结算手续费收入外币</w:t>
      </w:r>
      <w:r w:rsidRPr="002C661E">
        <w:rPr>
          <w:rFonts w:hint="eastAsia"/>
          <w:szCs w:val="21"/>
        </w:rPr>
        <w:t>/</w:t>
      </w:r>
      <w:r w:rsidRPr="002C661E">
        <w:rPr>
          <w:rFonts w:hint="eastAsia"/>
          <w:szCs w:val="21"/>
        </w:rPr>
        <w:t>人民币</w:t>
      </w:r>
    </w:p>
    <w:p w14:paraId="30592376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66B2203C" w14:textId="77777777" w:rsidR="0004375B" w:rsidRDefault="007027A8" w:rsidP="002C661E">
      <w:pPr>
        <w:ind w:firstLine="420"/>
      </w:pPr>
      <w:r>
        <w:rPr>
          <w:rFonts w:hint="eastAsia"/>
        </w:rPr>
        <w:t>该笔业务完成后，信用证闭卷。</w:t>
      </w:r>
    </w:p>
    <w:p w14:paraId="5A8B8ABE" w14:textId="77777777" w:rsidR="0004375B" w:rsidRDefault="007027A8">
      <w:pPr>
        <w:pStyle w:val="3"/>
      </w:pPr>
      <w:bookmarkStart w:id="147" w:name="_Toc403122933"/>
      <w:r>
        <w:rPr>
          <w:rFonts w:hint="eastAsia"/>
        </w:rPr>
        <w:t>信用证通知注销恢复</w:t>
      </w:r>
      <w:bookmarkEnd w:id="147"/>
    </w:p>
    <w:p w14:paraId="365678E9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2E694CFA" w14:textId="77777777" w:rsidR="0004375B" w:rsidRDefault="007027A8">
      <w:pPr>
        <w:ind w:firstLineChars="202" w:firstLine="424"/>
      </w:pPr>
      <w:r>
        <w:rPr>
          <w:rFonts w:hint="eastAsia"/>
        </w:rPr>
        <w:t>将信用证状态改为可用状态。</w:t>
      </w:r>
    </w:p>
    <w:p w14:paraId="18BACD7E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516A16DD" w14:textId="77777777" w:rsidR="0004375B" w:rsidRDefault="007027A8">
      <w:pPr>
        <w:ind w:firstLine="420"/>
      </w:pPr>
      <w:r>
        <w:rPr>
          <w:rFonts w:hint="eastAsia"/>
        </w:rPr>
        <w:t>本交易由具有重新激活权限的柜员发起操作。</w:t>
      </w:r>
    </w:p>
    <w:p w14:paraId="6DFC100C" w14:textId="77777777" w:rsidR="0004375B" w:rsidRDefault="007027A8">
      <w:pPr>
        <w:ind w:firstLine="420"/>
      </w:pPr>
      <w:r>
        <w:rPr>
          <w:rFonts w:hint="eastAsia"/>
        </w:rPr>
        <w:t>系统支持手工发起。</w:t>
      </w:r>
    </w:p>
    <w:p w14:paraId="7A008E8C" w14:textId="77777777" w:rsidR="00F6439D" w:rsidRDefault="00F6439D" w:rsidP="00F6439D">
      <w:pPr>
        <w:pStyle w:val="4"/>
      </w:pPr>
      <w:r>
        <w:rPr>
          <w:rFonts w:hint="eastAsia"/>
        </w:rPr>
        <w:t>界面布局与菜单按钮</w:t>
      </w:r>
    </w:p>
    <w:p w14:paraId="02698A2C" w14:textId="77777777" w:rsidR="00A1064A" w:rsidRDefault="00A1064A" w:rsidP="00A1064A">
      <w:pPr>
        <w:ind w:firstLine="420"/>
      </w:pPr>
      <w:r>
        <w:rPr>
          <w:rFonts w:hint="eastAsia"/>
        </w:rPr>
        <w:t>同一页面布局原则，一行两列，从上至下：</w:t>
      </w:r>
    </w:p>
    <w:p w14:paraId="25E67076" w14:textId="77777777" w:rsidR="00A1064A" w:rsidRDefault="00A1064A" w:rsidP="00A1064A">
      <w:pPr>
        <w:ind w:firstLine="420"/>
      </w:pPr>
      <w:r>
        <w:rPr>
          <w:rFonts w:hint="eastAsia"/>
        </w:rPr>
        <w:t>第一区域：基本信息；</w:t>
      </w:r>
    </w:p>
    <w:p w14:paraId="1475145F" w14:textId="77777777" w:rsidR="00A1064A" w:rsidRDefault="00A1064A" w:rsidP="00A1064A">
      <w:pPr>
        <w:ind w:firstLine="420"/>
      </w:pPr>
      <w:r>
        <w:rPr>
          <w:rFonts w:hint="eastAsia"/>
        </w:rPr>
        <w:t>第二区域：</w:t>
      </w:r>
      <w:r w:rsidR="00B36919">
        <w:rPr>
          <w:rFonts w:hint="eastAsia"/>
        </w:rPr>
        <w:t>按钮。</w:t>
      </w:r>
    </w:p>
    <w:p w14:paraId="6A9B3F26" w14:textId="77777777" w:rsidR="00980F15" w:rsidRDefault="00980F15" w:rsidP="00980F15">
      <w:pPr>
        <w:pStyle w:val="5"/>
      </w:pPr>
      <w:r>
        <w:rPr>
          <w:rFonts w:hint="eastAsia"/>
        </w:rPr>
        <w:t>基本信息和按钮</w:t>
      </w:r>
    </w:p>
    <w:p w14:paraId="60D28F50" w14:textId="77777777" w:rsidR="000F65A0" w:rsidRDefault="000F65A0">
      <w:pPr>
        <w:ind w:leftChars="-675" w:left="-1418" w:firstLine="420"/>
      </w:pPr>
    </w:p>
    <w:p w14:paraId="08D0C93B" w14:textId="77777777" w:rsidR="003D626F" w:rsidRDefault="003B5F42">
      <w:pPr>
        <w:ind w:leftChars="-675" w:left="-1418" w:firstLine="420"/>
      </w:pPr>
      <w:r>
        <w:rPr>
          <w:noProof/>
        </w:rPr>
        <w:drawing>
          <wp:inline distT="0" distB="0" distL="0" distR="0" wp14:anchorId="2D837630" wp14:editId="2759DB91">
            <wp:extent cx="6750000" cy="317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通知注销恢复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3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95C1" w14:textId="77777777" w:rsidR="00980F15" w:rsidRDefault="00980F15" w:rsidP="00980F15">
      <w:pPr>
        <w:ind w:firstLineChars="202" w:firstLine="424"/>
      </w:pPr>
      <w:r>
        <w:rPr>
          <w:rFonts w:hint="eastAsia"/>
        </w:rPr>
        <w:t>备注：</w:t>
      </w:r>
    </w:p>
    <w:p w14:paraId="2CB1E53B" w14:textId="77777777" w:rsidR="00980F15" w:rsidRDefault="00980F15" w:rsidP="00980F15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3FB3D34A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04375B" w14:paraId="293FDDCA" w14:textId="77777777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70BD82F7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315629B4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518AAE7D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</w:tcPr>
          <w:p w14:paraId="5054D1EB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6105FC69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3DB13265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51E715E5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2819938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C61EE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AF3E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0B7D1" w14:textId="77777777" w:rsidR="000F65A0" w:rsidRDefault="000F65A0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87BAE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DA93D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259A2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78D7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53A1CD4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E0140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2F892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6F0DA" w14:textId="77777777" w:rsidR="000F65A0" w:rsidRDefault="007027A8">
            <w:pPr>
              <w:ind w:leftChars="-59" w:left="-124" w:right="4" w:firstLine="1"/>
              <w:jc w:val="left"/>
              <w:rPr>
                <w:rFonts w:ascii="宋体" w:hAnsi="宋体"/>
              </w:rPr>
            </w:pPr>
            <w:r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9FC1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790AC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5DCFE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BD331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656F112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BF0E9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5DA42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</w:t>
            </w:r>
            <w:r>
              <w:rPr>
                <w:szCs w:val="21"/>
              </w:rPr>
              <w:t>行</w:t>
            </w:r>
            <w:r>
              <w:rPr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2F7FC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053F7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20745" w14:textId="77777777" w:rsidR="000F65A0" w:rsidRDefault="007027A8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9DA20E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255ED193" w14:textId="77777777" w:rsidR="000F65A0" w:rsidRDefault="000F65A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9AA9C0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9DE8A3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2D0CC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12011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7ECB1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004D5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66AF9" w14:textId="77777777" w:rsidR="000F65A0" w:rsidRDefault="007027A8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C29538" w14:textId="77777777" w:rsidR="000F65A0" w:rsidRDefault="000F65A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3591D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2361044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97AA1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26F19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</w:t>
            </w:r>
            <w:r w:rsidR="00995F05">
              <w:rPr>
                <w:rFonts w:hint="eastAsia"/>
                <w:szCs w:val="21"/>
              </w:rPr>
              <w:t>变好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CC82F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86C18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7B753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80C67D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B935C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1FFDF0B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885B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FB3A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6B6AF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B56E1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0C084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66C6F" w14:textId="77777777" w:rsidR="000F65A0" w:rsidRDefault="000F65A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A80E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936273" w14:paraId="0D3523C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9395B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48D4" w14:textId="77777777" w:rsidR="000F65A0" w:rsidRDefault="00936273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到期地点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8AEBB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3FADF" w14:textId="77777777" w:rsidR="000F65A0" w:rsidRDefault="004744C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C2D08" w14:textId="77777777" w:rsidR="000F65A0" w:rsidRDefault="009510F3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54AA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4BF8B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5654983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A0DB7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CF474" w14:textId="77777777" w:rsidR="000F65A0" w:rsidRDefault="001203E7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</w:t>
            </w:r>
            <w:r w:rsidR="007027A8">
              <w:rPr>
                <w:rFonts w:hint="eastAsia"/>
                <w:szCs w:val="21"/>
              </w:rPr>
              <w:t>有</w:t>
            </w:r>
            <w:r w:rsidR="007027A8">
              <w:rPr>
                <w:szCs w:val="21"/>
              </w:rPr>
              <w:t>效期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AF136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49430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DATE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5BAAC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72C08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0F6AF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08AA835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0BE31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1E77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8BB5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5560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2DAC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70B9C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51746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2CEE7C9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63B3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3867E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B8003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F70B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40F86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4802A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5A818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543826C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E2E21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8534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闭卷日期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ECDDF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9D67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F7DDD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C7474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C78EE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1657E83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4F58B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8706" w14:textId="77777777" w:rsidR="000F65A0" w:rsidRDefault="00E309EC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激活</w:t>
            </w:r>
            <w:r w:rsidR="007027A8">
              <w:rPr>
                <w:rFonts w:hint="eastAsia"/>
                <w:szCs w:val="21"/>
              </w:rPr>
              <w:t>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CD7F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C2C38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94B30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6718A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E93C7" w14:textId="77777777" w:rsidR="000F65A0" w:rsidRDefault="007027A8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04375B" w14:paraId="087722B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3BB21" w14:textId="77777777" w:rsidR="000F65A0" w:rsidRDefault="000F65A0" w:rsidP="0012461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A939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EA715" w14:textId="77777777" w:rsidR="000F65A0" w:rsidRDefault="000F65A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8D06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AE217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06E0F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B3041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</w:tbl>
    <w:p w14:paraId="5D7C0FBD" w14:textId="77777777" w:rsidR="0004375B" w:rsidRDefault="0004375B"/>
    <w:p w14:paraId="7B749B26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43710AAC" w14:textId="77777777" w:rsidR="0004375B" w:rsidRDefault="007027A8">
      <w:pPr>
        <w:pStyle w:val="5"/>
      </w:pPr>
      <w:r>
        <w:rPr>
          <w:rFonts w:hint="eastAsia"/>
        </w:rPr>
        <w:t>交易控制左树说明</w:t>
      </w:r>
    </w:p>
    <w:p w14:paraId="62B34AB7" w14:textId="77777777" w:rsidR="0004375B" w:rsidRDefault="007027A8">
      <w:pPr>
        <w:spacing w:line="360" w:lineRule="auto"/>
      </w:pPr>
      <w:r>
        <w:rPr>
          <w:rFonts w:hint="eastAsia"/>
        </w:rPr>
        <w:t>该笔信用证已闭卷。</w:t>
      </w:r>
    </w:p>
    <w:p w14:paraId="13462D58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06463ACD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4F4A75EE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769B12C9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362C955E" w14:textId="77777777" w:rsidR="0004375B" w:rsidRDefault="007027A8" w:rsidP="0012461B">
      <w:pPr>
        <w:ind w:firstLine="420"/>
      </w:pPr>
      <w:r>
        <w:rPr>
          <w:rFonts w:hint="eastAsia"/>
        </w:rPr>
        <w:t>无。</w:t>
      </w:r>
    </w:p>
    <w:p w14:paraId="676B03CC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0F7DA259" w14:textId="77777777" w:rsidR="0004375B" w:rsidRDefault="007027A8" w:rsidP="0012461B">
      <w:pPr>
        <w:ind w:firstLine="420"/>
      </w:pPr>
      <w:r>
        <w:rPr>
          <w:rFonts w:hint="eastAsia"/>
        </w:rPr>
        <w:t>无</w:t>
      </w:r>
    </w:p>
    <w:p w14:paraId="61C9DFC3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189A14DB" w14:textId="77777777" w:rsidR="0004375B" w:rsidRDefault="007027A8" w:rsidP="0012461B">
      <w:pPr>
        <w:ind w:firstLine="420"/>
      </w:pPr>
      <w:r>
        <w:rPr>
          <w:rFonts w:hint="eastAsia"/>
        </w:rPr>
        <w:t>无</w:t>
      </w:r>
    </w:p>
    <w:p w14:paraId="6A1EE74E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3E9C7BB2" w14:textId="77777777" w:rsidR="0004375B" w:rsidRDefault="007027A8" w:rsidP="0012461B">
      <w:pPr>
        <w:ind w:firstLine="420"/>
      </w:pPr>
      <w:r>
        <w:rPr>
          <w:rFonts w:hint="eastAsia"/>
        </w:rPr>
        <w:t>无</w:t>
      </w:r>
    </w:p>
    <w:p w14:paraId="144225C5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48AFC2B1" w14:textId="77777777" w:rsidR="0004375B" w:rsidRDefault="007027A8" w:rsidP="0012461B">
      <w:pPr>
        <w:ind w:firstLine="420"/>
      </w:pPr>
      <w:r>
        <w:rPr>
          <w:rFonts w:hint="eastAsia"/>
        </w:rPr>
        <w:t>无</w:t>
      </w:r>
    </w:p>
    <w:p w14:paraId="19CCEF1F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65FE4489" w14:textId="77777777" w:rsidR="0004375B" w:rsidRDefault="007027A8">
      <w:r>
        <w:rPr>
          <w:rFonts w:ascii="宋体" w:hAnsi="宋体" w:hint="eastAsia"/>
        </w:rPr>
        <w:t>将信用证闭卷标志设为N</w:t>
      </w:r>
      <w:r>
        <w:rPr>
          <w:rFonts w:hint="eastAsia"/>
        </w:rPr>
        <w:t>。</w:t>
      </w:r>
    </w:p>
    <w:p w14:paraId="66983886" w14:textId="77777777" w:rsidR="001451D5" w:rsidRDefault="007027A8">
      <w:pPr>
        <w:pStyle w:val="2"/>
      </w:pPr>
      <w:bookmarkStart w:id="148" w:name="_Toc393102220"/>
      <w:bookmarkStart w:id="149" w:name="_Toc393103316"/>
      <w:bookmarkStart w:id="150" w:name="_Toc393104412"/>
      <w:bookmarkStart w:id="151" w:name="_Toc393105509"/>
      <w:bookmarkStart w:id="152" w:name="_Toc393110875"/>
      <w:bookmarkStart w:id="153" w:name="_Toc393111976"/>
      <w:bookmarkStart w:id="154" w:name="_Toc393113058"/>
      <w:bookmarkStart w:id="155" w:name="_Toc393102221"/>
      <w:bookmarkStart w:id="156" w:name="_Toc393103317"/>
      <w:bookmarkStart w:id="157" w:name="_Toc393104413"/>
      <w:bookmarkStart w:id="158" w:name="_Toc393105510"/>
      <w:bookmarkStart w:id="159" w:name="_Toc393110876"/>
      <w:bookmarkStart w:id="160" w:name="_Toc393111977"/>
      <w:bookmarkStart w:id="161" w:name="_Toc393113059"/>
      <w:bookmarkStart w:id="162" w:name="_Toc393102222"/>
      <w:bookmarkStart w:id="163" w:name="_Toc393103318"/>
      <w:bookmarkStart w:id="164" w:name="_Toc393104414"/>
      <w:bookmarkStart w:id="165" w:name="_Toc393105511"/>
      <w:bookmarkStart w:id="166" w:name="_Toc393110877"/>
      <w:bookmarkStart w:id="167" w:name="_Toc393111978"/>
      <w:bookmarkStart w:id="168" w:name="_Toc393113060"/>
      <w:bookmarkStart w:id="169" w:name="_Toc393102223"/>
      <w:bookmarkStart w:id="170" w:name="_Toc393103319"/>
      <w:bookmarkStart w:id="171" w:name="_Toc393104415"/>
      <w:bookmarkStart w:id="172" w:name="_Toc393105512"/>
      <w:bookmarkStart w:id="173" w:name="_Toc393110878"/>
      <w:bookmarkStart w:id="174" w:name="_Toc393111979"/>
      <w:bookmarkStart w:id="175" w:name="_Toc393113061"/>
      <w:bookmarkStart w:id="176" w:name="_Toc393102224"/>
      <w:bookmarkStart w:id="177" w:name="_Toc393103320"/>
      <w:bookmarkStart w:id="178" w:name="_Toc393104416"/>
      <w:bookmarkStart w:id="179" w:name="_Toc393105513"/>
      <w:bookmarkStart w:id="180" w:name="_Toc393110879"/>
      <w:bookmarkStart w:id="181" w:name="_Toc393111980"/>
      <w:bookmarkStart w:id="182" w:name="_Toc393113062"/>
      <w:bookmarkStart w:id="183" w:name="_Toc393102225"/>
      <w:bookmarkStart w:id="184" w:name="_Toc393103321"/>
      <w:bookmarkStart w:id="185" w:name="_Toc393104417"/>
      <w:bookmarkStart w:id="186" w:name="_Toc393105514"/>
      <w:bookmarkStart w:id="187" w:name="_Toc393110880"/>
      <w:bookmarkStart w:id="188" w:name="_Toc393111981"/>
      <w:bookmarkStart w:id="189" w:name="_Toc393113063"/>
      <w:bookmarkStart w:id="190" w:name="_Toc393102226"/>
      <w:bookmarkStart w:id="191" w:name="_Toc393103322"/>
      <w:bookmarkStart w:id="192" w:name="_Toc393104418"/>
      <w:bookmarkStart w:id="193" w:name="_Toc393105515"/>
      <w:bookmarkStart w:id="194" w:name="_Toc393110881"/>
      <w:bookmarkStart w:id="195" w:name="_Toc393111982"/>
      <w:bookmarkStart w:id="196" w:name="_Toc393113064"/>
      <w:bookmarkStart w:id="197" w:name="_Toc393102227"/>
      <w:bookmarkStart w:id="198" w:name="_Toc393103323"/>
      <w:bookmarkStart w:id="199" w:name="_Toc393104419"/>
      <w:bookmarkStart w:id="200" w:name="_Toc393105516"/>
      <w:bookmarkStart w:id="201" w:name="_Toc393110882"/>
      <w:bookmarkStart w:id="202" w:name="_Toc393111983"/>
      <w:bookmarkStart w:id="203" w:name="_Toc393113065"/>
      <w:bookmarkStart w:id="204" w:name="_Toc393102228"/>
      <w:bookmarkStart w:id="205" w:name="_Toc393103324"/>
      <w:bookmarkStart w:id="206" w:name="_Toc393104420"/>
      <w:bookmarkStart w:id="207" w:name="_Toc393105517"/>
      <w:bookmarkStart w:id="208" w:name="_Toc393110883"/>
      <w:bookmarkStart w:id="209" w:name="_Toc393111984"/>
      <w:bookmarkStart w:id="210" w:name="_Toc393113066"/>
      <w:bookmarkStart w:id="211" w:name="_Toc393102229"/>
      <w:bookmarkStart w:id="212" w:name="_Toc393103325"/>
      <w:bookmarkStart w:id="213" w:name="_Toc393104421"/>
      <w:bookmarkStart w:id="214" w:name="_Toc393105518"/>
      <w:bookmarkStart w:id="215" w:name="_Toc393110884"/>
      <w:bookmarkStart w:id="216" w:name="_Toc393111985"/>
      <w:bookmarkStart w:id="217" w:name="_Toc393113067"/>
      <w:bookmarkStart w:id="218" w:name="_Toc393102230"/>
      <w:bookmarkStart w:id="219" w:name="_Toc393103326"/>
      <w:bookmarkStart w:id="220" w:name="_Toc393104422"/>
      <w:bookmarkStart w:id="221" w:name="_Toc393105519"/>
      <w:bookmarkStart w:id="222" w:name="_Toc393110885"/>
      <w:bookmarkStart w:id="223" w:name="_Toc393111986"/>
      <w:bookmarkStart w:id="224" w:name="_Toc393113068"/>
      <w:bookmarkStart w:id="225" w:name="_Toc393102239"/>
      <w:bookmarkStart w:id="226" w:name="_Toc393103335"/>
      <w:bookmarkStart w:id="227" w:name="_Toc393104431"/>
      <w:bookmarkStart w:id="228" w:name="_Toc393105528"/>
      <w:bookmarkStart w:id="229" w:name="_Toc393110894"/>
      <w:bookmarkStart w:id="230" w:name="_Toc393111995"/>
      <w:bookmarkStart w:id="231" w:name="_Toc393113077"/>
      <w:bookmarkStart w:id="232" w:name="_Toc393102247"/>
      <w:bookmarkStart w:id="233" w:name="_Toc393103343"/>
      <w:bookmarkStart w:id="234" w:name="_Toc393104439"/>
      <w:bookmarkStart w:id="235" w:name="_Toc393105536"/>
      <w:bookmarkStart w:id="236" w:name="_Toc393110902"/>
      <w:bookmarkStart w:id="237" w:name="_Toc393112003"/>
      <w:bookmarkStart w:id="238" w:name="_Toc393113085"/>
      <w:bookmarkStart w:id="239" w:name="_Toc393102259"/>
      <w:bookmarkStart w:id="240" w:name="_Toc393103355"/>
      <w:bookmarkStart w:id="241" w:name="_Toc393104451"/>
      <w:bookmarkStart w:id="242" w:name="_Toc393105548"/>
      <w:bookmarkStart w:id="243" w:name="_Toc393110914"/>
      <w:bookmarkStart w:id="244" w:name="_Toc393112015"/>
      <w:bookmarkStart w:id="245" w:name="_Toc393113097"/>
      <w:bookmarkStart w:id="246" w:name="_Toc393102268"/>
      <w:bookmarkStart w:id="247" w:name="_Toc393103364"/>
      <w:bookmarkStart w:id="248" w:name="_Toc393104460"/>
      <w:bookmarkStart w:id="249" w:name="_Toc393105557"/>
      <w:bookmarkStart w:id="250" w:name="_Toc393110923"/>
      <w:bookmarkStart w:id="251" w:name="_Toc393112024"/>
      <w:bookmarkStart w:id="252" w:name="_Toc393113106"/>
      <w:bookmarkStart w:id="253" w:name="_Toc393102276"/>
      <w:bookmarkStart w:id="254" w:name="_Toc393103372"/>
      <w:bookmarkStart w:id="255" w:name="_Toc393104468"/>
      <w:bookmarkStart w:id="256" w:name="_Toc393105565"/>
      <w:bookmarkStart w:id="257" w:name="_Toc393110931"/>
      <w:bookmarkStart w:id="258" w:name="_Toc393112032"/>
      <w:bookmarkStart w:id="259" w:name="_Toc393113114"/>
      <w:bookmarkStart w:id="260" w:name="_Toc393102284"/>
      <w:bookmarkStart w:id="261" w:name="_Toc393103380"/>
      <w:bookmarkStart w:id="262" w:name="_Toc393104476"/>
      <w:bookmarkStart w:id="263" w:name="_Toc393105573"/>
      <w:bookmarkStart w:id="264" w:name="_Toc393110939"/>
      <w:bookmarkStart w:id="265" w:name="_Toc393112040"/>
      <w:bookmarkStart w:id="266" w:name="_Toc393113122"/>
      <w:bookmarkStart w:id="267" w:name="_Toc393102293"/>
      <w:bookmarkStart w:id="268" w:name="_Toc393103389"/>
      <w:bookmarkStart w:id="269" w:name="_Toc393104485"/>
      <w:bookmarkStart w:id="270" w:name="_Toc393105582"/>
      <w:bookmarkStart w:id="271" w:name="_Toc393110948"/>
      <w:bookmarkStart w:id="272" w:name="_Toc393112049"/>
      <w:bookmarkStart w:id="273" w:name="_Toc393113131"/>
      <w:bookmarkStart w:id="274" w:name="_Toc393102301"/>
      <w:bookmarkStart w:id="275" w:name="_Toc393103397"/>
      <w:bookmarkStart w:id="276" w:name="_Toc393104493"/>
      <w:bookmarkStart w:id="277" w:name="_Toc393105590"/>
      <w:bookmarkStart w:id="278" w:name="_Toc393110956"/>
      <w:bookmarkStart w:id="279" w:name="_Toc393112057"/>
      <w:bookmarkStart w:id="280" w:name="_Toc393113139"/>
      <w:bookmarkStart w:id="281" w:name="_Toc393102309"/>
      <w:bookmarkStart w:id="282" w:name="_Toc393103405"/>
      <w:bookmarkStart w:id="283" w:name="_Toc393104501"/>
      <w:bookmarkStart w:id="284" w:name="_Toc393105598"/>
      <w:bookmarkStart w:id="285" w:name="_Toc393110964"/>
      <w:bookmarkStart w:id="286" w:name="_Toc393112065"/>
      <w:bookmarkStart w:id="287" w:name="_Toc393113147"/>
      <w:bookmarkStart w:id="288" w:name="_Toc393102318"/>
      <w:bookmarkStart w:id="289" w:name="_Toc393103414"/>
      <w:bookmarkStart w:id="290" w:name="_Toc393104510"/>
      <w:bookmarkStart w:id="291" w:name="_Toc393105607"/>
      <w:bookmarkStart w:id="292" w:name="_Toc393110973"/>
      <w:bookmarkStart w:id="293" w:name="_Toc393112074"/>
      <w:bookmarkStart w:id="294" w:name="_Toc393113156"/>
      <w:bookmarkStart w:id="295" w:name="_Toc393102326"/>
      <w:bookmarkStart w:id="296" w:name="_Toc393103422"/>
      <w:bookmarkStart w:id="297" w:name="_Toc393104518"/>
      <w:bookmarkStart w:id="298" w:name="_Toc393105615"/>
      <w:bookmarkStart w:id="299" w:name="_Toc393110981"/>
      <w:bookmarkStart w:id="300" w:name="_Toc393112082"/>
      <w:bookmarkStart w:id="301" w:name="_Toc393113164"/>
      <w:bookmarkStart w:id="302" w:name="_Toc393102335"/>
      <w:bookmarkStart w:id="303" w:name="_Toc393103431"/>
      <w:bookmarkStart w:id="304" w:name="_Toc393104527"/>
      <w:bookmarkStart w:id="305" w:name="_Toc393105624"/>
      <w:bookmarkStart w:id="306" w:name="_Toc393110990"/>
      <w:bookmarkStart w:id="307" w:name="_Toc393112091"/>
      <w:bookmarkStart w:id="308" w:name="_Toc393113173"/>
      <w:bookmarkStart w:id="309" w:name="_Toc393102343"/>
      <w:bookmarkStart w:id="310" w:name="_Toc393103439"/>
      <w:bookmarkStart w:id="311" w:name="_Toc393104535"/>
      <w:bookmarkStart w:id="312" w:name="_Toc393105632"/>
      <w:bookmarkStart w:id="313" w:name="_Toc393110998"/>
      <w:bookmarkStart w:id="314" w:name="_Toc393112099"/>
      <w:bookmarkStart w:id="315" w:name="_Toc393113181"/>
      <w:bookmarkStart w:id="316" w:name="_Toc393102351"/>
      <w:bookmarkStart w:id="317" w:name="_Toc393103447"/>
      <w:bookmarkStart w:id="318" w:name="_Toc393104543"/>
      <w:bookmarkStart w:id="319" w:name="_Toc393105640"/>
      <w:bookmarkStart w:id="320" w:name="_Toc393111006"/>
      <w:bookmarkStart w:id="321" w:name="_Toc393112107"/>
      <w:bookmarkStart w:id="322" w:name="_Toc393113189"/>
      <w:bookmarkStart w:id="323" w:name="_Toc393102359"/>
      <w:bookmarkStart w:id="324" w:name="_Toc393103455"/>
      <w:bookmarkStart w:id="325" w:name="_Toc393104551"/>
      <w:bookmarkStart w:id="326" w:name="_Toc393105648"/>
      <w:bookmarkStart w:id="327" w:name="_Toc393111014"/>
      <w:bookmarkStart w:id="328" w:name="_Toc393112115"/>
      <w:bookmarkStart w:id="329" w:name="_Toc393113197"/>
      <w:bookmarkStart w:id="330" w:name="_Toc393102367"/>
      <w:bookmarkStart w:id="331" w:name="_Toc393103463"/>
      <w:bookmarkStart w:id="332" w:name="_Toc393104559"/>
      <w:bookmarkStart w:id="333" w:name="_Toc393105656"/>
      <w:bookmarkStart w:id="334" w:name="_Toc393111022"/>
      <w:bookmarkStart w:id="335" w:name="_Toc393112123"/>
      <w:bookmarkStart w:id="336" w:name="_Toc393113205"/>
      <w:bookmarkStart w:id="337" w:name="_Toc393102375"/>
      <w:bookmarkStart w:id="338" w:name="_Toc393103471"/>
      <w:bookmarkStart w:id="339" w:name="_Toc393104567"/>
      <w:bookmarkStart w:id="340" w:name="_Toc393105664"/>
      <w:bookmarkStart w:id="341" w:name="_Toc393111030"/>
      <w:bookmarkStart w:id="342" w:name="_Toc393112131"/>
      <w:bookmarkStart w:id="343" w:name="_Toc393113213"/>
      <w:bookmarkStart w:id="344" w:name="_Toc393102383"/>
      <w:bookmarkStart w:id="345" w:name="_Toc393103479"/>
      <w:bookmarkStart w:id="346" w:name="_Toc393104575"/>
      <w:bookmarkStart w:id="347" w:name="_Toc393105672"/>
      <w:bookmarkStart w:id="348" w:name="_Toc393111038"/>
      <w:bookmarkStart w:id="349" w:name="_Toc393112139"/>
      <w:bookmarkStart w:id="350" w:name="_Toc393113221"/>
      <w:bookmarkStart w:id="351" w:name="_Toc393102391"/>
      <w:bookmarkStart w:id="352" w:name="_Toc393103487"/>
      <w:bookmarkStart w:id="353" w:name="_Toc393104583"/>
      <w:bookmarkStart w:id="354" w:name="_Toc393105680"/>
      <w:bookmarkStart w:id="355" w:name="_Toc393111046"/>
      <w:bookmarkStart w:id="356" w:name="_Toc393112147"/>
      <w:bookmarkStart w:id="357" w:name="_Toc393113229"/>
      <w:bookmarkStart w:id="358" w:name="_Toc393102399"/>
      <w:bookmarkStart w:id="359" w:name="_Toc393103495"/>
      <w:bookmarkStart w:id="360" w:name="_Toc393104591"/>
      <w:bookmarkStart w:id="361" w:name="_Toc393105688"/>
      <w:bookmarkStart w:id="362" w:name="_Toc393111054"/>
      <w:bookmarkStart w:id="363" w:name="_Toc393112155"/>
      <w:bookmarkStart w:id="364" w:name="_Toc393113237"/>
      <w:bookmarkStart w:id="365" w:name="_Toc393102407"/>
      <w:bookmarkStart w:id="366" w:name="_Toc393103503"/>
      <w:bookmarkStart w:id="367" w:name="_Toc393104599"/>
      <w:bookmarkStart w:id="368" w:name="_Toc393105696"/>
      <w:bookmarkStart w:id="369" w:name="_Toc393111062"/>
      <w:bookmarkStart w:id="370" w:name="_Toc393112163"/>
      <w:bookmarkStart w:id="371" w:name="_Toc393113245"/>
      <w:bookmarkStart w:id="372" w:name="_Toc393102415"/>
      <w:bookmarkStart w:id="373" w:name="_Toc393103511"/>
      <w:bookmarkStart w:id="374" w:name="_Toc393104607"/>
      <w:bookmarkStart w:id="375" w:name="_Toc393105704"/>
      <w:bookmarkStart w:id="376" w:name="_Toc393111070"/>
      <w:bookmarkStart w:id="377" w:name="_Toc393112171"/>
      <w:bookmarkStart w:id="378" w:name="_Toc393113253"/>
      <w:bookmarkStart w:id="379" w:name="_Toc393102423"/>
      <w:bookmarkStart w:id="380" w:name="_Toc393103519"/>
      <w:bookmarkStart w:id="381" w:name="_Toc393104615"/>
      <w:bookmarkStart w:id="382" w:name="_Toc393105712"/>
      <w:bookmarkStart w:id="383" w:name="_Toc393111078"/>
      <w:bookmarkStart w:id="384" w:name="_Toc393112179"/>
      <w:bookmarkStart w:id="385" w:name="_Toc393113261"/>
      <w:bookmarkStart w:id="386" w:name="_Toc393102431"/>
      <w:bookmarkStart w:id="387" w:name="_Toc393103527"/>
      <w:bookmarkStart w:id="388" w:name="_Toc393104623"/>
      <w:bookmarkStart w:id="389" w:name="_Toc393105720"/>
      <w:bookmarkStart w:id="390" w:name="_Toc393111086"/>
      <w:bookmarkStart w:id="391" w:name="_Toc393112187"/>
      <w:bookmarkStart w:id="392" w:name="_Toc393113269"/>
      <w:bookmarkStart w:id="393" w:name="_Toc393102439"/>
      <w:bookmarkStart w:id="394" w:name="_Toc393103535"/>
      <w:bookmarkStart w:id="395" w:name="_Toc393104631"/>
      <w:bookmarkStart w:id="396" w:name="_Toc393105728"/>
      <w:bookmarkStart w:id="397" w:name="_Toc393111094"/>
      <w:bookmarkStart w:id="398" w:name="_Toc393112195"/>
      <w:bookmarkStart w:id="399" w:name="_Toc393113277"/>
      <w:bookmarkStart w:id="400" w:name="_Toc393102447"/>
      <w:bookmarkStart w:id="401" w:name="_Toc393103543"/>
      <w:bookmarkStart w:id="402" w:name="_Toc393104639"/>
      <w:bookmarkStart w:id="403" w:name="_Toc393105736"/>
      <w:bookmarkStart w:id="404" w:name="_Toc393111102"/>
      <w:bookmarkStart w:id="405" w:name="_Toc393112203"/>
      <w:bookmarkStart w:id="406" w:name="_Toc393113285"/>
      <w:bookmarkStart w:id="407" w:name="_Toc393102455"/>
      <w:bookmarkStart w:id="408" w:name="_Toc393103551"/>
      <w:bookmarkStart w:id="409" w:name="_Toc393104647"/>
      <w:bookmarkStart w:id="410" w:name="_Toc393105744"/>
      <w:bookmarkStart w:id="411" w:name="_Toc393111110"/>
      <w:bookmarkStart w:id="412" w:name="_Toc393112211"/>
      <w:bookmarkStart w:id="413" w:name="_Toc393113293"/>
      <w:bookmarkStart w:id="414" w:name="_Toc393102463"/>
      <w:bookmarkStart w:id="415" w:name="_Toc393103559"/>
      <w:bookmarkStart w:id="416" w:name="_Toc393104655"/>
      <w:bookmarkStart w:id="417" w:name="_Toc393105752"/>
      <w:bookmarkStart w:id="418" w:name="_Toc393111118"/>
      <w:bookmarkStart w:id="419" w:name="_Toc393112219"/>
      <w:bookmarkStart w:id="420" w:name="_Toc393113301"/>
      <w:bookmarkStart w:id="421" w:name="_Toc393102471"/>
      <w:bookmarkStart w:id="422" w:name="_Toc393103567"/>
      <w:bookmarkStart w:id="423" w:name="_Toc393104663"/>
      <w:bookmarkStart w:id="424" w:name="_Toc393105760"/>
      <w:bookmarkStart w:id="425" w:name="_Toc393111126"/>
      <w:bookmarkStart w:id="426" w:name="_Toc393112227"/>
      <w:bookmarkStart w:id="427" w:name="_Toc393113309"/>
      <w:bookmarkStart w:id="428" w:name="_Toc393102480"/>
      <w:bookmarkStart w:id="429" w:name="_Toc393103576"/>
      <w:bookmarkStart w:id="430" w:name="_Toc393104672"/>
      <w:bookmarkStart w:id="431" w:name="_Toc393105769"/>
      <w:bookmarkStart w:id="432" w:name="_Toc393111135"/>
      <w:bookmarkStart w:id="433" w:name="_Toc393112236"/>
      <w:bookmarkStart w:id="434" w:name="_Toc393113318"/>
      <w:bookmarkStart w:id="435" w:name="_Toc393102489"/>
      <w:bookmarkStart w:id="436" w:name="_Toc393103585"/>
      <w:bookmarkStart w:id="437" w:name="_Toc393104681"/>
      <w:bookmarkStart w:id="438" w:name="_Toc393105778"/>
      <w:bookmarkStart w:id="439" w:name="_Toc393111144"/>
      <w:bookmarkStart w:id="440" w:name="_Toc393112245"/>
      <w:bookmarkStart w:id="441" w:name="_Toc393113327"/>
      <w:bookmarkStart w:id="442" w:name="_Toc393102497"/>
      <w:bookmarkStart w:id="443" w:name="_Toc393103593"/>
      <w:bookmarkStart w:id="444" w:name="_Toc393104689"/>
      <w:bookmarkStart w:id="445" w:name="_Toc393105786"/>
      <w:bookmarkStart w:id="446" w:name="_Toc393111152"/>
      <w:bookmarkStart w:id="447" w:name="_Toc393112253"/>
      <w:bookmarkStart w:id="448" w:name="_Toc393113335"/>
      <w:bookmarkStart w:id="449" w:name="_Toc393102505"/>
      <w:bookmarkStart w:id="450" w:name="_Toc393103601"/>
      <w:bookmarkStart w:id="451" w:name="_Toc393104697"/>
      <w:bookmarkStart w:id="452" w:name="_Toc393105794"/>
      <w:bookmarkStart w:id="453" w:name="_Toc393111160"/>
      <w:bookmarkStart w:id="454" w:name="_Toc393112261"/>
      <w:bookmarkStart w:id="455" w:name="_Toc393113343"/>
      <w:bookmarkStart w:id="456" w:name="_Toc393102514"/>
      <w:bookmarkStart w:id="457" w:name="_Toc393103610"/>
      <w:bookmarkStart w:id="458" w:name="_Toc393104706"/>
      <w:bookmarkStart w:id="459" w:name="_Toc393105803"/>
      <w:bookmarkStart w:id="460" w:name="_Toc393111169"/>
      <w:bookmarkStart w:id="461" w:name="_Toc393112270"/>
      <w:bookmarkStart w:id="462" w:name="_Toc393113352"/>
      <w:bookmarkStart w:id="463" w:name="_Toc393102523"/>
      <w:bookmarkStart w:id="464" w:name="_Toc393103619"/>
      <w:bookmarkStart w:id="465" w:name="_Toc393104715"/>
      <w:bookmarkStart w:id="466" w:name="_Toc393105812"/>
      <w:bookmarkStart w:id="467" w:name="_Toc393111178"/>
      <w:bookmarkStart w:id="468" w:name="_Toc393112279"/>
      <w:bookmarkStart w:id="469" w:name="_Toc393113361"/>
      <w:bookmarkStart w:id="470" w:name="_Toc393102537"/>
      <w:bookmarkStart w:id="471" w:name="_Toc393103633"/>
      <w:bookmarkStart w:id="472" w:name="_Toc393104729"/>
      <w:bookmarkStart w:id="473" w:name="_Toc393105826"/>
      <w:bookmarkStart w:id="474" w:name="_Toc393111192"/>
      <w:bookmarkStart w:id="475" w:name="_Toc393112293"/>
      <w:bookmarkStart w:id="476" w:name="_Toc393113375"/>
      <w:bookmarkStart w:id="477" w:name="_Toc393102545"/>
      <w:bookmarkStart w:id="478" w:name="_Toc393103641"/>
      <w:bookmarkStart w:id="479" w:name="_Toc393104737"/>
      <w:bookmarkStart w:id="480" w:name="_Toc393105834"/>
      <w:bookmarkStart w:id="481" w:name="_Toc393111200"/>
      <w:bookmarkStart w:id="482" w:name="_Toc393112301"/>
      <w:bookmarkStart w:id="483" w:name="_Toc393113383"/>
      <w:bookmarkStart w:id="484" w:name="_Toc393102553"/>
      <w:bookmarkStart w:id="485" w:name="_Toc393103649"/>
      <w:bookmarkStart w:id="486" w:name="_Toc393104745"/>
      <w:bookmarkStart w:id="487" w:name="_Toc393105842"/>
      <w:bookmarkStart w:id="488" w:name="_Toc393111208"/>
      <w:bookmarkStart w:id="489" w:name="_Toc393112309"/>
      <w:bookmarkStart w:id="490" w:name="_Toc393113391"/>
      <w:bookmarkStart w:id="491" w:name="_Toc393102561"/>
      <w:bookmarkStart w:id="492" w:name="_Toc393103657"/>
      <w:bookmarkStart w:id="493" w:name="_Toc393104753"/>
      <w:bookmarkStart w:id="494" w:name="_Toc393105850"/>
      <w:bookmarkStart w:id="495" w:name="_Toc393111216"/>
      <w:bookmarkStart w:id="496" w:name="_Toc393112317"/>
      <w:bookmarkStart w:id="497" w:name="_Toc393113399"/>
      <w:bookmarkStart w:id="498" w:name="_Toc393102570"/>
      <w:bookmarkStart w:id="499" w:name="_Toc393103666"/>
      <w:bookmarkStart w:id="500" w:name="_Toc393104762"/>
      <w:bookmarkStart w:id="501" w:name="_Toc393105859"/>
      <w:bookmarkStart w:id="502" w:name="_Toc393111225"/>
      <w:bookmarkStart w:id="503" w:name="_Toc393112326"/>
      <w:bookmarkStart w:id="504" w:name="_Toc393113408"/>
      <w:bookmarkStart w:id="505" w:name="_Toc393102579"/>
      <w:bookmarkStart w:id="506" w:name="_Toc393103675"/>
      <w:bookmarkStart w:id="507" w:name="_Toc393104771"/>
      <w:bookmarkStart w:id="508" w:name="_Toc393105868"/>
      <w:bookmarkStart w:id="509" w:name="_Toc393111234"/>
      <w:bookmarkStart w:id="510" w:name="_Toc393112335"/>
      <w:bookmarkStart w:id="511" w:name="_Toc393113417"/>
      <w:bookmarkStart w:id="512" w:name="_Toc393102587"/>
      <w:bookmarkStart w:id="513" w:name="_Toc393103683"/>
      <w:bookmarkStart w:id="514" w:name="_Toc393104779"/>
      <w:bookmarkStart w:id="515" w:name="_Toc393105876"/>
      <w:bookmarkStart w:id="516" w:name="_Toc393111242"/>
      <w:bookmarkStart w:id="517" w:name="_Toc393112343"/>
      <w:bookmarkStart w:id="518" w:name="_Toc393113425"/>
      <w:bookmarkStart w:id="519" w:name="_Toc393102595"/>
      <w:bookmarkStart w:id="520" w:name="_Toc393103691"/>
      <w:bookmarkStart w:id="521" w:name="_Toc393104787"/>
      <w:bookmarkStart w:id="522" w:name="_Toc393105884"/>
      <w:bookmarkStart w:id="523" w:name="_Toc393111250"/>
      <w:bookmarkStart w:id="524" w:name="_Toc393112351"/>
      <w:bookmarkStart w:id="525" w:name="_Toc393113433"/>
      <w:bookmarkStart w:id="526" w:name="_Toc393102603"/>
      <w:bookmarkStart w:id="527" w:name="_Toc393103699"/>
      <w:bookmarkStart w:id="528" w:name="_Toc393104795"/>
      <w:bookmarkStart w:id="529" w:name="_Toc393105892"/>
      <w:bookmarkStart w:id="530" w:name="_Toc393111258"/>
      <w:bookmarkStart w:id="531" w:name="_Toc393112359"/>
      <w:bookmarkStart w:id="532" w:name="_Toc393113441"/>
      <w:bookmarkStart w:id="533" w:name="_Toc393102611"/>
      <w:bookmarkStart w:id="534" w:name="_Toc393103707"/>
      <w:bookmarkStart w:id="535" w:name="_Toc393104803"/>
      <w:bookmarkStart w:id="536" w:name="_Toc393105900"/>
      <w:bookmarkStart w:id="537" w:name="_Toc393111266"/>
      <w:bookmarkStart w:id="538" w:name="_Toc393112367"/>
      <w:bookmarkStart w:id="539" w:name="_Toc393113449"/>
      <w:bookmarkStart w:id="540" w:name="_Toc393102619"/>
      <w:bookmarkStart w:id="541" w:name="_Toc393103715"/>
      <w:bookmarkStart w:id="542" w:name="_Toc393104811"/>
      <w:bookmarkStart w:id="543" w:name="_Toc393105908"/>
      <w:bookmarkStart w:id="544" w:name="_Toc393111274"/>
      <w:bookmarkStart w:id="545" w:name="_Toc393112375"/>
      <w:bookmarkStart w:id="546" w:name="_Toc393113457"/>
      <w:bookmarkStart w:id="547" w:name="_Toc393102628"/>
      <w:bookmarkStart w:id="548" w:name="_Toc393103724"/>
      <w:bookmarkStart w:id="549" w:name="_Toc393104820"/>
      <w:bookmarkStart w:id="550" w:name="_Toc393105917"/>
      <w:bookmarkStart w:id="551" w:name="_Toc393111283"/>
      <w:bookmarkStart w:id="552" w:name="_Toc393112384"/>
      <w:bookmarkStart w:id="553" w:name="_Toc393113466"/>
      <w:bookmarkStart w:id="554" w:name="_Toc393102636"/>
      <w:bookmarkStart w:id="555" w:name="_Toc393103732"/>
      <w:bookmarkStart w:id="556" w:name="_Toc393104828"/>
      <w:bookmarkStart w:id="557" w:name="_Toc393105925"/>
      <w:bookmarkStart w:id="558" w:name="_Toc393111291"/>
      <w:bookmarkStart w:id="559" w:name="_Toc393112392"/>
      <w:bookmarkStart w:id="560" w:name="_Toc393113474"/>
      <w:bookmarkStart w:id="561" w:name="_Toc393102644"/>
      <w:bookmarkStart w:id="562" w:name="_Toc393103740"/>
      <w:bookmarkStart w:id="563" w:name="_Toc393104836"/>
      <w:bookmarkStart w:id="564" w:name="_Toc393105933"/>
      <w:bookmarkStart w:id="565" w:name="_Toc393111299"/>
      <w:bookmarkStart w:id="566" w:name="_Toc393112400"/>
      <w:bookmarkStart w:id="567" w:name="_Toc393113482"/>
      <w:bookmarkStart w:id="568" w:name="_Toc393102652"/>
      <w:bookmarkStart w:id="569" w:name="_Toc393103748"/>
      <w:bookmarkStart w:id="570" w:name="_Toc393104844"/>
      <w:bookmarkStart w:id="571" w:name="_Toc393105941"/>
      <w:bookmarkStart w:id="572" w:name="_Toc393111307"/>
      <w:bookmarkStart w:id="573" w:name="_Toc393112408"/>
      <w:bookmarkStart w:id="574" w:name="_Toc393113490"/>
      <w:bookmarkStart w:id="575" w:name="_Toc393102661"/>
      <w:bookmarkStart w:id="576" w:name="_Toc393103757"/>
      <w:bookmarkStart w:id="577" w:name="_Toc393104853"/>
      <w:bookmarkStart w:id="578" w:name="_Toc393105950"/>
      <w:bookmarkStart w:id="579" w:name="_Toc393111316"/>
      <w:bookmarkStart w:id="580" w:name="_Toc393112417"/>
      <w:bookmarkStart w:id="581" w:name="_Toc393113499"/>
      <w:bookmarkStart w:id="582" w:name="_Toc393102670"/>
      <w:bookmarkStart w:id="583" w:name="_Toc393103766"/>
      <w:bookmarkStart w:id="584" w:name="_Toc393104862"/>
      <w:bookmarkStart w:id="585" w:name="_Toc393105959"/>
      <w:bookmarkStart w:id="586" w:name="_Toc393111325"/>
      <w:bookmarkStart w:id="587" w:name="_Toc393112426"/>
      <w:bookmarkStart w:id="588" w:name="_Toc393113508"/>
      <w:bookmarkStart w:id="589" w:name="_Toc393102678"/>
      <w:bookmarkStart w:id="590" w:name="_Toc393103774"/>
      <w:bookmarkStart w:id="591" w:name="_Toc393104870"/>
      <w:bookmarkStart w:id="592" w:name="_Toc393105967"/>
      <w:bookmarkStart w:id="593" w:name="_Toc393111333"/>
      <w:bookmarkStart w:id="594" w:name="_Toc393112434"/>
      <w:bookmarkStart w:id="595" w:name="_Toc393113516"/>
      <w:bookmarkStart w:id="596" w:name="_Toc393102687"/>
      <w:bookmarkStart w:id="597" w:name="_Toc393103783"/>
      <w:bookmarkStart w:id="598" w:name="_Toc393104879"/>
      <w:bookmarkStart w:id="599" w:name="_Toc393105976"/>
      <w:bookmarkStart w:id="600" w:name="_Toc393111342"/>
      <w:bookmarkStart w:id="601" w:name="_Toc393112443"/>
      <w:bookmarkStart w:id="602" w:name="_Toc393113525"/>
      <w:bookmarkStart w:id="603" w:name="_Toc393102695"/>
      <w:bookmarkStart w:id="604" w:name="_Toc393103791"/>
      <w:bookmarkStart w:id="605" w:name="_Toc393104887"/>
      <w:bookmarkStart w:id="606" w:name="_Toc393105984"/>
      <w:bookmarkStart w:id="607" w:name="_Toc393111350"/>
      <w:bookmarkStart w:id="608" w:name="_Toc393112451"/>
      <w:bookmarkStart w:id="609" w:name="_Toc393113533"/>
      <w:bookmarkStart w:id="610" w:name="_Toc393102703"/>
      <w:bookmarkStart w:id="611" w:name="_Toc393103799"/>
      <w:bookmarkStart w:id="612" w:name="_Toc393104895"/>
      <w:bookmarkStart w:id="613" w:name="_Toc393105992"/>
      <w:bookmarkStart w:id="614" w:name="_Toc393111358"/>
      <w:bookmarkStart w:id="615" w:name="_Toc393112459"/>
      <w:bookmarkStart w:id="616" w:name="_Toc393113541"/>
      <w:bookmarkStart w:id="617" w:name="_Toc393102711"/>
      <w:bookmarkStart w:id="618" w:name="_Toc393103807"/>
      <w:bookmarkStart w:id="619" w:name="_Toc393104903"/>
      <w:bookmarkStart w:id="620" w:name="_Toc393106000"/>
      <w:bookmarkStart w:id="621" w:name="_Toc393111366"/>
      <w:bookmarkStart w:id="622" w:name="_Toc393112467"/>
      <w:bookmarkStart w:id="623" w:name="_Toc393113549"/>
      <w:bookmarkStart w:id="624" w:name="_Toc393102719"/>
      <w:bookmarkStart w:id="625" w:name="_Toc393103815"/>
      <w:bookmarkStart w:id="626" w:name="_Toc393104911"/>
      <w:bookmarkStart w:id="627" w:name="_Toc393106008"/>
      <w:bookmarkStart w:id="628" w:name="_Toc393111374"/>
      <w:bookmarkStart w:id="629" w:name="_Toc393112475"/>
      <w:bookmarkStart w:id="630" w:name="_Toc393113557"/>
      <w:bookmarkStart w:id="631" w:name="_Toc393102727"/>
      <w:bookmarkStart w:id="632" w:name="_Toc393103823"/>
      <w:bookmarkStart w:id="633" w:name="_Toc393104919"/>
      <w:bookmarkStart w:id="634" w:name="_Toc393106016"/>
      <w:bookmarkStart w:id="635" w:name="_Toc393111382"/>
      <w:bookmarkStart w:id="636" w:name="_Toc393112483"/>
      <w:bookmarkStart w:id="637" w:name="_Toc393113565"/>
      <w:bookmarkStart w:id="638" w:name="_Toc393102735"/>
      <w:bookmarkStart w:id="639" w:name="_Toc393103831"/>
      <w:bookmarkStart w:id="640" w:name="_Toc393104927"/>
      <w:bookmarkStart w:id="641" w:name="_Toc393106024"/>
      <w:bookmarkStart w:id="642" w:name="_Toc393111390"/>
      <w:bookmarkStart w:id="643" w:name="_Toc393112491"/>
      <w:bookmarkStart w:id="644" w:name="_Toc393113573"/>
      <w:bookmarkStart w:id="645" w:name="_Toc393102743"/>
      <w:bookmarkStart w:id="646" w:name="_Toc393103839"/>
      <w:bookmarkStart w:id="647" w:name="_Toc393104935"/>
      <w:bookmarkStart w:id="648" w:name="_Toc393106032"/>
      <w:bookmarkStart w:id="649" w:name="_Toc393111398"/>
      <w:bookmarkStart w:id="650" w:name="_Toc393112499"/>
      <w:bookmarkStart w:id="651" w:name="_Toc393113581"/>
      <w:bookmarkStart w:id="652" w:name="_Toc393102751"/>
      <w:bookmarkStart w:id="653" w:name="_Toc393103847"/>
      <w:bookmarkStart w:id="654" w:name="_Toc393104943"/>
      <w:bookmarkStart w:id="655" w:name="_Toc393106040"/>
      <w:bookmarkStart w:id="656" w:name="_Toc393111406"/>
      <w:bookmarkStart w:id="657" w:name="_Toc393112507"/>
      <w:bookmarkStart w:id="658" w:name="_Toc393113589"/>
      <w:bookmarkStart w:id="659" w:name="_Toc393102760"/>
      <w:bookmarkStart w:id="660" w:name="_Toc393103856"/>
      <w:bookmarkStart w:id="661" w:name="_Toc393104952"/>
      <w:bookmarkStart w:id="662" w:name="_Toc393106049"/>
      <w:bookmarkStart w:id="663" w:name="_Toc393111415"/>
      <w:bookmarkStart w:id="664" w:name="_Toc393112516"/>
      <w:bookmarkStart w:id="665" w:name="_Toc393113598"/>
      <w:bookmarkStart w:id="666" w:name="_Toc393102768"/>
      <w:bookmarkStart w:id="667" w:name="_Toc393103864"/>
      <w:bookmarkStart w:id="668" w:name="_Toc393104960"/>
      <w:bookmarkStart w:id="669" w:name="_Toc393106057"/>
      <w:bookmarkStart w:id="670" w:name="_Toc393111423"/>
      <w:bookmarkStart w:id="671" w:name="_Toc393112524"/>
      <w:bookmarkStart w:id="672" w:name="_Toc393113606"/>
      <w:bookmarkStart w:id="673" w:name="_Toc393102776"/>
      <w:bookmarkStart w:id="674" w:name="_Toc393103872"/>
      <w:bookmarkStart w:id="675" w:name="_Toc393104968"/>
      <w:bookmarkStart w:id="676" w:name="_Toc393106065"/>
      <w:bookmarkStart w:id="677" w:name="_Toc393111431"/>
      <w:bookmarkStart w:id="678" w:name="_Toc393112532"/>
      <w:bookmarkStart w:id="679" w:name="_Toc393113614"/>
      <w:bookmarkStart w:id="680" w:name="_Toc393102785"/>
      <w:bookmarkStart w:id="681" w:name="_Toc393103881"/>
      <w:bookmarkStart w:id="682" w:name="_Toc393104977"/>
      <w:bookmarkStart w:id="683" w:name="_Toc393106074"/>
      <w:bookmarkStart w:id="684" w:name="_Toc393111440"/>
      <w:bookmarkStart w:id="685" w:name="_Toc393112541"/>
      <w:bookmarkStart w:id="686" w:name="_Toc393113623"/>
      <w:bookmarkStart w:id="687" w:name="_Toc393102793"/>
      <w:bookmarkStart w:id="688" w:name="_Toc393103889"/>
      <w:bookmarkStart w:id="689" w:name="_Toc393104985"/>
      <w:bookmarkStart w:id="690" w:name="_Toc393106082"/>
      <w:bookmarkStart w:id="691" w:name="_Toc393111448"/>
      <w:bookmarkStart w:id="692" w:name="_Toc393112549"/>
      <w:bookmarkStart w:id="693" w:name="_Toc393113631"/>
      <w:bookmarkStart w:id="694" w:name="_Toc393102801"/>
      <w:bookmarkStart w:id="695" w:name="_Toc393103897"/>
      <w:bookmarkStart w:id="696" w:name="_Toc393104993"/>
      <w:bookmarkStart w:id="697" w:name="_Toc393106090"/>
      <w:bookmarkStart w:id="698" w:name="_Toc393111456"/>
      <w:bookmarkStart w:id="699" w:name="_Toc393112557"/>
      <w:bookmarkStart w:id="700" w:name="_Toc393113639"/>
      <w:bookmarkStart w:id="701" w:name="_Toc393102809"/>
      <w:bookmarkStart w:id="702" w:name="_Toc393103905"/>
      <w:bookmarkStart w:id="703" w:name="_Toc393105001"/>
      <w:bookmarkStart w:id="704" w:name="_Toc393106098"/>
      <w:bookmarkStart w:id="705" w:name="_Toc393111464"/>
      <w:bookmarkStart w:id="706" w:name="_Toc393112565"/>
      <w:bookmarkStart w:id="707" w:name="_Toc393113647"/>
      <w:bookmarkStart w:id="708" w:name="_Toc393102817"/>
      <w:bookmarkStart w:id="709" w:name="_Toc393103913"/>
      <w:bookmarkStart w:id="710" w:name="_Toc393105009"/>
      <w:bookmarkStart w:id="711" w:name="_Toc393106106"/>
      <w:bookmarkStart w:id="712" w:name="_Toc393111472"/>
      <w:bookmarkStart w:id="713" w:name="_Toc393112573"/>
      <w:bookmarkStart w:id="714" w:name="_Toc393113655"/>
      <w:bookmarkStart w:id="715" w:name="_Toc393102825"/>
      <w:bookmarkStart w:id="716" w:name="_Toc393103921"/>
      <w:bookmarkStart w:id="717" w:name="_Toc393105017"/>
      <w:bookmarkStart w:id="718" w:name="_Toc393106114"/>
      <w:bookmarkStart w:id="719" w:name="_Toc393111480"/>
      <w:bookmarkStart w:id="720" w:name="_Toc393112581"/>
      <w:bookmarkStart w:id="721" w:name="_Toc393113663"/>
      <w:bookmarkStart w:id="722" w:name="_Toc393102833"/>
      <w:bookmarkStart w:id="723" w:name="_Toc393103929"/>
      <w:bookmarkStart w:id="724" w:name="_Toc393105025"/>
      <w:bookmarkStart w:id="725" w:name="_Toc393106122"/>
      <w:bookmarkStart w:id="726" w:name="_Toc393111488"/>
      <w:bookmarkStart w:id="727" w:name="_Toc393112589"/>
      <w:bookmarkStart w:id="728" w:name="_Toc393113671"/>
      <w:bookmarkStart w:id="729" w:name="_Toc393102842"/>
      <w:bookmarkStart w:id="730" w:name="_Toc393103938"/>
      <w:bookmarkStart w:id="731" w:name="_Toc393105034"/>
      <w:bookmarkStart w:id="732" w:name="_Toc393106131"/>
      <w:bookmarkStart w:id="733" w:name="_Toc393111497"/>
      <w:bookmarkStart w:id="734" w:name="_Toc393112598"/>
      <w:bookmarkStart w:id="735" w:name="_Toc393113680"/>
      <w:bookmarkStart w:id="736" w:name="_Toc393102851"/>
      <w:bookmarkStart w:id="737" w:name="_Toc393103947"/>
      <w:bookmarkStart w:id="738" w:name="_Toc393105043"/>
      <w:bookmarkStart w:id="739" w:name="_Toc393106140"/>
      <w:bookmarkStart w:id="740" w:name="_Toc393111506"/>
      <w:bookmarkStart w:id="741" w:name="_Toc393112607"/>
      <w:bookmarkStart w:id="742" w:name="_Toc393113689"/>
      <w:bookmarkStart w:id="743" w:name="_Toc393102859"/>
      <w:bookmarkStart w:id="744" w:name="_Toc393103955"/>
      <w:bookmarkStart w:id="745" w:name="_Toc393105051"/>
      <w:bookmarkStart w:id="746" w:name="_Toc393106148"/>
      <w:bookmarkStart w:id="747" w:name="_Toc393111514"/>
      <w:bookmarkStart w:id="748" w:name="_Toc393112615"/>
      <w:bookmarkStart w:id="749" w:name="_Toc393113697"/>
      <w:bookmarkStart w:id="750" w:name="_Toc393102867"/>
      <w:bookmarkStart w:id="751" w:name="_Toc393103963"/>
      <w:bookmarkStart w:id="752" w:name="_Toc393105059"/>
      <w:bookmarkStart w:id="753" w:name="_Toc393106156"/>
      <w:bookmarkStart w:id="754" w:name="_Toc393111522"/>
      <w:bookmarkStart w:id="755" w:name="_Toc393112623"/>
      <w:bookmarkStart w:id="756" w:name="_Toc393113705"/>
      <w:bookmarkStart w:id="757" w:name="_Toc393102884"/>
      <w:bookmarkStart w:id="758" w:name="_Toc393103980"/>
      <w:bookmarkStart w:id="759" w:name="_Toc393105076"/>
      <w:bookmarkStart w:id="760" w:name="_Toc393106173"/>
      <w:bookmarkStart w:id="761" w:name="_Toc393111539"/>
      <w:bookmarkStart w:id="762" w:name="_Toc393112640"/>
      <w:bookmarkStart w:id="763" w:name="_Toc393113722"/>
      <w:bookmarkStart w:id="764" w:name="_Toc393102893"/>
      <w:bookmarkStart w:id="765" w:name="_Toc393103989"/>
      <w:bookmarkStart w:id="766" w:name="_Toc393105085"/>
      <w:bookmarkStart w:id="767" w:name="_Toc393106182"/>
      <w:bookmarkStart w:id="768" w:name="_Toc393111548"/>
      <w:bookmarkStart w:id="769" w:name="_Toc393112649"/>
      <w:bookmarkStart w:id="770" w:name="_Toc393113731"/>
      <w:bookmarkStart w:id="771" w:name="_Toc393102902"/>
      <w:bookmarkStart w:id="772" w:name="_Toc393103998"/>
      <w:bookmarkStart w:id="773" w:name="_Toc393105094"/>
      <w:bookmarkStart w:id="774" w:name="_Toc393106191"/>
      <w:bookmarkStart w:id="775" w:name="_Toc393111557"/>
      <w:bookmarkStart w:id="776" w:name="_Toc393112658"/>
      <w:bookmarkStart w:id="777" w:name="_Toc393113740"/>
      <w:bookmarkStart w:id="778" w:name="_Toc393102911"/>
      <w:bookmarkStart w:id="779" w:name="_Toc393104007"/>
      <w:bookmarkStart w:id="780" w:name="_Toc393105103"/>
      <w:bookmarkStart w:id="781" w:name="_Toc393106200"/>
      <w:bookmarkStart w:id="782" w:name="_Toc393111566"/>
      <w:bookmarkStart w:id="783" w:name="_Toc393112667"/>
      <w:bookmarkStart w:id="784" w:name="_Toc393113749"/>
      <w:bookmarkStart w:id="785" w:name="_Toc393102920"/>
      <w:bookmarkStart w:id="786" w:name="_Toc393104016"/>
      <w:bookmarkStart w:id="787" w:name="_Toc393105112"/>
      <w:bookmarkStart w:id="788" w:name="_Toc393106209"/>
      <w:bookmarkStart w:id="789" w:name="_Toc393111575"/>
      <w:bookmarkStart w:id="790" w:name="_Toc393112676"/>
      <w:bookmarkStart w:id="791" w:name="_Toc393113758"/>
      <w:bookmarkStart w:id="792" w:name="_Toc393102929"/>
      <w:bookmarkStart w:id="793" w:name="_Toc393104025"/>
      <w:bookmarkStart w:id="794" w:name="_Toc393105121"/>
      <w:bookmarkStart w:id="795" w:name="_Toc393106218"/>
      <w:bookmarkStart w:id="796" w:name="_Toc393111584"/>
      <w:bookmarkStart w:id="797" w:name="_Toc393112685"/>
      <w:bookmarkStart w:id="798" w:name="_Toc393113767"/>
      <w:bookmarkStart w:id="799" w:name="_Toc393102938"/>
      <w:bookmarkStart w:id="800" w:name="_Toc393104034"/>
      <w:bookmarkStart w:id="801" w:name="_Toc393105130"/>
      <w:bookmarkStart w:id="802" w:name="_Toc393106227"/>
      <w:bookmarkStart w:id="803" w:name="_Toc393111593"/>
      <w:bookmarkStart w:id="804" w:name="_Toc393112694"/>
      <w:bookmarkStart w:id="805" w:name="_Toc393113776"/>
      <w:bookmarkStart w:id="806" w:name="_Toc393102939"/>
      <w:bookmarkStart w:id="807" w:name="_Toc393104035"/>
      <w:bookmarkStart w:id="808" w:name="_Toc393105131"/>
      <w:bookmarkStart w:id="809" w:name="_Toc393106228"/>
      <w:bookmarkStart w:id="810" w:name="_Toc393111594"/>
      <w:bookmarkStart w:id="811" w:name="_Toc393112695"/>
      <w:bookmarkStart w:id="812" w:name="_Toc393113777"/>
      <w:bookmarkStart w:id="813" w:name="_Toc393102940"/>
      <w:bookmarkStart w:id="814" w:name="_Toc393104036"/>
      <w:bookmarkStart w:id="815" w:name="_Toc393105132"/>
      <w:bookmarkStart w:id="816" w:name="_Toc393106229"/>
      <w:bookmarkStart w:id="817" w:name="_Toc393111595"/>
      <w:bookmarkStart w:id="818" w:name="_Toc393112696"/>
      <w:bookmarkStart w:id="819" w:name="_Toc393113778"/>
      <w:bookmarkStart w:id="820" w:name="_Toc393102941"/>
      <w:bookmarkStart w:id="821" w:name="_Toc393104037"/>
      <w:bookmarkStart w:id="822" w:name="_Toc393105133"/>
      <w:bookmarkStart w:id="823" w:name="_Toc393106230"/>
      <w:bookmarkStart w:id="824" w:name="_Toc393111596"/>
      <w:bookmarkStart w:id="825" w:name="_Toc393112697"/>
      <w:bookmarkStart w:id="826" w:name="_Toc393113779"/>
      <w:bookmarkStart w:id="827" w:name="_Toc393102942"/>
      <w:bookmarkStart w:id="828" w:name="_Toc393104038"/>
      <w:bookmarkStart w:id="829" w:name="_Toc393105134"/>
      <w:bookmarkStart w:id="830" w:name="_Toc393106231"/>
      <w:bookmarkStart w:id="831" w:name="_Toc393111597"/>
      <w:bookmarkStart w:id="832" w:name="_Toc393112698"/>
      <w:bookmarkStart w:id="833" w:name="_Toc393113780"/>
      <w:bookmarkStart w:id="834" w:name="_Toc393102943"/>
      <w:bookmarkStart w:id="835" w:name="_Toc393104039"/>
      <w:bookmarkStart w:id="836" w:name="_Toc393105135"/>
      <w:bookmarkStart w:id="837" w:name="_Toc393106232"/>
      <w:bookmarkStart w:id="838" w:name="_Toc393111598"/>
      <w:bookmarkStart w:id="839" w:name="_Toc393112699"/>
      <w:bookmarkStart w:id="840" w:name="_Toc393113781"/>
      <w:bookmarkStart w:id="841" w:name="_Toc393102944"/>
      <w:bookmarkStart w:id="842" w:name="_Toc393104040"/>
      <w:bookmarkStart w:id="843" w:name="_Toc393105136"/>
      <w:bookmarkStart w:id="844" w:name="_Toc393106233"/>
      <w:bookmarkStart w:id="845" w:name="_Toc393111599"/>
      <w:bookmarkStart w:id="846" w:name="_Toc393112700"/>
      <w:bookmarkStart w:id="847" w:name="_Toc393113782"/>
      <w:bookmarkStart w:id="848" w:name="_Toc393102945"/>
      <w:bookmarkStart w:id="849" w:name="_Toc393104041"/>
      <w:bookmarkStart w:id="850" w:name="_Toc393105137"/>
      <w:bookmarkStart w:id="851" w:name="_Toc393106234"/>
      <w:bookmarkStart w:id="852" w:name="_Toc393111600"/>
      <w:bookmarkStart w:id="853" w:name="_Toc393112701"/>
      <w:bookmarkStart w:id="854" w:name="_Toc393113783"/>
      <w:bookmarkStart w:id="855" w:name="_Toc393102946"/>
      <w:bookmarkStart w:id="856" w:name="_Toc393104042"/>
      <w:bookmarkStart w:id="857" w:name="_Toc393105138"/>
      <w:bookmarkStart w:id="858" w:name="_Toc393106235"/>
      <w:bookmarkStart w:id="859" w:name="_Toc393111601"/>
      <w:bookmarkStart w:id="860" w:name="_Toc393112702"/>
      <w:bookmarkStart w:id="861" w:name="_Toc393113784"/>
      <w:bookmarkStart w:id="862" w:name="_Toc393102947"/>
      <w:bookmarkStart w:id="863" w:name="_Toc393104043"/>
      <w:bookmarkStart w:id="864" w:name="_Toc393105139"/>
      <w:bookmarkStart w:id="865" w:name="_Toc393106236"/>
      <w:bookmarkStart w:id="866" w:name="_Toc393111602"/>
      <w:bookmarkStart w:id="867" w:name="_Toc393112703"/>
      <w:bookmarkStart w:id="868" w:name="_Toc393113785"/>
      <w:bookmarkStart w:id="869" w:name="_Toc393102948"/>
      <w:bookmarkStart w:id="870" w:name="_Toc393104044"/>
      <w:bookmarkStart w:id="871" w:name="_Toc393105140"/>
      <w:bookmarkStart w:id="872" w:name="_Toc393106237"/>
      <w:bookmarkStart w:id="873" w:name="_Toc393111603"/>
      <w:bookmarkStart w:id="874" w:name="_Toc393112704"/>
      <w:bookmarkStart w:id="875" w:name="_Toc393113786"/>
      <w:bookmarkStart w:id="876" w:name="_Toc393102949"/>
      <w:bookmarkStart w:id="877" w:name="_Toc393104045"/>
      <w:bookmarkStart w:id="878" w:name="_Toc393105141"/>
      <w:bookmarkStart w:id="879" w:name="_Toc393106238"/>
      <w:bookmarkStart w:id="880" w:name="_Toc393111604"/>
      <w:bookmarkStart w:id="881" w:name="_Toc393112705"/>
      <w:bookmarkStart w:id="882" w:name="_Toc393113787"/>
      <w:bookmarkStart w:id="883" w:name="_Toc393102950"/>
      <w:bookmarkStart w:id="884" w:name="_Toc393104046"/>
      <w:bookmarkStart w:id="885" w:name="_Toc393105142"/>
      <w:bookmarkStart w:id="886" w:name="_Toc393106239"/>
      <w:bookmarkStart w:id="887" w:name="_Toc393111605"/>
      <w:bookmarkStart w:id="888" w:name="_Toc393112706"/>
      <w:bookmarkStart w:id="889" w:name="_Toc393113788"/>
      <w:bookmarkStart w:id="890" w:name="_Toc393102951"/>
      <w:bookmarkStart w:id="891" w:name="_Toc393104047"/>
      <w:bookmarkStart w:id="892" w:name="_Toc393105143"/>
      <w:bookmarkStart w:id="893" w:name="_Toc393106240"/>
      <w:bookmarkStart w:id="894" w:name="_Toc393111606"/>
      <w:bookmarkStart w:id="895" w:name="_Toc393112707"/>
      <w:bookmarkStart w:id="896" w:name="_Toc393113789"/>
      <w:bookmarkStart w:id="897" w:name="_Toc393102952"/>
      <w:bookmarkStart w:id="898" w:name="_Toc393104048"/>
      <w:bookmarkStart w:id="899" w:name="_Toc393105144"/>
      <w:bookmarkStart w:id="900" w:name="_Toc393106241"/>
      <w:bookmarkStart w:id="901" w:name="_Toc393111607"/>
      <w:bookmarkStart w:id="902" w:name="_Toc393112708"/>
      <w:bookmarkStart w:id="903" w:name="_Toc393113790"/>
      <w:bookmarkStart w:id="904" w:name="_Toc393102953"/>
      <w:bookmarkStart w:id="905" w:name="_Toc393104049"/>
      <w:bookmarkStart w:id="906" w:name="_Toc393105145"/>
      <w:bookmarkStart w:id="907" w:name="_Toc393106242"/>
      <w:bookmarkStart w:id="908" w:name="_Toc393111608"/>
      <w:bookmarkStart w:id="909" w:name="_Toc393112709"/>
      <w:bookmarkStart w:id="910" w:name="_Toc393113791"/>
      <w:bookmarkStart w:id="911" w:name="_Toc393102954"/>
      <w:bookmarkStart w:id="912" w:name="_Toc393104050"/>
      <w:bookmarkStart w:id="913" w:name="_Toc393105146"/>
      <w:bookmarkStart w:id="914" w:name="_Toc393106243"/>
      <w:bookmarkStart w:id="915" w:name="_Toc393111609"/>
      <w:bookmarkStart w:id="916" w:name="_Toc393112710"/>
      <w:bookmarkStart w:id="917" w:name="_Toc393113792"/>
      <w:bookmarkStart w:id="918" w:name="_Toc393102955"/>
      <w:bookmarkStart w:id="919" w:name="_Toc393104051"/>
      <w:bookmarkStart w:id="920" w:name="_Toc393105147"/>
      <w:bookmarkStart w:id="921" w:name="_Toc393106244"/>
      <w:bookmarkStart w:id="922" w:name="_Toc393111610"/>
      <w:bookmarkStart w:id="923" w:name="_Toc393112711"/>
      <w:bookmarkStart w:id="924" w:name="_Toc393113793"/>
      <w:bookmarkStart w:id="925" w:name="_Toc393102956"/>
      <w:bookmarkStart w:id="926" w:name="_Toc393104052"/>
      <w:bookmarkStart w:id="927" w:name="_Toc393105148"/>
      <w:bookmarkStart w:id="928" w:name="_Toc393106245"/>
      <w:bookmarkStart w:id="929" w:name="_Toc393111611"/>
      <w:bookmarkStart w:id="930" w:name="_Toc393112712"/>
      <w:bookmarkStart w:id="931" w:name="_Toc393113794"/>
      <w:bookmarkStart w:id="932" w:name="_Toc393102957"/>
      <w:bookmarkStart w:id="933" w:name="_Toc393104053"/>
      <w:bookmarkStart w:id="934" w:name="_Toc393105149"/>
      <w:bookmarkStart w:id="935" w:name="_Toc393106246"/>
      <w:bookmarkStart w:id="936" w:name="_Toc393111612"/>
      <w:bookmarkStart w:id="937" w:name="_Toc393112713"/>
      <w:bookmarkStart w:id="938" w:name="_Toc393113795"/>
      <w:bookmarkStart w:id="939" w:name="_Toc393102958"/>
      <w:bookmarkStart w:id="940" w:name="_Toc393104054"/>
      <w:bookmarkStart w:id="941" w:name="_Toc393105150"/>
      <w:bookmarkStart w:id="942" w:name="_Toc393106247"/>
      <w:bookmarkStart w:id="943" w:name="_Toc393111613"/>
      <w:bookmarkStart w:id="944" w:name="_Toc393112714"/>
      <w:bookmarkStart w:id="945" w:name="_Toc393113796"/>
      <w:bookmarkStart w:id="946" w:name="_Toc393102959"/>
      <w:bookmarkStart w:id="947" w:name="_Toc393104055"/>
      <w:bookmarkStart w:id="948" w:name="_Toc393105151"/>
      <w:bookmarkStart w:id="949" w:name="_Toc393106248"/>
      <w:bookmarkStart w:id="950" w:name="_Toc393111614"/>
      <w:bookmarkStart w:id="951" w:name="_Toc393112715"/>
      <w:bookmarkStart w:id="952" w:name="_Toc393113797"/>
      <w:bookmarkStart w:id="953" w:name="_Toc393102960"/>
      <w:bookmarkStart w:id="954" w:name="_Toc393104056"/>
      <w:bookmarkStart w:id="955" w:name="_Toc393105152"/>
      <w:bookmarkStart w:id="956" w:name="_Toc393106249"/>
      <w:bookmarkStart w:id="957" w:name="_Toc393111615"/>
      <w:bookmarkStart w:id="958" w:name="_Toc393112716"/>
      <w:bookmarkStart w:id="959" w:name="_Toc393113798"/>
      <w:bookmarkStart w:id="960" w:name="_Toc393102961"/>
      <w:bookmarkStart w:id="961" w:name="_Toc393104057"/>
      <w:bookmarkStart w:id="962" w:name="_Toc393105153"/>
      <w:bookmarkStart w:id="963" w:name="_Toc393106250"/>
      <w:bookmarkStart w:id="964" w:name="_Toc393111616"/>
      <w:bookmarkStart w:id="965" w:name="_Toc393112717"/>
      <w:bookmarkStart w:id="966" w:name="_Toc393113799"/>
      <w:bookmarkStart w:id="967" w:name="_Toc393102962"/>
      <w:bookmarkStart w:id="968" w:name="_Toc393104058"/>
      <w:bookmarkStart w:id="969" w:name="_Toc393105154"/>
      <w:bookmarkStart w:id="970" w:name="_Toc393106251"/>
      <w:bookmarkStart w:id="971" w:name="_Toc393111617"/>
      <w:bookmarkStart w:id="972" w:name="_Toc393112718"/>
      <w:bookmarkStart w:id="973" w:name="_Toc393113800"/>
      <w:bookmarkStart w:id="974" w:name="_Toc393102963"/>
      <w:bookmarkStart w:id="975" w:name="_Toc393104059"/>
      <w:bookmarkStart w:id="976" w:name="_Toc393105155"/>
      <w:bookmarkStart w:id="977" w:name="_Toc393106252"/>
      <w:bookmarkStart w:id="978" w:name="_Toc393111618"/>
      <w:bookmarkStart w:id="979" w:name="_Toc393112719"/>
      <w:bookmarkStart w:id="980" w:name="_Toc393113801"/>
      <w:bookmarkStart w:id="981" w:name="_Toc393102964"/>
      <w:bookmarkStart w:id="982" w:name="_Toc393104060"/>
      <w:bookmarkStart w:id="983" w:name="_Toc393105156"/>
      <w:bookmarkStart w:id="984" w:name="_Toc393106253"/>
      <w:bookmarkStart w:id="985" w:name="_Toc393111619"/>
      <w:bookmarkStart w:id="986" w:name="_Toc393112720"/>
      <w:bookmarkStart w:id="987" w:name="_Toc393113802"/>
      <w:bookmarkStart w:id="988" w:name="_Toc393102965"/>
      <w:bookmarkStart w:id="989" w:name="_Toc393104061"/>
      <w:bookmarkStart w:id="990" w:name="_Toc393105157"/>
      <w:bookmarkStart w:id="991" w:name="_Toc393106254"/>
      <w:bookmarkStart w:id="992" w:name="_Toc393111620"/>
      <w:bookmarkStart w:id="993" w:name="_Toc393112721"/>
      <w:bookmarkStart w:id="994" w:name="_Toc393113803"/>
      <w:bookmarkStart w:id="995" w:name="_Toc393102966"/>
      <w:bookmarkStart w:id="996" w:name="_Toc393104062"/>
      <w:bookmarkStart w:id="997" w:name="_Toc393105158"/>
      <w:bookmarkStart w:id="998" w:name="_Toc393106255"/>
      <w:bookmarkStart w:id="999" w:name="_Toc393111621"/>
      <w:bookmarkStart w:id="1000" w:name="_Toc393112722"/>
      <w:bookmarkStart w:id="1001" w:name="_Toc393113804"/>
      <w:bookmarkStart w:id="1002" w:name="_Toc393102967"/>
      <w:bookmarkStart w:id="1003" w:name="_Toc393104063"/>
      <w:bookmarkStart w:id="1004" w:name="_Toc393105159"/>
      <w:bookmarkStart w:id="1005" w:name="_Toc393106256"/>
      <w:bookmarkStart w:id="1006" w:name="_Toc393111622"/>
      <w:bookmarkStart w:id="1007" w:name="_Toc393112723"/>
      <w:bookmarkStart w:id="1008" w:name="_Toc393113805"/>
      <w:bookmarkStart w:id="1009" w:name="_Toc393102968"/>
      <w:bookmarkStart w:id="1010" w:name="_Toc393104064"/>
      <w:bookmarkStart w:id="1011" w:name="_Toc393105160"/>
      <w:bookmarkStart w:id="1012" w:name="_Toc393106257"/>
      <w:bookmarkStart w:id="1013" w:name="_Toc393111623"/>
      <w:bookmarkStart w:id="1014" w:name="_Toc393112724"/>
      <w:bookmarkStart w:id="1015" w:name="_Toc393113806"/>
      <w:bookmarkStart w:id="1016" w:name="_Toc393102969"/>
      <w:bookmarkStart w:id="1017" w:name="_Toc393104065"/>
      <w:bookmarkStart w:id="1018" w:name="_Toc393105161"/>
      <w:bookmarkStart w:id="1019" w:name="_Toc393106258"/>
      <w:bookmarkStart w:id="1020" w:name="_Toc393111624"/>
      <w:bookmarkStart w:id="1021" w:name="_Toc393112725"/>
      <w:bookmarkStart w:id="1022" w:name="_Toc393113807"/>
      <w:bookmarkStart w:id="1023" w:name="_Toc403122934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r>
        <w:rPr>
          <w:rFonts w:hint="eastAsia"/>
        </w:rPr>
        <w:t>出口信用证寄单</w:t>
      </w:r>
      <w:bookmarkEnd w:id="1023"/>
    </w:p>
    <w:p w14:paraId="78BD5713" w14:textId="77777777" w:rsidR="006B54D2" w:rsidRDefault="006B54D2" w:rsidP="006B54D2">
      <w:pPr>
        <w:pStyle w:val="3"/>
      </w:pPr>
      <w:bookmarkStart w:id="1024" w:name="_Toc403122935"/>
      <w:r>
        <w:rPr>
          <w:rFonts w:hint="eastAsia"/>
        </w:rPr>
        <w:t>信用证收单</w:t>
      </w:r>
      <w:bookmarkEnd w:id="1024"/>
    </w:p>
    <w:p w14:paraId="12C27169" w14:textId="77777777" w:rsidR="006B54D2" w:rsidRDefault="006B54D2" w:rsidP="006B54D2">
      <w:pPr>
        <w:pStyle w:val="4"/>
      </w:pPr>
      <w:r>
        <w:rPr>
          <w:rFonts w:hint="eastAsia"/>
        </w:rPr>
        <w:t>交易描述：</w:t>
      </w:r>
    </w:p>
    <w:p w14:paraId="48858636" w14:textId="77777777" w:rsidR="006B54D2" w:rsidRDefault="006B54D2" w:rsidP="006B54D2">
      <w:pPr>
        <w:ind w:firstLineChars="202" w:firstLine="424"/>
      </w:pPr>
      <w:r>
        <w:rPr>
          <w:rFonts w:hint="eastAsia"/>
        </w:rPr>
        <w:t>本交易是收到受益人送来的单据后，对单据进行登记处理。</w:t>
      </w:r>
    </w:p>
    <w:p w14:paraId="457AA0E1" w14:textId="77777777" w:rsidR="006B54D2" w:rsidRDefault="006B54D2" w:rsidP="006B54D2">
      <w:pPr>
        <w:pStyle w:val="4"/>
      </w:pPr>
      <w:r>
        <w:rPr>
          <w:rFonts w:hint="eastAsia"/>
        </w:rPr>
        <w:t>柜员操作</w:t>
      </w:r>
    </w:p>
    <w:p w14:paraId="0C7ABAB9" w14:textId="77777777" w:rsidR="006B54D2" w:rsidRDefault="006B54D2" w:rsidP="006B54D2">
      <w:pPr>
        <w:ind w:firstLine="420"/>
      </w:pPr>
      <w:r>
        <w:rPr>
          <w:rFonts w:hint="eastAsia"/>
        </w:rPr>
        <w:t>本交易由具有出口收单经办权限的柜员发起操作。</w:t>
      </w:r>
    </w:p>
    <w:p w14:paraId="5B59FCA9" w14:textId="77777777" w:rsidR="006B54D2" w:rsidRDefault="006B54D2" w:rsidP="006B54D2">
      <w:pPr>
        <w:ind w:firstLine="420"/>
      </w:pPr>
      <w:r>
        <w:rPr>
          <w:rFonts w:hint="eastAsia"/>
        </w:rPr>
        <w:t>系统需支持手工发起。</w:t>
      </w:r>
    </w:p>
    <w:p w14:paraId="263EB4BD" w14:textId="77777777" w:rsidR="006B54D2" w:rsidRDefault="006B54D2" w:rsidP="006B54D2">
      <w:pPr>
        <w:pStyle w:val="4"/>
      </w:pPr>
      <w:r>
        <w:rPr>
          <w:rFonts w:hint="eastAsia"/>
        </w:rPr>
        <w:t>界面布局与菜单按钮</w:t>
      </w:r>
    </w:p>
    <w:p w14:paraId="4EA88C3A" w14:textId="77777777" w:rsidR="006B54D2" w:rsidRDefault="006B54D2" w:rsidP="006B54D2">
      <w:pPr>
        <w:ind w:firstLine="420"/>
      </w:pPr>
      <w:r>
        <w:rPr>
          <w:rFonts w:hint="eastAsia"/>
        </w:rPr>
        <w:t>同一页面布局原则，一行两列，从上至下：</w:t>
      </w:r>
    </w:p>
    <w:p w14:paraId="3318778B" w14:textId="77777777" w:rsidR="006B54D2" w:rsidRDefault="006B54D2" w:rsidP="006B54D2">
      <w:pPr>
        <w:ind w:firstLine="420"/>
      </w:pPr>
      <w:r>
        <w:rPr>
          <w:rFonts w:hint="eastAsia"/>
        </w:rPr>
        <w:t>第一区域：基本信息；</w:t>
      </w:r>
    </w:p>
    <w:p w14:paraId="4CAEED9B" w14:textId="77777777" w:rsidR="006B54D2" w:rsidRDefault="006B54D2" w:rsidP="006B54D2">
      <w:pPr>
        <w:ind w:firstLine="420"/>
      </w:pPr>
      <w:r>
        <w:rPr>
          <w:rFonts w:hint="eastAsia"/>
        </w:rPr>
        <w:t>第二区域：单据管理；</w:t>
      </w:r>
    </w:p>
    <w:p w14:paraId="6DDE328A" w14:textId="77777777" w:rsidR="006B54D2" w:rsidRDefault="006B54D2" w:rsidP="006B54D2">
      <w:pPr>
        <w:ind w:firstLine="420"/>
      </w:pPr>
      <w:r>
        <w:rPr>
          <w:rFonts w:hint="eastAsia"/>
        </w:rPr>
        <w:t>第三区域：</w:t>
      </w:r>
      <w:r w:rsidR="00ED5382">
        <w:rPr>
          <w:rFonts w:hint="eastAsia"/>
        </w:rPr>
        <w:t>按钮</w:t>
      </w:r>
      <w:r>
        <w:rPr>
          <w:rFonts w:hint="eastAsia"/>
        </w:rPr>
        <w:t>；</w:t>
      </w:r>
    </w:p>
    <w:p w14:paraId="0045D32B" w14:textId="77777777" w:rsidR="006B54D2" w:rsidRDefault="006B54D2" w:rsidP="006B54D2">
      <w:pPr>
        <w:pStyle w:val="5"/>
      </w:pPr>
      <w:r>
        <w:rPr>
          <w:rFonts w:hint="eastAsia"/>
        </w:rPr>
        <w:t>基本信息、单据管理和按钮</w:t>
      </w:r>
    </w:p>
    <w:p w14:paraId="11C2D5FE" w14:textId="77777777" w:rsidR="006B54D2" w:rsidRDefault="003B5F42" w:rsidP="006B54D2">
      <w:pPr>
        <w:ind w:leftChars="-675" w:left="-1418"/>
      </w:pPr>
      <w:r>
        <w:rPr>
          <w:noProof/>
        </w:rPr>
        <w:drawing>
          <wp:inline distT="0" distB="0" distL="0" distR="0" wp14:anchorId="3D491222" wp14:editId="37496EA1">
            <wp:extent cx="6750000" cy="4507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收单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45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BAE" w14:textId="77777777" w:rsidR="006B54D2" w:rsidRDefault="006B54D2" w:rsidP="006B54D2">
      <w:pPr>
        <w:ind w:leftChars="-607" w:hangingChars="607" w:hanging="1275"/>
      </w:pPr>
    </w:p>
    <w:p w14:paraId="386AE970" w14:textId="77777777" w:rsidR="006B54D2" w:rsidRDefault="006B54D2" w:rsidP="006B54D2">
      <w:pPr>
        <w:ind w:left="418"/>
      </w:pPr>
      <w:r>
        <w:rPr>
          <w:rFonts w:hint="eastAsia"/>
        </w:rPr>
        <w:t>备注：按钮从左至右：提交、保存、打印查看、查询、附加功能、取消、返回。</w:t>
      </w:r>
    </w:p>
    <w:p w14:paraId="788A4A12" w14:textId="77777777" w:rsidR="006B54D2" w:rsidRDefault="006B54D2" w:rsidP="006B54D2">
      <w:pPr>
        <w:ind w:leftChars="-675" w:left="-1418"/>
      </w:pPr>
    </w:p>
    <w:p w14:paraId="6C489351" w14:textId="77777777" w:rsidR="006B54D2" w:rsidRDefault="006B54D2" w:rsidP="006B54D2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6B54D2" w14:paraId="133CD46F" w14:textId="77777777" w:rsidTr="00B4380A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37487127" w14:textId="77777777" w:rsidR="006B54D2" w:rsidRDefault="006B54D2" w:rsidP="00B4380A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7129C034" w14:textId="77777777" w:rsidR="006B54D2" w:rsidRDefault="006B54D2" w:rsidP="00B4380A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69BF7F54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  <w:vAlign w:val="center"/>
          </w:tcPr>
          <w:p w14:paraId="72849DD8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64A8499F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271D572B" w14:textId="77777777" w:rsidR="006B54D2" w:rsidRDefault="006B54D2" w:rsidP="00B4380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2BA5D082" w14:textId="77777777" w:rsidR="006B54D2" w:rsidRDefault="006B54D2" w:rsidP="00B4380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6B54D2" w14:paraId="6E7A3833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E6B8F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12080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6FEC" w14:textId="77777777" w:rsidR="006B54D2" w:rsidRDefault="006B54D2" w:rsidP="00B4380A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64A9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8803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2A2CC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C3F6D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54D2" w14:paraId="1E57B40C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E341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D0FA7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E47BE" w14:textId="77777777" w:rsidR="006B54D2" w:rsidRDefault="006B54D2" w:rsidP="00B4380A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32833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271C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B3D4F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系统生成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BB4E6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见交易控制中的寄单编号说明</w:t>
            </w:r>
          </w:p>
        </w:tc>
      </w:tr>
      <w:tr w:rsidR="006B54D2" w14:paraId="2963E786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2F7B1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51824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C0AEC" w14:textId="77777777" w:rsidR="006B54D2" w:rsidRDefault="006B54D2" w:rsidP="00B4380A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E4AB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1B03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8FFFB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B5E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</w:t>
            </w:r>
          </w:p>
        </w:tc>
      </w:tr>
      <w:tr w:rsidR="006B54D2" w14:paraId="3B9F5758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5DB9D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115D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客户交单日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21C63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E8B2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6A943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85CD0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5980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默认为当天，不可大于当天</w:t>
            </w:r>
          </w:p>
        </w:tc>
      </w:tr>
      <w:tr w:rsidR="006B54D2" w14:paraId="0BA912F7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AE9F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5F9EE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1F626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D1613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C3EC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3D1996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查询引入客户信息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0B7C37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54D2" w14:paraId="6045ECE0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93E0E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EA55C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A8115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6C11E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8878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F4514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CFCF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54D2" w14:paraId="649DB062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D3273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6741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6FDA9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DF617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6A4F2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F2DAE4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C423C9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自动默认为信用证开证行</w:t>
            </w:r>
          </w:p>
        </w:tc>
      </w:tr>
      <w:tr w:rsidR="006B54D2" w14:paraId="21E4B043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47BB1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9F1D8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FBC51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48E3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12806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935E3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518C8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54D2" w14:paraId="5CBC1D66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ABAB4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9665B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8782B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6CB8F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C00CC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74F66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DEC3A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54D2" w14:paraId="5A93A82A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0B1F7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822D9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DE207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28D8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CBB84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270A6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864E7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54D2" w14:paraId="50625DAE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4093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4821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CF639" w14:textId="77777777" w:rsidR="006B54D2" w:rsidRDefault="006B54D2" w:rsidP="00B4380A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ED98D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CBEFB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64F9" w14:textId="77777777" w:rsidR="006B54D2" w:rsidRDefault="006B54D2" w:rsidP="00B4380A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96A5D" w14:textId="77777777" w:rsidR="006B54D2" w:rsidRDefault="006B54D2" w:rsidP="00B4380A">
            <w:pPr>
              <w:rPr>
                <w:szCs w:val="21"/>
              </w:rPr>
            </w:pPr>
          </w:p>
        </w:tc>
      </w:tr>
      <w:tr w:rsidR="006B54D2" w14:paraId="05BFA954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0CBA1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BD26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53698" w14:textId="77777777" w:rsidR="006B54D2" w:rsidRDefault="006B54D2" w:rsidP="00B4380A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C2C40" w14:textId="77777777" w:rsidR="006B54D2" w:rsidRDefault="006B54D2" w:rsidP="00B4380A"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495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75019" w14:textId="77777777" w:rsidR="006B54D2" w:rsidRDefault="006B54D2" w:rsidP="00B4380A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88BFF" w14:textId="77777777" w:rsidR="006B54D2" w:rsidRDefault="006B54D2" w:rsidP="00B4380A">
            <w:pPr>
              <w:rPr>
                <w:szCs w:val="21"/>
              </w:rPr>
            </w:pPr>
          </w:p>
        </w:tc>
      </w:tr>
      <w:tr w:rsidR="006B54D2" w14:paraId="1777EA2B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FC060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3F9F1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86EF1" w14:textId="77777777" w:rsidR="006B54D2" w:rsidRDefault="006B54D2" w:rsidP="00B4380A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4C59A" w14:textId="77777777" w:rsidR="006B54D2" w:rsidRDefault="006B54D2" w:rsidP="00B4380A"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D8BAB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1742087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1082D4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寄单金额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附加金额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我行费用</w:t>
            </w:r>
          </w:p>
        </w:tc>
      </w:tr>
      <w:tr w:rsidR="006B54D2" w14:paraId="6AFDD8A6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F28D1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DD8C7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我行费用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23810" w14:textId="77777777" w:rsidR="006B54D2" w:rsidRDefault="006B54D2" w:rsidP="00B4380A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D9BA0" w14:textId="77777777" w:rsidR="006B54D2" w:rsidRDefault="006B54D2" w:rsidP="00B4380A"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80C7C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3D633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449D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对方承担费用</w:t>
            </w:r>
          </w:p>
          <w:p w14:paraId="591DE598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自动计算手续费控件中对方承担的费用总额</w:t>
            </w:r>
          </w:p>
        </w:tc>
      </w:tr>
      <w:tr w:rsidR="006B54D2" w:rsidDel="007223AD" w14:paraId="735971AE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D4FBE" w14:textId="77777777" w:rsidR="006B54D2" w:rsidDel="007223AD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8F42E" w14:textId="77777777" w:rsidR="006B54D2" w:rsidDel="007223AD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是否有汇票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C5F7B" w14:textId="77777777" w:rsidR="006B54D2" w:rsidDel="007223AD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7B232" w14:textId="77777777" w:rsidR="006B54D2" w:rsidDel="007223AD" w:rsidRDefault="006B54D2" w:rsidP="00B4380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C1110" w14:textId="77777777" w:rsidR="006B54D2" w:rsidDel="007223AD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780A" w14:textId="77777777" w:rsidR="006B54D2" w:rsidDel="007223AD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500AF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选择项（是，否）</w:t>
            </w:r>
          </w:p>
          <w:p w14:paraId="0F380661" w14:textId="77777777" w:rsidR="006B54D2" w:rsidDel="007223AD" w:rsidRDefault="006B54D2" w:rsidP="00B4380A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默认为是</w:t>
            </w:r>
          </w:p>
        </w:tc>
      </w:tr>
      <w:tr w:rsidR="006B54D2" w14:paraId="02C484DF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B1420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E977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信用证期限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C4BE7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8B64E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V(40)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6C2ED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0C9DA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C7C2D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1.6.1</w:t>
            </w:r>
            <w:r>
              <w:rPr>
                <w:rFonts w:hint="eastAsia"/>
                <w:szCs w:val="21"/>
              </w:rPr>
              <w:t>信用证期限类型】</w:t>
            </w:r>
          </w:p>
        </w:tc>
      </w:tr>
      <w:tr w:rsidR="006B54D2" w14:paraId="05E18B67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A0D2B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80045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F12C9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079F1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F2FC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07E9F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661C4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1.8.4</w:t>
            </w:r>
            <w:r>
              <w:rPr>
                <w:rFonts w:hint="eastAsia"/>
                <w:szCs w:val="21"/>
              </w:rPr>
              <w:t>天数控制】</w:t>
            </w:r>
          </w:p>
        </w:tc>
      </w:tr>
      <w:tr w:rsidR="006B54D2" w14:paraId="614F0C2B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D90D0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93D59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提单日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36B9B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3DEEB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BAD66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7D53A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C1499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</w:p>
        </w:tc>
      </w:tr>
      <w:tr w:rsidR="006B54D2" w14:paraId="52912454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BE9D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6395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发票号码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3F6BD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7F8F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3750F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E6757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3280" w14:textId="77777777" w:rsidR="006B54D2" w:rsidRDefault="006B54D2" w:rsidP="00B4380A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54D2" w14:paraId="1B37F8F3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B7D77" w14:textId="77777777" w:rsidR="006B54D2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8F4A2" w14:textId="77777777" w:rsidR="006B54D2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D9963" w14:textId="77777777" w:rsidR="006B54D2" w:rsidRDefault="006B54D2" w:rsidP="00B4380A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216B9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E940B" w14:textId="77777777" w:rsidR="006B54D2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245DC" w14:textId="77777777" w:rsidR="006B54D2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ED6EC" w14:textId="77777777" w:rsidR="006B54D2" w:rsidRDefault="006B54D2" w:rsidP="00B4380A">
            <w:pPr>
              <w:ind w:leftChars="-44" w:left="-92" w:firstLine="1"/>
              <w:rPr>
                <w:szCs w:val="21"/>
              </w:rPr>
            </w:pPr>
          </w:p>
        </w:tc>
      </w:tr>
      <w:tr w:rsidR="006B54D2" w:rsidDel="008B6C3E" w14:paraId="42CCCA59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63441" w14:textId="77777777" w:rsidR="006B54D2" w:rsidDel="008B6C3E" w:rsidRDefault="006B54D2" w:rsidP="00B4380A">
            <w:pPr>
              <w:numPr>
                <w:ilvl w:val="0"/>
                <w:numId w:val="2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F815E" w14:textId="77777777" w:rsidR="006B54D2" w:rsidDel="008B6C3E" w:rsidRDefault="006B54D2" w:rsidP="00B4380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2F898" w14:textId="77777777" w:rsidR="006B54D2" w:rsidDel="008B6C3E" w:rsidRDefault="006B54D2" w:rsidP="00B4380A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7CC64" w14:textId="77777777" w:rsidR="006B54D2" w:rsidDel="008B6C3E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E4D5" w14:textId="77777777" w:rsidR="006B54D2" w:rsidDel="008B6C3E" w:rsidRDefault="006B54D2" w:rsidP="00B4380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F8451" w14:textId="77777777" w:rsidR="006B54D2" w:rsidDel="008B6C3E" w:rsidRDefault="006B54D2" w:rsidP="00B4380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3CF19" w14:textId="77777777" w:rsidR="006B54D2" w:rsidDel="008B6C3E" w:rsidRDefault="006B54D2" w:rsidP="00B4380A">
            <w:pPr>
              <w:ind w:leftChars="-44" w:left="-92" w:firstLine="1"/>
              <w:rPr>
                <w:szCs w:val="21"/>
              </w:rPr>
            </w:pPr>
          </w:p>
        </w:tc>
      </w:tr>
    </w:tbl>
    <w:p w14:paraId="457B911F" w14:textId="77777777" w:rsidR="006B54D2" w:rsidRDefault="006B54D2" w:rsidP="006B54D2">
      <w:pPr>
        <w:pStyle w:val="4"/>
      </w:pPr>
      <w:r>
        <w:rPr>
          <w:rFonts w:hint="eastAsia"/>
        </w:rPr>
        <w:t>交易控制</w:t>
      </w:r>
    </w:p>
    <w:p w14:paraId="307B3578" w14:textId="77777777" w:rsidR="006B54D2" w:rsidRDefault="006B54D2" w:rsidP="006B54D2">
      <w:pPr>
        <w:pStyle w:val="5"/>
      </w:pPr>
      <w:r>
        <w:rPr>
          <w:rFonts w:hint="eastAsia"/>
        </w:rPr>
        <w:t>交易控制左树说明：</w:t>
      </w:r>
    </w:p>
    <w:p w14:paraId="01BF02F5" w14:textId="77777777" w:rsidR="006B54D2" w:rsidRDefault="006B54D2" w:rsidP="006B54D2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信用证未闭卷，信用证余额大于零；</w:t>
      </w:r>
    </w:p>
    <w:p w14:paraId="17E113A0" w14:textId="77777777" w:rsidR="006B54D2" w:rsidRDefault="006B54D2" w:rsidP="006B54D2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发生修改通知，没有办理修改确认，在寄单交易中要提醒。</w:t>
      </w:r>
    </w:p>
    <w:p w14:paraId="30BA9175" w14:textId="77777777" w:rsidR="006B54D2" w:rsidRDefault="006B54D2" w:rsidP="006B54D2">
      <w:pPr>
        <w:pStyle w:val="5"/>
      </w:pPr>
      <w:r>
        <w:rPr>
          <w:rFonts w:hint="eastAsia"/>
        </w:rPr>
        <w:t>交易控制说明：</w:t>
      </w:r>
    </w:p>
    <w:p w14:paraId="006B060E" w14:textId="77777777" w:rsidR="006B54D2" w:rsidRDefault="006B54D2" w:rsidP="006B54D2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寄单金额大于信用证余额要提醒；</w:t>
      </w:r>
    </w:p>
    <w:p w14:paraId="24D404AE" w14:textId="77777777" w:rsidR="006B54D2" w:rsidRDefault="006B54D2" w:rsidP="006B54D2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寄单日期超过信用证有效期要提醒；</w:t>
      </w:r>
    </w:p>
    <w:p w14:paraId="74C44686" w14:textId="77777777" w:rsidR="006B54D2" w:rsidRDefault="006B54D2" w:rsidP="006B54D2">
      <w:pPr>
        <w:pStyle w:val="4"/>
      </w:pPr>
      <w:r>
        <w:rPr>
          <w:rFonts w:hint="eastAsia"/>
        </w:rPr>
        <w:t>边界描述</w:t>
      </w:r>
    </w:p>
    <w:p w14:paraId="28D27AAE" w14:textId="77777777" w:rsidR="006B54D2" w:rsidRDefault="006B54D2" w:rsidP="006B54D2">
      <w:pPr>
        <w:ind w:firstLine="420"/>
      </w:pPr>
      <w:r>
        <w:rPr>
          <w:rFonts w:hint="eastAsia"/>
        </w:rPr>
        <w:t>无</w:t>
      </w:r>
    </w:p>
    <w:p w14:paraId="2DB927F9" w14:textId="77777777" w:rsidR="006B54D2" w:rsidRDefault="006B54D2" w:rsidP="006B54D2">
      <w:pPr>
        <w:pStyle w:val="4"/>
      </w:pPr>
      <w:r>
        <w:rPr>
          <w:rFonts w:hint="eastAsia"/>
        </w:rPr>
        <w:t>输出描述</w:t>
      </w:r>
    </w:p>
    <w:p w14:paraId="333F4F3A" w14:textId="77777777" w:rsidR="006B54D2" w:rsidRDefault="006B54D2" w:rsidP="006B54D2">
      <w:pPr>
        <w:pStyle w:val="5"/>
      </w:pPr>
      <w:r>
        <w:rPr>
          <w:rFonts w:hint="eastAsia"/>
        </w:rPr>
        <w:t>面函</w:t>
      </w:r>
    </w:p>
    <w:p w14:paraId="1ECF40C2" w14:textId="77777777" w:rsidR="001451D5" w:rsidRDefault="00110A32" w:rsidP="001451D5">
      <w:r>
        <w:rPr>
          <w:rFonts w:hint="eastAsia"/>
        </w:rPr>
        <w:t>无</w:t>
      </w:r>
    </w:p>
    <w:p w14:paraId="0FF42068" w14:textId="77777777" w:rsidR="006B54D2" w:rsidRDefault="006B54D2" w:rsidP="006B54D2">
      <w:pPr>
        <w:pStyle w:val="5"/>
      </w:pPr>
      <w:r>
        <w:rPr>
          <w:rFonts w:hint="eastAsia"/>
        </w:rPr>
        <w:t>报文</w:t>
      </w:r>
    </w:p>
    <w:p w14:paraId="238BE5AA" w14:textId="77777777" w:rsidR="006B54D2" w:rsidRDefault="006B54D2" w:rsidP="006B54D2">
      <w:pPr>
        <w:rPr>
          <w:b/>
        </w:rPr>
      </w:pPr>
      <w:r>
        <w:rPr>
          <w:rFonts w:hint="eastAsia"/>
          <w:b/>
        </w:rPr>
        <w:t>报文控制：</w:t>
      </w:r>
    </w:p>
    <w:p w14:paraId="48F660DB" w14:textId="77777777" w:rsidR="006B54D2" w:rsidRDefault="00110A32" w:rsidP="006B54D2">
      <w:pPr>
        <w:ind w:leftChars="100" w:left="210"/>
      </w:pPr>
      <w:r>
        <w:rPr>
          <w:rFonts w:hint="eastAsia"/>
        </w:rPr>
        <w:t>无</w:t>
      </w:r>
    </w:p>
    <w:p w14:paraId="2EEE90F2" w14:textId="77777777" w:rsidR="006B54D2" w:rsidRDefault="006B54D2" w:rsidP="006B54D2">
      <w:pPr>
        <w:pStyle w:val="4"/>
      </w:pPr>
      <w:r>
        <w:rPr>
          <w:rFonts w:hint="eastAsia"/>
        </w:rPr>
        <w:t>保证金和额度</w:t>
      </w:r>
    </w:p>
    <w:p w14:paraId="113B5029" w14:textId="77777777" w:rsidR="006B54D2" w:rsidRDefault="006B54D2" w:rsidP="006B54D2">
      <w:pPr>
        <w:ind w:firstLine="420"/>
      </w:pPr>
      <w:r>
        <w:rPr>
          <w:rFonts w:hint="eastAsia"/>
        </w:rPr>
        <w:t>无。</w:t>
      </w:r>
    </w:p>
    <w:p w14:paraId="2B7EE9DF" w14:textId="77777777" w:rsidR="006B54D2" w:rsidRDefault="006B54D2" w:rsidP="006B54D2">
      <w:pPr>
        <w:pStyle w:val="4"/>
      </w:pPr>
      <w:r>
        <w:rPr>
          <w:rFonts w:hint="eastAsia"/>
        </w:rPr>
        <w:t>手续费</w:t>
      </w:r>
    </w:p>
    <w:p w14:paraId="3EDED399" w14:textId="77777777" w:rsidR="001451D5" w:rsidRDefault="006B54D2" w:rsidP="001451D5">
      <w:r>
        <w:rPr>
          <w:rFonts w:hint="eastAsia"/>
        </w:rPr>
        <w:tab/>
      </w:r>
      <w:r w:rsidR="00110A32">
        <w:rPr>
          <w:rFonts w:hint="eastAsia"/>
        </w:rPr>
        <w:t>无</w:t>
      </w:r>
    </w:p>
    <w:p w14:paraId="05686848" w14:textId="77777777" w:rsidR="006B54D2" w:rsidRDefault="006B54D2" w:rsidP="006B54D2">
      <w:pPr>
        <w:pStyle w:val="4"/>
      </w:pPr>
      <w:r>
        <w:rPr>
          <w:rFonts w:hint="eastAsia"/>
        </w:rPr>
        <w:t>会计分录</w:t>
      </w:r>
    </w:p>
    <w:p w14:paraId="11754184" w14:textId="77777777" w:rsidR="006B54D2" w:rsidRDefault="00110A32" w:rsidP="006B54D2">
      <w:pPr>
        <w:ind w:leftChars="200" w:left="420"/>
      </w:pPr>
      <w:r>
        <w:rPr>
          <w:rFonts w:hint="eastAsia"/>
          <w:b/>
        </w:rPr>
        <w:t>无</w:t>
      </w:r>
    </w:p>
    <w:p w14:paraId="5A5F10A3" w14:textId="77777777" w:rsidR="006B54D2" w:rsidRDefault="006B54D2" w:rsidP="006B54D2">
      <w:pPr>
        <w:pStyle w:val="4"/>
      </w:pPr>
      <w:r>
        <w:rPr>
          <w:rFonts w:hint="eastAsia"/>
        </w:rPr>
        <w:t>其他</w:t>
      </w:r>
    </w:p>
    <w:p w14:paraId="0C0E1316" w14:textId="77777777" w:rsidR="009F5E7E" w:rsidRDefault="009F5E7E" w:rsidP="009F5E7E">
      <w:pPr>
        <w:pStyle w:val="5"/>
      </w:pPr>
      <w:r>
        <w:rPr>
          <w:rFonts w:hint="eastAsia"/>
        </w:rPr>
        <w:t>业务编号说明</w:t>
      </w:r>
    </w:p>
    <w:p w14:paraId="12FEEC9D" w14:textId="77777777" w:rsidR="001451D5" w:rsidRDefault="009F5E7E" w:rsidP="009F5E7E">
      <w:pPr>
        <w:ind w:firstLine="420"/>
      </w:pPr>
      <w:r w:rsidRPr="008F6244">
        <w:rPr>
          <w:rFonts w:hint="eastAsia"/>
        </w:rPr>
        <w:t>【</w:t>
      </w:r>
      <w:r w:rsidRPr="008F6244">
        <w:rPr>
          <w:rFonts w:hint="eastAsia"/>
        </w:rPr>
        <w:t>orgn</w:t>
      </w:r>
      <w:r w:rsidRPr="008F6244">
        <w:rPr>
          <w:rFonts w:hint="eastAsia"/>
        </w:rPr>
        <w:t>】</w:t>
      </w:r>
      <w:r>
        <w:rPr>
          <w:rFonts w:hint="eastAsia"/>
        </w:rPr>
        <w:t>BP</w:t>
      </w:r>
      <w:r w:rsidRPr="008F6244">
        <w:rPr>
          <w:rFonts w:hint="eastAsia"/>
        </w:rPr>
        <w:t>【</w:t>
      </w:r>
      <w:r w:rsidRPr="008F6244">
        <w:rPr>
          <w:rFonts w:hint="eastAsia"/>
        </w:rPr>
        <w:t>YYMMDD</w:t>
      </w:r>
      <w:r w:rsidRPr="008F6244">
        <w:rPr>
          <w:rFonts w:hint="eastAsia"/>
        </w:rPr>
        <w:t>】</w:t>
      </w:r>
      <w:r w:rsidRPr="008F6244">
        <w:rPr>
          <w:rFonts w:hint="eastAsia"/>
        </w:rPr>
        <w:t>001</w:t>
      </w:r>
    </w:p>
    <w:p w14:paraId="58C810A9" w14:textId="77777777" w:rsidR="006B54D2" w:rsidRDefault="006B54D2" w:rsidP="006B54D2">
      <w:pPr>
        <w:pStyle w:val="3"/>
      </w:pPr>
      <w:bookmarkStart w:id="1025" w:name="_Toc403122936"/>
      <w:r>
        <w:rPr>
          <w:rFonts w:hint="eastAsia"/>
        </w:rPr>
        <w:t>电提不符点</w:t>
      </w:r>
      <w:bookmarkEnd w:id="1025"/>
    </w:p>
    <w:p w14:paraId="0E340421" w14:textId="77777777" w:rsidR="006B54D2" w:rsidRDefault="006B54D2" w:rsidP="006B54D2">
      <w:pPr>
        <w:pStyle w:val="4"/>
      </w:pPr>
      <w:r>
        <w:rPr>
          <w:rFonts w:hint="eastAsia"/>
        </w:rPr>
        <w:t>交易描述：</w:t>
      </w:r>
    </w:p>
    <w:p w14:paraId="7C8F2C91" w14:textId="77777777" w:rsidR="006B54D2" w:rsidRDefault="006B54D2" w:rsidP="006B54D2">
      <w:pPr>
        <w:ind w:firstLineChars="202" w:firstLine="424"/>
      </w:pPr>
      <w:r>
        <w:rPr>
          <w:rFonts w:hint="eastAsia"/>
        </w:rPr>
        <w:t>我行收到客户交来单据，发现有不符点，发不符点报文通知开证行。</w:t>
      </w:r>
    </w:p>
    <w:p w14:paraId="1BADBAED" w14:textId="77777777" w:rsidR="006B54D2" w:rsidRDefault="006B54D2" w:rsidP="006B54D2">
      <w:pPr>
        <w:pStyle w:val="4"/>
      </w:pPr>
      <w:r>
        <w:rPr>
          <w:rFonts w:hint="eastAsia"/>
        </w:rPr>
        <w:t>柜员操作</w:t>
      </w:r>
    </w:p>
    <w:p w14:paraId="72E8E080" w14:textId="77777777" w:rsidR="006B54D2" w:rsidRDefault="006B54D2" w:rsidP="006B54D2">
      <w:pPr>
        <w:ind w:firstLine="420"/>
      </w:pPr>
      <w:r>
        <w:rPr>
          <w:rFonts w:hint="eastAsia"/>
        </w:rPr>
        <w:t>本交易由具有电提不符点经办权限的柜员发起操作。</w:t>
      </w:r>
    </w:p>
    <w:p w14:paraId="6AF97680" w14:textId="77777777" w:rsidR="006B54D2" w:rsidRDefault="006B54D2" w:rsidP="006B54D2">
      <w:pPr>
        <w:ind w:firstLine="420"/>
      </w:pPr>
      <w:r>
        <w:rPr>
          <w:rFonts w:hint="eastAsia"/>
        </w:rPr>
        <w:t>系统支持手工发起。</w:t>
      </w:r>
    </w:p>
    <w:p w14:paraId="7F43EAD5" w14:textId="77777777" w:rsidR="006B54D2" w:rsidRDefault="006B54D2" w:rsidP="006B54D2">
      <w:pPr>
        <w:pStyle w:val="4"/>
      </w:pPr>
      <w:r>
        <w:rPr>
          <w:rFonts w:hint="eastAsia"/>
        </w:rPr>
        <w:t>界面布局与菜单按钮</w:t>
      </w:r>
    </w:p>
    <w:p w14:paraId="6B94E197" w14:textId="77777777" w:rsidR="006B54D2" w:rsidRDefault="006B54D2" w:rsidP="006B54D2">
      <w:pPr>
        <w:ind w:firstLine="420"/>
      </w:pPr>
      <w:r>
        <w:rPr>
          <w:rFonts w:hint="eastAsia"/>
        </w:rPr>
        <w:t>同一页面布局原则，一行两列，从上至下：</w:t>
      </w:r>
    </w:p>
    <w:p w14:paraId="499F5391" w14:textId="77777777" w:rsidR="006B54D2" w:rsidRDefault="006B54D2" w:rsidP="006B54D2">
      <w:pPr>
        <w:ind w:firstLine="420"/>
      </w:pPr>
      <w:r>
        <w:rPr>
          <w:rFonts w:hint="eastAsia"/>
        </w:rPr>
        <w:t>第一区域：基本信息；</w:t>
      </w:r>
    </w:p>
    <w:p w14:paraId="0055C94E" w14:textId="77777777" w:rsidR="006B54D2" w:rsidRDefault="006B54D2" w:rsidP="006B54D2">
      <w:pPr>
        <w:ind w:firstLine="420"/>
      </w:pPr>
      <w:r>
        <w:rPr>
          <w:rFonts w:hint="eastAsia"/>
        </w:rPr>
        <w:t>第二区域：费用管理；</w:t>
      </w:r>
    </w:p>
    <w:p w14:paraId="761870D3" w14:textId="77777777" w:rsidR="006B54D2" w:rsidRDefault="006B54D2" w:rsidP="006B54D2">
      <w:pPr>
        <w:ind w:firstLine="420"/>
      </w:pPr>
      <w:r>
        <w:rPr>
          <w:rFonts w:hint="eastAsia"/>
        </w:rPr>
        <w:t>第三区域：按钮；</w:t>
      </w:r>
    </w:p>
    <w:p w14:paraId="22AD5766" w14:textId="77777777" w:rsidR="006B54D2" w:rsidRDefault="006B54D2" w:rsidP="006B54D2">
      <w:pPr>
        <w:ind w:firstLine="420"/>
      </w:pPr>
      <w:r>
        <w:rPr>
          <w:rFonts w:hint="eastAsia"/>
        </w:rPr>
        <w:t>第四区域：报文。</w:t>
      </w:r>
    </w:p>
    <w:p w14:paraId="6EFEB8F2" w14:textId="77777777" w:rsidR="006B54D2" w:rsidRDefault="006B54D2" w:rsidP="006B54D2">
      <w:pPr>
        <w:pStyle w:val="5"/>
      </w:pPr>
      <w:r>
        <w:rPr>
          <w:rFonts w:hint="eastAsia"/>
        </w:rPr>
        <w:t>基本信息、费用管理和按钮</w:t>
      </w:r>
    </w:p>
    <w:p w14:paraId="3D0A1466" w14:textId="77777777" w:rsidR="006B54D2" w:rsidRDefault="003B5F42" w:rsidP="006B54D2">
      <w:pPr>
        <w:ind w:leftChars="-675" w:left="-1418" w:firstLine="420"/>
      </w:pPr>
      <w:r>
        <w:rPr>
          <w:noProof/>
        </w:rPr>
        <w:drawing>
          <wp:inline distT="0" distB="0" distL="0" distR="0" wp14:anchorId="1725ECE2" wp14:editId="24FD5E23">
            <wp:extent cx="6750000" cy="377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提不符电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69E4" w14:textId="77777777" w:rsidR="006B54D2" w:rsidRDefault="006B54D2" w:rsidP="006B54D2">
      <w:pPr>
        <w:ind w:firstLineChars="202" w:firstLine="424"/>
      </w:pPr>
      <w:r>
        <w:rPr>
          <w:rFonts w:hint="eastAsia"/>
        </w:rPr>
        <w:t>备注：</w:t>
      </w:r>
    </w:p>
    <w:p w14:paraId="6B942BB0" w14:textId="77777777" w:rsidR="006B54D2" w:rsidRDefault="006B54D2" w:rsidP="006B54D2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2E5CF34D" w14:textId="77777777" w:rsidR="006B54D2" w:rsidRDefault="006B54D2" w:rsidP="006B54D2">
      <w:pPr>
        <w:pStyle w:val="5"/>
      </w:pPr>
      <w:r>
        <w:rPr>
          <w:rFonts w:hint="eastAsia"/>
        </w:rPr>
        <w:t>报文</w:t>
      </w:r>
    </w:p>
    <w:p w14:paraId="3EEEAE42" w14:textId="77777777" w:rsidR="006B54D2" w:rsidRPr="00452889" w:rsidRDefault="006B54D2" w:rsidP="006B54D2"/>
    <w:p w14:paraId="659FF949" w14:textId="77777777" w:rsidR="006B54D2" w:rsidRDefault="003B5F42" w:rsidP="006B54D2">
      <w:pPr>
        <w:ind w:leftChars="-337" w:left="-708"/>
      </w:pPr>
      <w:r>
        <w:rPr>
          <w:noProof/>
        </w:rPr>
        <w:drawing>
          <wp:inline distT="0" distB="0" distL="0" distR="0" wp14:anchorId="27113BDC" wp14:editId="5B3223EA">
            <wp:extent cx="5991225" cy="8801100"/>
            <wp:effectExtent l="0" t="0" r="0" b="0"/>
            <wp:docPr id="23" name="图片 23" descr="mt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t7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128" w14:textId="77777777" w:rsidR="006B54D2" w:rsidRDefault="006B54D2" w:rsidP="006B54D2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6B54D2" w14:paraId="5F64C86E" w14:textId="77777777" w:rsidTr="00B4380A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276F7AFE" w14:textId="77777777" w:rsidR="006B54D2" w:rsidRDefault="006B54D2" w:rsidP="00B4380A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7ACE257B" w14:textId="77777777" w:rsidR="006B54D2" w:rsidRDefault="006B54D2" w:rsidP="00B4380A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5180DD43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</w:tcPr>
          <w:p w14:paraId="57B53DA9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5F0B72EE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5544FBF0" w14:textId="77777777" w:rsidR="006B54D2" w:rsidRDefault="006B54D2" w:rsidP="00B4380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5281FA1B" w14:textId="77777777" w:rsidR="006B54D2" w:rsidRDefault="006B54D2" w:rsidP="00B4380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6B54D2" w14:paraId="2EA7767B" w14:textId="77777777" w:rsidTr="00B4380A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386A1002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shd w:val="clear" w:color="auto" w:fill="FFFFFF"/>
            <w:vAlign w:val="center"/>
          </w:tcPr>
          <w:p w14:paraId="57F4F3B8" w14:textId="77777777" w:rsidR="006B54D2" w:rsidRDefault="006B54D2" w:rsidP="00B4380A">
            <w:pPr>
              <w:spacing w:line="360" w:lineRule="auto"/>
              <w:ind w:left="-110" w:right="-108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寄单编号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6B36AF42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lef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137" w:type="dxa"/>
            <w:shd w:val="clear" w:color="auto" w:fill="FFFFFF"/>
          </w:tcPr>
          <w:p w14:paraId="2BEE79E1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left"/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76C66CCD" w14:textId="77777777" w:rsidR="006B54D2" w:rsidRDefault="006B54D2" w:rsidP="00B4380A">
            <w:pPr>
              <w:tabs>
                <w:tab w:val="left" w:pos="-125"/>
              </w:tabs>
              <w:ind w:rightChars="-51" w:right="-107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3548D9ED" w14:textId="77777777" w:rsidR="006B54D2" w:rsidRDefault="00110A32" w:rsidP="00B4380A">
            <w:pPr>
              <w:ind w:right="210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46DD30D7" w14:textId="77777777" w:rsidR="006B54D2" w:rsidRDefault="006B54D2" w:rsidP="00B4380A">
            <w:pPr>
              <w:ind w:right="210"/>
              <w:jc w:val="left"/>
              <w:rPr>
                <w:rFonts w:ascii="宋体" w:hAnsi="宋体"/>
                <w:szCs w:val="21"/>
              </w:rPr>
            </w:pPr>
          </w:p>
        </w:tc>
      </w:tr>
      <w:tr w:rsidR="006B54D2" w14:paraId="06A4568E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9265F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1F49C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1E64E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D0BD1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AFD5D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6814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2B06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34EAEFD2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9431A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01B28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E97C8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宋体" w:hAnsi="宋体"/>
              </w:rPr>
            </w:pPr>
            <w:r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D41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2105C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A4E05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034A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0FD2FA23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F1F23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A3F01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收报</w:t>
            </w:r>
            <w:r>
              <w:rPr>
                <w:szCs w:val="21"/>
              </w:rPr>
              <w:t>行</w:t>
            </w:r>
            <w:r>
              <w:rPr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FF987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4AD0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E981E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4EA80A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2D916C43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F31E02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默认为信用证通知的收报行，可手工修改</w:t>
            </w:r>
          </w:p>
        </w:tc>
      </w:tr>
      <w:tr w:rsidR="006B54D2" w14:paraId="292B4CAC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2C82A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B69E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BB08E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0F34F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2C843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09836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2E581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67DDAED6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92EE8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984FA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F26B1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C0CCC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C64D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0B49CA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581AD812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016F7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24F32605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92EEB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CBC8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B8C66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60F9B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6C05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9FD4A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6FB49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73DB2D79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64318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A8D0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效期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11D23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9EEE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FAC8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9C144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3C3A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50CC9CDD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C61D6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2847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到期地点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02E51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DC374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ED70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4D9A5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87CE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321AB0D2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A9882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A558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8ECF3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E0CD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C6A0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2E421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6B781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460CA56C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E43C7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AFAD0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4EF61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32B5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614C2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7298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FD0DE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1C8EF7A5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2FE31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9576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单据币种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8ACDB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10FF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4CC66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21CA7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203F7" w14:textId="77777777" w:rsidR="006B54D2" w:rsidRDefault="006B54D2" w:rsidP="00B4380A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默认为来证币种，不可修改</w:t>
            </w:r>
          </w:p>
        </w:tc>
      </w:tr>
      <w:tr w:rsidR="006B54D2" w14:paraId="1DF091F5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F3169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5306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单据金额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8EAC5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3360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4F56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C50D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5FD3A" w14:textId="77777777" w:rsidR="006B54D2" w:rsidRDefault="006B54D2" w:rsidP="00B4380A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必须大于零</w:t>
            </w:r>
          </w:p>
        </w:tc>
      </w:tr>
      <w:tr w:rsidR="006B54D2" w14:paraId="0AB3E04B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C2F75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71F9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22875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09E2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2D33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9A803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查询引入条款信息</w:t>
            </w:r>
          </w:p>
          <w:p w14:paraId="5B7F548E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A0C8" w14:textId="77777777" w:rsidR="006B54D2" w:rsidRDefault="006B54D2" w:rsidP="00B4380A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6B54D2" w14:paraId="7B10B74F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0433C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3228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10ECF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1F2B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93650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58131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FE62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2E60D7CB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55D5D" w14:textId="77777777" w:rsidR="006B54D2" w:rsidRDefault="006B54D2" w:rsidP="00B4380A">
            <w:pPr>
              <w:numPr>
                <w:ilvl w:val="0"/>
                <w:numId w:val="15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BA8CE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7AF83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53C23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D4D2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1486A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3F953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</w:tbl>
    <w:p w14:paraId="54435D4A" w14:textId="77777777" w:rsidR="006B54D2" w:rsidRDefault="006B54D2" w:rsidP="006B54D2">
      <w:pPr>
        <w:pStyle w:val="4"/>
      </w:pPr>
      <w:r>
        <w:rPr>
          <w:rFonts w:hint="eastAsia"/>
        </w:rPr>
        <w:t>交易控制</w:t>
      </w:r>
    </w:p>
    <w:p w14:paraId="375EB1DB" w14:textId="77777777" w:rsidR="006B54D2" w:rsidRDefault="006B54D2" w:rsidP="006B54D2">
      <w:pPr>
        <w:pStyle w:val="5"/>
      </w:pPr>
      <w:r>
        <w:rPr>
          <w:rFonts w:hint="eastAsia"/>
        </w:rPr>
        <w:t>交易控制左树说明</w:t>
      </w:r>
    </w:p>
    <w:p w14:paraId="46D9ED75" w14:textId="77777777" w:rsidR="006B54D2" w:rsidRDefault="006B54D2" w:rsidP="006B54D2">
      <w:pPr>
        <w:spacing w:line="360" w:lineRule="auto"/>
      </w:pPr>
      <w:r>
        <w:rPr>
          <w:rFonts w:hint="eastAsia"/>
        </w:rPr>
        <w:t>已办理</w:t>
      </w:r>
      <w:r w:rsidR="00110A32">
        <w:rPr>
          <w:rFonts w:hint="eastAsia"/>
        </w:rPr>
        <w:t>收单</w:t>
      </w:r>
      <w:r>
        <w:rPr>
          <w:rFonts w:hint="eastAsia"/>
        </w:rPr>
        <w:t>，且该</w:t>
      </w:r>
      <w:r w:rsidR="00110A32">
        <w:rPr>
          <w:rFonts w:hint="eastAsia"/>
        </w:rPr>
        <w:t>单据</w:t>
      </w:r>
      <w:r w:rsidR="00137315">
        <w:rPr>
          <w:rFonts w:hint="eastAsia"/>
        </w:rPr>
        <w:t>未</w:t>
      </w:r>
      <w:r>
        <w:rPr>
          <w:rFonts w:hint="eastAsia"/>
        </w:rPr>
        <w:t>闭卷。</w:t>
      </w:r>
    </w:p>
    <w:p w14:paraId="3177859C" w14:textId="77777777" w:rsidR="006B54D2" w:rsidRDefault="006B54D2" w:rsidP="006B54D2">
      <w:pPr>
        <w:pStyle w:val="4"/>
      </w:pPr>
      <w:r>
        <w:rPr>
          <w:rFonts w:hint="eastAsia"/>
        </w:rPr>
        <w:t>边界描述</w:t>
      </w:r>
    </w:p>
    <w:p w14:paraId="514D7EEC" w14:textId="77777777" w:rsidR="006B54D2" w:rsidRDefault="006B54D2" w:rsidP="006B54D2">
      <w:pPr>
        <w:ind w:firstLine="420"/>
      </w:pPr>
      <w:r>
        <w:rPr>
          <w:rFonts w:hint="eastAsia"/>
        </w:rPr>
        <w:t>无</w:t>
      </w:r>
    </w:p>
    <w:p w14:paraId="250B07FE" w14:textId="77777777" w:rsidR="006B54D2" w:rsidRDefault="006B54D2" w:rsidP="006B54D2">
      <w:pPr>
        <w:pStyle w:val="4"/>
      </w:pPr>
      <w:r>
        <w:rPr>
          <w:rFonts w:hint="eastAsia"/>
        </w:rPr>
        <w:t>输出描述</w:t>
      </w:r>
    </w:p>
    <w:p w14:paraId="333E5019" w14:textId="77777777" w:rsidR="006B54D2" w:rsidRDefault="006B54D2" w:rsidP="006B54D2">
      <w:pPr>
        <w:pStyle w:val="5"/>
      </w:pPr>
      <w:r>
        <w:rPr>
          <w:rFonts w:hint="eastAsia"/>
        </w:rPr>
        <w:t>面函</w:t>
      </w:r>
    </w:p>
    <w:p w14:paraId="7893AB17" w14:textId="77777777" w:rsidR="006B54D2" w:rsidRDefault="006B54D2" w:rsidP="006B54D2">
      <w:pPr>
        <w:ind w:firstLine="420"/>
      </w:pPr>
      <w:r>
        <w:rPr>
          <w:rFonts w:hint="eastAsia"/>
        </w:rPr>
        <w:t>无。</w:t>
      </w:r>
    </w:p>
    <w:p w14:paraId="541793A8" w14:textId="77777777" w:rsidR="006B54D2" w:rsidRDefault="006B54D2" w:rsidP="006B54D2">
      <w:pPr>
        <w:pStyle w:val="5"/>
      </w:pPr>
      <w:r>
        <w:rPr>
          <w:rFonts w:hint="eastAsia"/>
        </w:rPr>
        <w:t>报文</w:t>
      </w:r>
    </w:p>
    <w:p w14:paraId="27886914" w14:textId="77777777" w:rsidR="006B54D2" w:rsidRDefault="006B54D2" w:rsidP="006B54D2">
      <w:pPr>
        <w:rPr>
          <w:b/>
        </w:rPr>
      </w:pPr>
      <w:r>
        <w:rPr>
          <w:rFonts w:hint="eastAsia"/>
          <w:b/>
        </w:rPr>
        <w:t>报文控制：</w:t>
      </w:r>
    </w:p>
    <w:p w14:paraId="3733DDF6" w14:textId="77777777" w:rsidR="006B54D2" w:rsidRDefault="006B54D2" w:rsidP="006B54D2">
      <w:r>
        <w:rPr>
          <w:rFonts w:hint="eastAsia"/>
        </w:rPr>
        <w:tab/>
      </w:r>
      <w:r>
        <w:rPr>
          <w:rFonts w:hint="eastAsia"/>
        </w:rPr>
        <w:t>默认发</w:t>
      </w:r>
      <w:r>
        <w:rPr>
          <w:rFonts w:hint="eastAsia"/>
        </w:rPr>
        <w:t>750</w:t>
      </w:r>
      <w:r>
        <w:rPr>
          <w:rFonts w:hint="eastAsia"/>
        </w:rPr>
        <w:t>。</w:t>
      </w:r>
    </w:p>
    <w:p w14:paraId="5BD6FAF6" w14:textId="77777777" w:rsidR="006B54D2" w:rsidRDefault="006B54D2" w:rsidP="006B54D2">
      <w:pPr>
        <w:rPr>
          <w:b/>
          <w:szCs w:val="21"/>
        </w:rPr>
      </w:pPr>
      <w:r>
        <w:rPr>
          <w:rFonts w:hint="eastAsia"/>
          <w:b/>
          <w:szCs w:val="21"/>
        </w:rPr>
        <w:t>报文映射：</w:t>
      </w:r>
    </w:p>
    <w:p w14:paraId="61668BFA" w14:textId="77777777" w:rsidR="006B54D2" w:rsidRDefault="006B54D2" w:rsidP="006B54D2">
      <w:r>
        <w:rPr>
          <w:rFonts w:hint="eastAsia"/>
        </w:rPr>
        <w:t>MT750</w:t>
      </w:r>
      <w:r>
        <w:rPr>
          <w:rFonts w:hint="eastAsia"/>
        </w:rPr>
        <w:t>映射关系如下：</w:t>
      </w:r>
    </w:p>
    <w:p w14:paraId="3614E324" w14:textId="77777777" w:rsidR="006B54D2" w:rsidRDefault="006B54D2" w:rsidP="006B54D2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5A5AB671" w14:textId="77777777" w:rsidR="006B54D2" w:rsidRDefault="006B54D2" w:rsidP="006B54D2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收报行</w:t>
      </w:r>
      <w:r>
        <w:rPr>
          <w:rFonts w:hint="eastAsia"/>
          <w:szCs w:val="21"/>
        </w:rPr>
        <w:t xml:space="preserve">SWIFT CODE </w:t>
      </w:r>
    </w:p>
    <w:p w14:paraId="6515E923" w14:textId="77777777" w:rsidR="006B54D2" w:rsidRDefault="006B54D2" w:rsidP="006B54D2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寄单编号</w:t>
      </w:r>
    </w:p>
    <w:p w14:paraId="149DC6A0" w14:textId="77777777" w:rsidR="006B54D2" w:rsidRDefault="006B54D2" w:rsidP="006B54D2">
      <w:pPr>
        <w:ind w:leftChars="100" w:left="210"/>
      </w:pPr>
      <w:r>
        <w:rPr>
          <w:rFonts w:hint="eastAsia"/>
        </w:rPr>
        <w:t xml:space="preserve">21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03D9929D" w14:textId="77777777" w:rsidR="006B54D2" w:rsidRDefault="006B54D2" w:rsidP="006B54D2">
      <w:pPr>
        <w:ind w:leftChars="100" w:left="210"/>
      </w:pPr>
      <w:r>
        <w:rPr>
          <w:rFonts w:hint="eastAsia"/>
        </w:rPr>
        <w:t xml:space="preserve">32B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单据币种</w:t>
      </w:r>
      <w:r>
        <w:rPr>
          <w:rFonts w:hint="eastAsia"/>
        </w:rPr>
        <w:t>+</w:t>
      </w:r>
      <w:r>
        <w:rPr>
          <w:rFonts w:hint="eastAsia"/>
        </w:rPr>
        <w:t>单据金额</w:t>
      </w:r>
    </w:p>
    <w:p w14:paraId="4CDA4423" w14:textId="77777777" w:rsidR="006B54D2" w:rsidRDefault="006B54D2" w:rsidP="006B54D2">
      <w:pPr>
        <w:ind w:leftChars="100" w:left="210"/>
      </w:pPr>
      <w:r>
        <w:rPr>
          <w:rFonts w:hint="eastAsia"/>
        </w:rPr>
        <w:t xml:space="preserve">77J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不符点描述</w:t>
      </w:r>
    </w:p>
    <w:p w14:paraId="6C74C7E8" w14:textId="77777777" w:rsidR="006B54D2" w:rsidRDefault="006B54D2" w:rsidP="006B54D2">
      <w:pPr>
        <w:pStyle w:val="4"/>
      </w:pPr>
      <w:r>
        <w:rPr>
          <w:rFonts w:hint="eastAsia"/>
        </w:rPr>
        <w:t>保证金和额度</w:t>
      </w:r>
    </w:p>
    <w:p w14:paraId="5725FD46" w14:textId="77777777" w:rsidR="006B54D2" w:rsidRDefault="006B54D2" w:rsidP="006B54D2">
      <w:pPr>
        <w:ind w:firstLine="420"/>
      </w:pPr>
      <w:r>
        <w:rPr>
          <w:rFonts w:hint="eastAsia"/>
        </w:rPr>
        <w:t>无。</w:t>
      </w:r>
    </w:p>
    <w:p w14:paraId="67725925" w14:textId="77777777" w:rsidR="006B54D2" w:rsidRDefault="006B54D2" w:rsidP="006B54D2">
      <w:pPr>
        <w:pStyle w:val="4"/>
      </w:pPr>
      <w:r>
        <w:rPr>
          <w:rFonts w:hint="eastAsia"/>
        </w:rPr>
        <w:t>手续费</w:t>
      </w:r>
    </w:p>
    <w:p w14:paraId="28D2BDCE" w14:textId="77777777" w:rsidR="006B54D2" w:rsidRDefault="006B54D2" w:rsidP="006B54D2">
      <w:pPr>
        <w:ind w:firstLine="420"/>
      </w:pPr>
      <w:r>
        <w:rPr>
          <w:rFonts w:hint="eastAsia"/>
        </w:rPr>
        <w:t>电报费；见【收费标准</w:t>
      </w:r>
      <w:r>
        <w:rPr>
          <w:rFonts w:hint="eastAsia"/>
        </w:rPr>
        <w:t>1.7.2</w:t>
      </w:r>
      <w:r>
        <w:rPr>
          <w:rFonts w:hint="eastAsia"/>
        </w:rPr>
        <w:t>电报费】。</w:t>
      </w:r>
    </w:p>
    <w:p w14:paraId="37C847C0" w14:textId="77777777" w:rsidR="006B54D2" w:rsidRDefault="006B54D2" w:rsidP="006B54D2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所有费用默认后收，外收。</w:t>
      </w:r>
    </w:p>
    <w:p w14:paraId="19756845" w14:textId="77777777" w:rsidR="006B54D2" w:rsidRDefault="006B54D2" w:rsidP="006B54D2">
      <w:pPr>
        <w:pStyle w:val="4"/>
      </w:pPr>
      <w:r>
        <w:rPr>
          <w:rFonts w:hint="eastAsia"/>
        </w:rPr>
        <w:t>会计分录</w:t>
      </w:r>
    </w:p>
    <w:p w14:paraId="482DD889" w14:textId="77777777" w:rsidR="006B54D2" w:rsidRPr="00976092" w:rsidRDefault="006B54D2" w:rsidP="006B54D2">
      <w:pPr>
        <w:ind w:firstLine="420"/>
        <w:rPr>
          <w:b/>
        </w:rPr>
      </w:pPr>
      <w:r w:rsidRPr="00976092">
        <w:rPr>
          <w:rFonts w:hint="eastAsia"/>
          <w:b/>
        </w:rPr>
        <w:t>手续费：</w:t>
      </w:r>
    </w:p>
    <w:p w14:paraId="21D8E5D3" w14:textId="77777777" w:rsidR="006B54D2" w:rsidRDefault="006B54D2" w:rsidP="006B54D2">
      <w:pPr>
        <w:ind w:firstLine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18F59244" w14:textId="77777777" w:rsidR="006B54D2" w:rsidRDefault="006B54D2" w:rsidP="006B54D2">
      <w:pPr>
        <w:ind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1FF9008A" w14:textId="77777777" w:rsidR="006B54D2" w:rsidRDefault="006B54D2" w:rsidP="006B54D2">
      <w:pPr>
        <w:pStyle w:val="4"/>
      </w:pPr>
      <w:r>
        <w:rPr>
          <w:rFonts w:hint="eastAsia"/>
        </w:rPr>
        <w:t>其他</w:t>
      </w:r>
    </w:p>
    <w:p w14:paraId="2E966CB3" w14:textId="77777777" w:rsidR="006B54D2" w:rsidRDefault="006B54D2" w:rsidP="006B54D2">
      <w:pPr>
        <w:ind w:firstLine="420"/>
      </w:pPr>
      <w:r>
        <w:rPr>
          <w:rFonts w:hint="eastAsia"/>
        </w:rPr>
        <w:t>无</w:t>
      </w:r>
    </w:p>
    <w:p w14:paraId="5BD4DC34" w14:textId="77777777" w:rsidR="006B54D2" w:rsidRDefault="006B54D2" w:rsidP="006B54D2">
      <w:pPr>
        <w:pStyle w:val="3"/>
      </w:pPr>
      <w:bookmarkStart w:id="1026" w:name="_Toc403122937"/>
      <w:r>
        <w:rPr>
          <w:rFonts w:hint="eastAsia"/>
        </w:rPr>
        <w:t>电提不符点答复登记</w:t>
      </w:r>
      <w:bookmarkEnd w:id="1026"/>
    </w:p>
    <w:p w14:paraId="1010942E" w14:textId="77777777" w:rsidR="006B54D2" w:rsidRDefault="006B54D2" w:rsidP="006B54D2">
      <w:pPr>
        <w:pStyle w:val="4"/>
      </w:pPr>
      <w:r>
        <w:rPr>
          <w:rFonts w:hint="eastAsia"/>
        </w:rPr>
        <w:t>交易描述：</w:t>
      </w:r>
    </w:p>
    <w:p w14:paraId="671161A8" w14:textId="77777777" w:rsidR="006B54D2" w:rsidRDefault="006B54D2" w:rsidP="006B54D2">
      <w:pPr>
        <w:ind w:firstLineChars="202" w:firstLine="424"/>
      </w:pPr>
      <w:r>
        <w:rPr>
          <w:rFonts w:hint="eastAsia"/>
        </w:rPr>
        <w:t>我行收到开证行对电提不符点答复报文</w:t>
      </w:r>
      <w:r>
        <w:rPr>
          <w:rFonts w:hint="eastAsia"/>
        </w:rPr>
        <w:t>M752</w:t>
      </w:r>
      <w:r>
        <w:rPr>
          <w:rFonts w:hint="eastAsia"/>
        </w:rPr>
        <w:t>或者</w:t>
      </w:r>
      <w:r>
        <w:rPr>
          <w:rFonts w:hint="eastAsia"/>
        </w:rPr>
        <w:t>MT799</w:t>
      </w:r>
      <w:r>
        <w:rPr>
          <w:rFonts w:hint="eastAsia"/>
        </w:rPr>
        <w:t>，在该交易进行登记。</w:t>
      </w:r>
    </w:p>
    <w:p w14:paraId="20DC45AC" w14:textId="77777777" w:rsidR="006B54D2" w:rsidRDefault="006B54D2" w:rsidP="006B54D2">
      <w:pPr>
        <w:pStyle w:val="4"/>
      </w:pPr>
      <w:r>
        <w:rPr>
          <w:rFonts w:hint="eastAsia"/>
        </w:rPr>
        <w:t>柜员操作</w:t>
      </w:r>
    </w:p>
    <w:p w14:paraId="3D699095" w14:textId="77777777" w:rsidR="006B54D2" w:rsidRDefault="006B54D2" w:rsidP="006B54D2">
      <w:pPr>
        <w:ind w:firstLine="420"/>
      </w:pPr>
      <w:r>
        <w:rPr>
          <w:rFonts w:hint="eastAsia"/>
        </w:rPr>
        <w:t>本交易由具有不符点答复经办权限的柜员发起操作。</w:t>
      </w:r>
    </w:p>
    <w:p w14:paraId="15DC6758" w14:textId="77777777" w:rsidR="006B54D2" w:rsidRDefault="006B54D2" w:rsidP="006B54D2">
      <w:pPr>
        <w:ind w:firstLine="420"/>
      </w:pPr>
      <w:r>
        <w:rPr>
          <w:rFonts w:hint="eastAsia"/>
        </w:rPr>
        <w:t>系统支持手工、报文发起。</w:t>
      </w:r>
    </w:p>
    <w:p w14:paraId="43754BD2" w14:textId="77777777" w:rsidR="006B54D2" w:rsidRDefault="006B54D2" w:rsidP="006B54D2">
      <w:pPr>
        <w:pStyle w:val="4"/>
      </w:pPr>
      <w:r>
        <w:rPr>
          <w:rFonts w:hint="eastAsia"/>
        </w:rPr>
        <w:t>界面布局与菜单按钮</w:t>
      </w:r>
    </w:p>
    <w:p w14:paraId="05EAA19E" w14:textId="77777777" w:rsidR="006B54D2" w:rsidRDefault="006B54D2" w:rsidP="006B54D2">
      <w:pPr>
        <w:ind w:firstLine="420"/>
      </w:pPr>
      <w:r>
        <w:rPr>
          <w:rFonts w:hint="eastAsia"/>
        </w:rPr>
        <w:t>同一页面布局原则，一行两列，从上至下：</w:t>
      </w:r>
    </w:p>
    <w:p w14:paraId="1546D436" w14:textId="77777777" w:rsidR="006B54D2" w:rsidRDefault="006B54D2" w:rsidP="006B54D2">
      <w:pPr>
        <w:ind w:firstLine="420"/>
      </w:pPr>
      <w:r>
        <w:rPr>
          <w:rFonts w:hint="eastAsia"/>
        </w:rPr>
        <w:t>第一区域：基本信息；</w:t>
      </w:r>
    </w:p>
    <w:p w14:paraId="5947DCBB" w14:textId="77777777" w:rsidR="006B54D2" w:rsidRDefault="006B54D2" w:rsidP="006B54D2">
      <w:pPr>
        <w:ind w:firstLine="420"/>
      </w:pPr>
      <w:r>
        <w:rPr>
          <w:rFonts w:hint="eastAsia"/>
        </w:rPr>
        <w:t>第二区域：费用管理；</w:t>
      </w:r>
    </w:p>
    <w:p w14:paraId="34EBC5DB" w14:textId="77777777" w:rsidR="006B54D2" w:rsidRDefault="006B54D2" w:rsidP="006B54D2">
      <w:pPr>
        <w:ind w:firstLine="420"/>
      </w:pPr>
      <w:r>
        <w:rPr>
          <w:rFonts w:hint="eastAsia"/>
        </w:rPr>
        <w:t>第三区域：按钮；</w:t>
      </w:r>
    </w:p>
    <w:p w14:paraId="541226D1" w14:textId="77777777" w:rsidR="006B54D2" w:rsidRDefault="006B54D2" w:rsidP="006B54D2">
      <w:pPr>
        <w:ind w:firstLine="420"/>
      </w:pPr>
      <w:r>
        <w:rPr>
          <w:rFonts w:hint="eastAsia"/>
        </w:rPr>
        <w:t>第四区域：报文。</w:t>
      </w:r>
    </w:p>
    <w:p w14:paraId="57680BF9" w14:textId="77777777" w:rsidR="006B54D2" w:rsidRDefault="006B54D2" w:rsidP="006B54D2">
      <w:pPr>
        <w:pStyle w:val="5"/>
      </w:pPr>
      <w:r>
        <w:rPr>
          <w:rFonts w:hint="eastAsia"/>
        </w:rPr>
        <w:t>基本信息、费用管理和按钮</w:t>
      </w:r>
    </w:p>
    <w:p w14:paraId="4DA02673" w14:textId="77777777" w:rsidR="006B54D2" w:rsidRDefault="006B54D2" w:rsidP="006B54D2">
      <w:pPr>
        <w:ind w:leftChars="-675" w:left="-1418" w:firstLine="420"/>
      </w:pPr>
    </w:p>
    <w:p w14:paraId="13EFDF33" w14:textId="77777777" w:rsidR="006B54D2" w:rsidRDefault="003B5F42" w:rsidP="006B54D2">
      <w:pPr>
        <w:ind w:leftChars="-675" w:left="-1418" w:firstLine="420"/>
      </w:pPr>
      <w:r>
        <w:rPr>
          <w:noProof/>
        </w:rPr>
        <w:drawing>
          <wp:inline distT="0" distB="0" distL="0" distR="0" wp14:anchorId="2D989C4E" wp14:editId="52B11D13">
            <wp:extent cx="6753600" cy="3754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提不符电答复登记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5DB3" w14:textId="77777777" w:rsidR="006B54D2" w:rsidRDefault="006B54D2" w:rsidP="006B54D2">
      <w:pPr>
        <w:ind w:firstLineChars="202" w:firstLine="424"/>
      </w:pPr>
      <w:r>
        <w:rPr>
          <w:rFonts w:hint="eastAsia"/>
        </w:rPr>
        <w:t>备注：</w:t>
      </w:r>
    </w:p>
    <w:p w14:paraId="16E18262" w14:textId="77777777" w:rsidR="006B54D2" w:rsidRDefault="006B54D2" w:rsidP="006B54D2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6453A1DF" w14:textId="77777777" w:rsidR="006B54D2" w:rsidRDefault="006B54D2" w:rsidP="006B54D2">
      <w:pPr>
        <w:pStyle w:val="5"/>
      </w:pPr>
      <w:r>
        <w:rPr>
          <w:rFonts w:hint="eastAsia"/>
        </w:rPr>
        <w:t>报文</w:t>
      </w:r>
    </w:p>
    <w:p w14:paraId="7775D1A8" w14:textId="77777777" w:rsidR="006B54D2" w:rsidRDefault="003B5F42" w:rsidP="006B54D2">
      <w:pPr>
        <w:ind w:leftChars="-675" w:left="-1418"/>
      </w:pPr>
      <w:r>
        <w:rPr>
          <w:noProof/>
        </w:rPr>
        <w:drawing>
          <wp:inline distT="0" distB="0" distL="0" distR="0" wp14:anchorId="6FB53957" wp14:editId="1665BDD6">
            <wp:extent cx="6781800" cy="2971800"/>
            <wp:effectExtent l="0" t="0" r="0" b="0"/>
            <wp:docPr id="22" name="图片 22" descr="电提不符电答复登记_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电提不符电答复登记_报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1E93" w14:textId="77777777" w:rsidR="006B54D2" w:rsidRDefault="006B54D2" w:rsidP="006B54D2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6B54D2" w14:paraId="03E64163" w14:textId="77777777" w:rsidTr="00B4380A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5916FA0B" w14:textId="77777777" w:rsidR="006B54D2" w:rsidRDefault="006B54D2" w:rsidP="00B4380A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61834F96" w14:textId="77777777" w:rsidR="006B54D2" w:rsidRDefault="006B54D2" w:rsidP="00B4380A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0591144C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</w:tcPr>
          <w:p w14:paraId="29C4632E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6E1D9EB2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015DFB58" w14:textId="77777777" w:rsidR="006B54D2" w:rsidRDefault="006B54D2" w:rsidP="00B4380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0D800902" w14:textId="77777777" w:rsidR="006B54D2" w:rsidRDefault="006B54D2" w:rsidP="00B4380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6B54D2" w14:paraId="2D126A2F" w14:textId="77777777" w:rsidTr="00B4380A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33671FA9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shd w:val="clear" w:color="auto" w:fill="FFFFFF"/>
            <w:vAlign w:val="center"/>
          </w:tcPr>
          <w:p w14:paraId="16366A6E" w14:textId="77777777" w:rsidR="006B54D2" w:rsidRDefault="006B54D2" w:rsidP="00B4380A">
            <w:pPr>
              <w:spacing w:line="360" w:lineRule="auto"/>
              <w:ind w:left="-110" w:right="-108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寄单编号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409DB97E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left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137" w:type="dxa"/>
            <w:shd w:val="clear" w:color="auto" w:fill="FFFFFF"/>
          </w:tcPr>
          <w:p w14:paraId="7DE1E974" w14:textId="77777777" w:rsidR="006B54D2" w:rsidRDefault="006B54D2" w:rsidP="00B4380A">
            <w:pPr>
              <w:tabs>
                <w:tab w:val="left" w:pos="-125"/>
              </w:tabs>
              <w:ind w:leftChars="-60" w:left="-126" w:rightChars="-51" w:right="-107"/>
              <w:jc w:val="left"/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5EC60505" w14:textId="77777777" w:rsidR="006B54D2" w:rsidRDefault="006B54D2" w:rsidP="00B4380A">
            <w:pPr>
              <w:tabs>
                <w:tab w:val="left" w:pos="-125"/>
              </w:tabs>
              <w:ind w:rightChars="-51" w:right="-107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6DBB70A6" w14:textId="77777777" w:rsidR="006B54D2" w:rsidRDefault="006B54D2" w:rsidP="00B4380A">
            <w:pPr>
              <w:ind w:right="210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4ADD765B" w14:textId="77777777" w:rsidR="006B54D2" w:rsidRDefault="006B54D2" w:rsidP="00B4380A">
            <w:pPr>
              <w:ind w:right="210"/>
              <w:jc w:val="left"/>
              <w:rPr>
                <w:rFonts w:ascii="宋体" w:hAnsi="宋体"/>
                <w:szCs w:val="21"/>
              </w:rPr>
            </w:pPr>
          </w:p>
        </w:tc>
      </w:tr>
      <w:tr w:rsidR="006B54D2" w14:paraId="7DD4D17A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060D8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01B27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E9B74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ADBE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C54D8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FE85E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22867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001F3423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54242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BD170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EB25F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宋体" w:hAnsi="宋体"/>
              </w:rPr>
            </w:pPr>
            <w:r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DA393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94006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A2FAD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3BF50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275F5F85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FCE8C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B4AB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是否接受不符点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6C3E2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A50C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97F12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CBAD8" w14:textId="77777777" w:rsidR="006B54D2" w:rsidRDefault="006B54D2" w:rsidP="00B4380A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BA1F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选择项（是，否</w:t>
            </w:r>
            <w:r>
              <w:rPr>
                <w:rFonts w:ascii="宋体" w:hAnsi="宋体"/>
              </w:rPr>
              <w:t>）</w:t>
            </w:r>
          </w:p>
          <w:p w14:paraId="6D99264E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如果收到752报文默认为是，否则为空，必须手工选择</w:t>
            </w:r>
          </w:p>
        </w:tc>
      </w:tr>
      <w:tr w:rsidR="006B54D2" w14:paraId="73EEAD5C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03B6C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46A5E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13A3E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428CE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E16DD" w14:textId="77777777" w:rsidR="006B54D2" w:rsidRDefault="006B54D2" w:rsidP="00B4380A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8006B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038D55CC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212E00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如果是报文发起，默认为报文发报行，如果是手工发起默认为电提不符点的收报行。</w:t>
            </w:r>
          </w:p>
        </w:tc>
      </w:tr>
      <w:tr w:rsidR="006B54D2" w14:paraId="2A294EFC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89D3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309B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E72B1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2B59D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DFC30" w14:textId="77777777" w:rsidR="006B54D2" w:rsidRDefault="006B54D2" w:rsidP="00B4380A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A08119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576BE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7CA47FB3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EBF9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45B71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受益人代码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4C96E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0507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8DFE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6F31BEC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  <w:p w14:paraId="3782EDA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D224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63FF01C2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3E0F3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ABE8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4D720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9334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53505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FAF8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7B32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67957E7B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34C16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D550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效期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6386C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F89B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1E18D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6DC6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230C3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2DE6C215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2261F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D739D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到期地点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92DB8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C3F5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97F39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272CA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A9B5B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54484FED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0792C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542C8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来证币种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FDC88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C1A3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4410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DE75D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1B48D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0B6CFD3C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F149B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67286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szCs w:val="21"/>
              </w:rPr>
              <w:t>来证金额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44E08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24A18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1559C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E01D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84E9E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0F418B1F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BA7C2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FA9D2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单据币种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2D04E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E1335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AE0B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8DB6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C39E" w14:textId="77777777" w:rsidR="006B54D2" w:rsidRDefault="006B54D2" w:rsidP="00B4380A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6B54D2" w14:paraId="6B624B46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2EE84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1805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单据金额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73807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57F0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33B2B" w14:textId="77777777" w:rsidR="006B54D2" w:rsidRDefault="006B54D2" w:rsidP="00B4380A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EE89" w14:textId="77777777" w:rsidR="006B54D2" w:rsidRDefault="006B54D2" w:rsidP="00B4380A">
            <w:pPr>
              <w:jc w:val="left"/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8D8CF" w14:textId="77777777" w:rsidR="006B54D2" w:rsidRDefault="006B54D2" w:rsidP="00B4380A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6B54D2" w14:paraId="763613CF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EA09C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454F7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C6ED4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4B8D3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3293A" w14:textId="77777777" w:rsidR="006B54D2" w:rsidRDefault="006B54D2" w:rsidP="00B4380A">
            <w:pPr>
              <w:jc w:val="left"/>
            </w:pPr>
            <w:r>
              <w:rPr>
                <w:rFonts w:ascii="宋体" w:hAnsi="宋体" w:hint="eastAsia"/>
                <w:szCs w:val="21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18736" w14:textId="77777777" w:rsidR="006B54D2" w:rsidRDefault="006B54D2" w:rsidP="00B4380A">
            <w:pPr>
              <w:jc w:val="left"/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0718" w14:textId="77777777" w:rsidR="006B54D2" w:rsidRDefault="006B54D2" w:rsidP="00B4380A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6B54D2" w14:paraId="17C3EC35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2E237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0EC0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BD37C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2013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4658D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943B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B9C9C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6B54D2" w14:paraId="6A28CDA6" w14:textId="77777777" w:rsidTr="00B4380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9776F" w14:textId="77777777" w:rsidR="006B54D2" w:rsidRDefault="006B54D2" w:rsidP="00B4380A">
            <w:pPr>
              <w:numPr>
                <w:ilvl w:val="0"/>
                <w:numId w:val="16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B06B" w14:textId="77777777" w:rsidR="006B54D2" w:rsidRDefault="006B54D2" w:rsidP="00B4380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7E391" w14:textId="77777777" w:rsidR="006B54D2" w:rsidRDefault="006B54D2" w:rsidP="00B4380A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24B1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6D40" w14:textId="77777777" w:rsidR="006B54D2" w:rsidRDefault="006B54D2" w:rsidP="00B4380A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9E6A6" w14:textId="77777777" w:rsidR="006B54D2" w:rsidRDefault="006B54D2" w:rsidP="00B4380A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24333" w14:textId="77777777" w:rsidR="006B54D2" w:rsidRDefault="006B54D2" w:rsidP="00B4380A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</w:tbl>
    <w:p w14:paraId="3A663624" w14:textId="77777777" w:rsidR="006B54D2" w:rsidRDefault="006B54D2" w:rsidP="006B54D2">
      <w:pPr>
        <w:pStyle w:val="4"/>
      </w:pPr>
      <w:r>
        <w:rPr>
          <w:rFonts w:hint="eastAsia"/>
        </w:rPr>
        <w:t>交易控制</w:t>
      </w:r>
    </w:p>
    <w:p w14:paraId="7E37DEF0" w14:textId="77777777" w:rsidR="006B54D2" w:rsidRDefault="006B54D2" w:rsidP="006B54D2">
      <w:pPr>
        <w:pStyle w:val="5"/>
      </w:pPr>
      <w:r>
        <w:rPr>
          <w:rFonts w:hint="eastAsia"/>
        </w:rPr>
        <w:t>交易控制左树说明</w:t>
      </w:r>
    </w:p>
    <w:p w14:paraId="4070918D" w14:textId="77777777" w:rsidR="006B54D2" w:rsidRDefault="006B54D2" w:rsidP="006B54D2">
      <w:pPr>
        <w:spacing w:line="360" w:lineRule="auto"/>
      </w:pPr>
      <w:r>
        <w:rPr>
          <w:rFonts w:hint="eastAsia"/>
        </w:rPr>
        <w:t>该寄单编号下发生电提不符点，且该笔单据未闭卷。</w:t>
      </w:r>
    </w:p>
    <w:p w14:paraId="398CAB82" w14:textId="77777777" w:rsidR="006B54D2" w:rsidRDefault="006B54D2" w:rsidP="006B54D2">
      <w:pPr>
        <w:pStyle w:val="4"/>
      </w:pPr>
      <w:r>
        <w:rPr>
          <w:rFonts w:hint="eastAsia"/>
        </w:rPr>
        <w:t>边界描述</w:t>
      </w:r>
    </w:p>
    <w:p w14:paraId="649C7989" w14:textId="77777777" w:rsidR="006B54D2" w:rsidRDefault="006B54D2" w:rsidP="006B54D2">
      <w:pPr>
        <w:ind w:firstLine="420"/>
      </w:pPr>
      <w:r>
        <w:rPr>
          <w:rFonts w:hint="eastAsia"/>
        </w:rPr>
        <w:t>无</w:t>
      </w:r>
    </w:p>
    <w:p w14:paraId="61EF5868" w14:textId="77777777" w:rsidR="006B54D2" w:rsidRDefault="006B54D2" w:rsidP="006B54D2">
      <w:pPr>
        <w:pStyle w:val="4"/>
      </w:pPr>
      <w:r>
        <w:rPr>
          <w:rFonts w:hint="eastAsia"/>
        </w:rPr>
        <w:t>输出描述</w:t>
      </w:r>
    </w:p>
    <w:p w14:paraId="361F6D3E" w14:textId="77777777" w:rsidR="006B54D2" w:rsidRDefault="006B54D2" w:rsidP="006B54D2">
      <w:pPr>
        <w:pStyle w:val="5"/>
      </w:pPr>
      <w:r>
        <w:rPr>
          <w:rFonts w:hint="eastAsia"/>
        </w:rPr>
        <w:t>面函</w:t>
      </w:r>
    </w:p>
    <w:p w14:paraId="6EAEA6BB" w14:textId="77777777" w:rsidR="006B54D2" w:rsidRDefault="006B54D2" w:rsidP="006B54D2">
      <w:pPr>
        <w:ind w:firstLine="420"/>
      </w:pPr>
      <w:r>
        <w:rPr>
          <w:rFonts w:hint="eastAsia"/>
        </w:rPr>
        <w:t>无。</w:t>
      </w:r>
    </w:p>
    <w:p w14:paraId="3D3F5184" w14:textId="77777777" w:rsidR="006B54D2" w:rsidRDefault="006B54D2" w:rsidP="006B54D2">
      <w:pPr>
        <w:pStyle w:val="5"/>
      </w:pPr>
      <w:r>
        <w:rPr>
          <w:rFonts w:hint="eastAsia"/>
        </w:rPr>
        <w:t>报文</w:t>
      </w:r>
    </w:p>
    <w:p w14:paraId="4126F8EA" w14:textId="77777777" w:rsidR="006B54D2" w:rsidRPr="002A65C2" w:rsidRDefault="006B54D2" w:rsidP="006B54D2">
      <w:pPr>
        <w:ind w:firstLine="420"/>
        <w:rPr>
          <w:szCs w:val="21"/>
        </w:rPr>
      </w:pPr>
      <w:r w:rsidRPr="002A65C2">
        <w:rPr>
          <w:rFonts w:hint="eastAsia"/>
          <w:szCs w:val="21"/>
        </w:rPr>
        <w:t>MT799</w:t>
      </w:r>
      <w:r w:rsidRPr="002A65C2">
        <w:rPr>
          <w:rFonts w:hint="eastAsia"/>
          <w:szCs w:val="21"/>
        </w:rPr>
        <w:t>报文：可选报文，报文映射如下：</w:t>
      </w:r>
    </w:p>
    <w:p w14:paraId="0F27F92F" w14:textId="77777777" w:rsidR="006B54D2" w:rsidRPr="002A65C2" w:rsidRDefault="006B54D2" w:rsidP="006B54D2">
      <w:pPr>
        <w:ind w:firstLine="420"/>
        <w:rPr>
          <w:szCs w:val="21"/>
        </w:rPr>
      </w:pPr>
      <w:r w:rsidRPr="002A65C2">
        <w:rPr>
          <w:rFonts w:hint="eastAsia"/>
          <w:szCs w:val="21"/>
        </w:rPr>
        <w:t xml:space="preserve">SEND  = </w:t>
      </w:r>
      <w:r w:rsidRPr="002A65C2">
        <w:rPr>
          <w:rFonts w:hint="eastAsia"/>
          <w:szCs w:val="21"/>
        </w:rPr>
        <w:t>默认取当前执行机构的发报行</w:t>
      </w:r>
    </w:p>
    <w:p w14:paraId="0B8F4131" w14:textId="77777777" w:rsidR="006B54D2" w:rsidRPr="002A65C2" w:rsidRDefault="006B54D2" w:rsidP="006B54D2">
      <w:pPr>
        <w:ind w:firstLine="420"/>
        <w:rPr>
          <w:szCs w:val="21"/>
        </w:rPr>
      </w:pPr>
      <w:r w:rsidRPr="002A65C2">
        <w:rPr>
          <w:rFonts w:hint="eastAsia"/>
          <w:szCs w:val="21"/>
        </w:rPr>
        <w:t xml:space="preserve">RECEIVE  = </w:t>
      </w:r>
      <w:r w:rsidRPr="002A65C2">
        <w:rPr>
          <w:rFonts w:hint="eastAsia"/>
          <w:szCs w:val="21"/>
        </w:rPr>
        <w:t>寄单行</w:t>
      </w:r>
      <w:r w:rsidRPr="002A65C2">
        <w:rPr>
          <w:rFonts w:hint="eastAsia"/>
          <w:szCs w:val="21"/>
        </w:rPr>
        <w:t xml:space="preserve">SWIFT CODE </w:t>
      </w:r>
    </w:p>
    <w:p w14:paraId="11C4A25C" w14:textId="77777777" w:rsidR="006B54D2" w:rsidRPr="002A65C2" w:rsidRDefault="006B54D2" w:rsidP="006B54D2">
      <w:pPr>
        <w:ind w:firstLine="420"/>
        <w:rPr>
          <w:szCs w:val="21"/>
        </w:rPr>
      </w:pPr>
      <w:r w:rsidRPr="002A65C2">
        <w:rPr>
          <w:rFonts w:hint="eastAsia"/>
          <w:szCs w:val="21"/>
        </w:rPr>
        <w:t>20</w:t>
      </w:r>
      <w:r w:rsidRPr="002A65C2">
        <w:rPr>
          <w:rFonts w:hint="eastAsia"/>
          <w:szCs w:val="21"/>
        </w:rPr>
        <w:t>场</w:t>
      </w:r>
      <w:r w:rsidRPr="002A65C2">
        <w:rPr>
          <w:rFonts w:hint="eastAsia"/>
          <w:szCs w:val="21"/>
        </w:rPr>
        <w:t xml:space="preserve"> = </w:t>
      </w:r>
      <w:r w:rsidRPr="002A65C2">
        <w:rPr>
          <w:rFonts w:hint="eastAsia"/>
          <w:szCs w:val="21"/>
        </w:rPr>
        <w:t>寄单编号</w:t>
      </w:r>
    </w:p>
    <w:p w14:paraId="3F9567AF" w14:textId="77777777" w:rsidR="006B54D2" w:rsidRPr="002A65C2" w:rsidRDefault="006B54D2" w:rsidP="006B54D2">
      <w:pPr>
        <w:ind w:firstLine="420"/>
        <w:rPr>
          <w:szCs w:val="21"/>
        </w:rPr>
      </w:pPr>
      <w:r w:rsidRPr="002A65C2">
        <w:rPr>
          <w:rFonts w:hint="eastAsia"/>
          <w:szCs w:val="21"/>
        </w:rPr>
        <w:t>21</w:t>
      </w:r>
      <w:r w:rsidRPr="002A65C2">
        <w:rPr>
          <w:rFonts w:hint="eastAsia"/>
          <w:szCs w:val="21"/>
        </w:rPr>
        <w:t>场</w:t>
      </w:r>
      <w:r w:rsidRPr="002A65C2">
        <w:rPr>
          <w:rFonts w:hint="eastAsia"/>
          <w:szCs w:val="21"/>
        </w:rPr>
        <w:t xml:space="preserve"> = </w:t>
      </w:r>
      <w:r w:rsidRPr="002A65C2">
        <w:rPr>
          <w:rFonts w:hint="eastAsia"/>
          <w:szCs w:val="21"/>
        </w:rPr>
        <w:t>信用证号</w:t>
      </w:r>
    </w:p>
    <w:p w14:paraId="61B76A41" w14:textId="77777777" w:rsidR="006B54D2" w:rsidRDefault="006B54D2" w:rsidP="006B54D2">
      <w:pPr>
        <w:ind w:firstLine="420"/>
      </w:pPr>
      <w:r w:rsidRPr="002A65C2">
        <w:rPr>
          <w:rFonts w:hint="eastAsia"/>
          <w:szCs w:val="21"/>
        </w:rPr>
        <w:t>79</w:t>
      </w:r>
      <w:r w:rsidRPr="002A65C2">
        <w:rPr>
          <w:rFonts w:hint="eastAsia"/>
          <w:szCs w:val="21"/>
        </w:rPr>
        <w:t>场</w:t>
      </w:r>
      <w:r w:rsidRPr="002A65C2">
        <w:rPr>
          <w:rFonts w:hint="eastAsia"/>
          <w:szCs w:val="21"/>
        </w:rPr>
        <w:t xml:space="preserve"> = </w:t>
      </w:r>
      <w:r w:rsidRPr="002A65C2">
        <w:rPr>
          <w:rFonts w:hint="eastAsia"/>
          <w:szCs w:val="21"/>
        </w:rPr>
        <w:t>手动录入。</w:t>
      </w:r>
    </w:p>
    <w:p w14:paraId="54743CF8" w14:textId="77777777" w:rsidR="006B54D2" w:rsidRDefault="006B54D2" w:rsidP="006B54D2">
      <w:pPr>
        <w:pStyle w:val="4"/>
      </w:pPr>
      <w:r>
        <w:rPr>
          <w:rFonts w:hint="eastAsia"/>
        </w:rPr>
        <w:t>保证金和额度</w:t>
      </w:r>
    </w:p>
    <w:p w14:paraId="0A53CB84" w14:textId="77777777" w:rsidR="006B54D2" w:rsidRDefault="006B54D2" w:rsidP="006B54D2">
      <w:pPr>
        <w:ind w:firstLine="420"/>
      </w:pPr>
      <w:r>
        <w:rPr>
          <w:rFonts w:hint="eastAsia"/>
        </w:rPr>
        <w:t>无</w:t>
      </w:r>
    </w:p>
    <w:p w14:paraId="4BB33D20" w14:textId="77777777" w:rsidR="006B54D2" w:rsidRDefault="006B54D2" w:rsidP="006B54D2">
      <w:pPr>
        <w:pStyle w:val="4"/>
      </w:pPr>
      <w:r>
        <w:rPr>
          <w:rFonts w:hint="eastAsia"/>
        </w:rPr>
        <w:t>手续费</w:t>
      </w:r>
    </w:p>
    <w:p w14:paraId="363CDAFA" w14:textId="77777777" w:rsidR="006B54D2" w:rsidRDefault="006B54D2" w:rsidP="006B54D2">
      <w:pPr>
        <w:ind w:firstLine="420"/>
      </w:pPr>
      <w:r>
        <w:rPr>
          <w:rFonts w:hint="eastAsia"/>
        </w:rPr>
        <w:t>如发电报，则收取电报费。见【收费标准</w:t>
      </w:r>
      <w:r>
        <w:rPr>
          <w:rFonts w:hint="eastAsia"/>
        </w:rPr>
        <w:t>1.7.2</w:t>
      </w:r>
      <w:r>
        <w:rPr>
          <w:rFonts w:hint="eastAsia"/>
        </w:rPr>
        <w:t>电报费】。</w:t>
      </w:r>
    </w:p>
    <w:p w14:paraId="57A9874E" w14:textId="77777777" w:rsidR="006B54D2" w:rsidRDefault="006B54D2" w:rsidP="006B54D2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所有费用默认后收，外收。</w:t>
      </w:r>
    </w:p>
    <w:p w14:paraId="1DB8970D" w14:textId="77777777" w:rsidR="006B54D2" w:rsidRDefault="006B54D2" w:rsidP="006B54D2">
      <w:pPr>
        <w:pStyle w:val="4"/>
      </w:pPr>
      <w:r>
        <w:rPr>
          <w:rFonts w:hint="eastAsia"/>
        </w:rPr>
        <w:t>会计分录</w:t>
      </w:r>
    </w:p>
    <w:p w14:paraId="4D878DC9" w14:textId="77777777" w:rsidR="006B54D2" w:rsidRPr="00976092" w:rsidRDefault="006B54D2" w:rsidP="006B54D2">
      <w:pPr>
        <w:ind w:firstLine="420"/>
        <w:rPr>
          <w:b/>
        </w:rPr>
      </w:pPr>
      <w:r w:rsidRPr="00976092">
        <w:rPr>
          <w:rFonts w:hint="eastAsia"/>
          <w:b/>
        </w:rPr>
        <w:t>手续费：</w:t>
      </w:r>
    </w:p>
    <w:p w14:paraId="64573D78" w14:textId="77777777" w:rsidR="006B54D2" w:rsidRDefault="006B54D2" w:rsidP="006B54D2">
      <w:pPr>
        <w:ind w:firstLine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01DE228D" w14:textId="77777777" w:rsidR="006B54D2" w:rsidRDefault="006B54D2" w:rsidP="006B54D2">
      <w:pPr>
        <w:ind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41E03BA9" w14:textId="77777777" w:rsidR="006B54D2" w:rsidRPr="002A65C2" w:rsidRDefault="006B54D2" w:rsidP="006B54D2">
      <w:pPr>
        <w:ind w:firstLine="420"/>
      </w:pPr>
    </w:p>
    <w:p w14:paraId="525DA454" w14:textId="77777777" w:rsidR="006B54D2" w:rsidRDefault="006B54D2" w:rsidP="006B54D2">
      <w:pPr>
        <w:pStyle w:val="4"/>
      </w:pPr>
      <w:r>
        <w:rPr>
          <w:rFonts w:hint="eastAsia"/>
        </w:rPr>
        <w:t>其他</w:t>
      </w:r>
    </w:p>
    <w:p w14:paraId="6D760481" w14:textId="77777777" w:rsidR="001451D5" w:rsidRDefault="006B54D2" w:rsidP="001451D5">
      <w:r>
        <w:rPr>
          <w:rFonts w:hint="eastAsia"/>
        </w:rPr>
        <w:t>无。</w:t>
      </w:r>
    </w:p>
    <w:p w14:paraId="6397A878" w14:textId="77777777" w:rsidR="0004375B" w:rsidRDefault="007027A8">
      <w:pPr>
        <w:pStyle w:val="3"/>
      </w:pPr>
      <w:bookmarkStart w:id="1027" w:name="_Toc403122938"/>
      <w:r>
        <w:rPr>
          <w:rFonts w:hint="eastAsia"/>
        </w:rPr>
        <w:t>信用证寄单</w:t>
      </w:r>
      <w:bookmarkEnd w:id="1027"/>
    </w:p>
    <w:p w14:paraId="4C26FB1B" w14:textId="77777777" w:rsidR="001451D5" w:rsidRDefault="00613F9C" w:rsidP="001451D5">
      <w:pPr>
        <w:pStyle w:val="4"/>
      </w:pPr>
      <w:r>
        <w:rPr>
          <w:rFonts w:hint="eastAsia"/>
        </w:rPr>
        <w:t>业务流程图</w:t>
      </w:r>
    </w:p>
    <w:p w14:paraId="0E7C09C9" w14:textId="77777777" w:rsidR="00A900EC" w:rsidRPr="00A900EC" w:rsidRDefault="00A900EC" w:rsidP="00A900EC"/>
    <w:p w14:paraId="479028BB" w14:textId="77777777" w:rsidR="001451D5" w:rsidRDefault="00613F9C" w:rsidP="001451D5">
      <w:r>
        <w:object w:dxaOrig="7898" w:dyaOrig="7907" w14:anchorId="58307EB3">
          <v:shape id="_x0000_i1032" type="#_x0000_t75" style="width:395.25pt;height:395.25pt" o:ole="">
            <v:imagedata r:id="rId28" o:title=""/>
          </v:shape>
          <o:OLEObject Type="Embed" ProgID="Visio.Drawing.11" ShapeID="_x0000_i1032" DrawAspect="Content" ObjectID="_1650647101" r:id="rId29"/>
        </w:object>
      </w:r>
    </w:p>
    <w:p w14:paraId="00775711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7D53E570" w14:textId="77777777" w:rsidR="0004375B" w:rsidRDefault="007027A8">
      <w:pPr>
        <w:ind w:firstLineChars="202" w:firstLine="424"/>
      </w:pPr>
      <w:r>
        <w:rPr>
          <w:rFonts w:hint="eastAsia"/>
        </w:rPr>
        <w:t>本交易是</w:t>
      </w:r>
      <w:r w:rsidR="00781EBC">
        <w:rPr>
          <w:rFonts w:hint="eastAsia"/>
        </w:rPr>
        <w:t>收单后</w:t>
      </w:r>
      <w:r>
        <w:rPr>
          <w:rFonts w:hint="eastAsia"/>
        </w:rPr>
        <w:t>，对单据进行审核、寄单登记处理。</w:t>
      </w:r>
    </w:p>
    <w:p w14:paraId="1695F7B9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124D20CB" w14:textId="77777777" w:rsidR="0004375B" w:rsidRDefault="007027A8">
      <w:pPr>
        <w:ind w:firstLine="420"/>
      </w:pPr>
      <w:r>
        <w:rPr>
          <w:rFonts w:hint="eastAsia"/>
        </w:rPr>
        <w:t>本交易由具有出口寄单经办权限的柜员发起操作。</w:t>
      </w:r>
    </w:p>
    <w:p w14:paraId="33EFC225" w14:textId="77777777" w:rsidR="0004375B" w:rsidRDefault="007027A8">
      <w:pPr>
        <w:ind w:firstLine="420"/>
      </w:pPr>
      <w:r>
        <w:rPr>
          <w:rFonts w:hint="eastAsia"/>
        </w:rPr>
        <w:t>系统需支持手工发起。</w:t>
      </w:r>
    </w:p>
    <w:p w14:paraId="0FF7DA57" w14:textId="77777777" w:rsidR="00BD6775" w:rsidRDefault="00BD6775" w:rsidP="00BD6775">
      <w:pPr>
        <w:pStyle w:val="4"/>
      </w:pPr>
      <w:r>
        <w:rPr>
          <w:rFonts w:hint="eastAsia"/>
        </w:rPr>
        <w:t>界面布局与菜单按钮</w:t>
      </w:r>
    </w:p>
    <w:p w14:paraId="327FE75D" w14:textId="77777777" w:rsidR="00482AA9" w:rsidRDefault="00482AA9" w:rsidP="00482AA9">
      <w:pPr>
        <w:ind w:firstLine="420"/>
      </w:pPr>
      <w:r>
        <w:rPr>
          <w:rFonts w:hint="eastAsia"/>
        </w:rPr>
        <w:t>同一页面布局原则，一行两列，从上至下：</w:t>
      </w:r>
    </w:p>
    <w:p w14:paraId="6FDBB79E" w14:textId="77777777" w:rsidR="00482AA9" w:rsidRDefault="00482AA9" w:rsidP="00482AA9">
      <w:pPr>
        <w:ind w:firstLine="420"/>
      </w:pPr>
      <w:r>
        <w:rPr>
          <w:rFonts w:hint="eastAsia"/>
        </w:rPr>
        <w:t>第一区域：基本信息；</w:t>
      </w:r>
    </w:p>
    <w:p w14:paraId="5B202A9F" w14:textId="77777777" w:rsidR="00482AA9" w:rsidRDefault="00482AA9" w:rsidP="00482AA9">
      <w:pPr>
        <w:ind w:firstLine="420"/>
      </w:pPr>
      <w:r>
        <w:rPr>
          <w:rFonts w:hint="eastAsia"/>
        </w:rPr>
        <w:t>第二区域：</w:t>
      </w:r>
      <w:r w:rsidR="00FE3669">
        <w:rPr>
          <w:rFonts w:hint="eastAsia"/>
        </w:rPr>
        <w:t>单据管理</w:t>
      </w:r>
      <w:r>
        <w:rPr>
          <w:rFonts w:hint="eastAsia"/>
        </w:rPr>
        <w:t>；</w:t>
      </w:r>
    </w:p>
    <w:p w14:paraId="7C100A46" w14:textId="77777777" w:rsidR="00482AA9" w:rsidRDefault="00FE3669" w:rsidP="00482AA9">
      <w:pPr>
        <w:ind w:firstLine="420"/>
      </w:pPr>
      <w:r>
        <w:rPr>
          <w:rFonts w:hint="eastAsia"/>
        </w:rPr>
        <w:t>第三区域：费用管理；</w:t>
      </w:r>
    </w:p>
    <w:p w14:paraId="0E670A95" w14:textId="77777777" w:rsidR="00482AA9" w:rsidRDefault="00482AA9" w:rsidP="00482AA9">
      <w:pPr>
        <w:ind w:firstLine="420"/>
      </w:pPr>
      <w:r>
        <w:rPr>
          <w:rFonts w:hint="eastAsia"/>
        </w:rPr>
        <w:t>第四区域：</w:t>
      </w:r>
      <w:r w:rsidR="00FE3669">
        <w:rPr>
          <w:rFonts w:hint="eastAsia"/>
        </w:rPr>
        <w:t>按钮；</w:t>
      </w:r>
    </w:p>
    <w:p w14:paraId="220DA004" w14:textId="77777777" w:rsidR="00FE3669" w:rsidRPr="008D7491" w:rsidRDefault="00FE3669" w:rsidP="00482AA9">
      <w:pPr>
        <w:ind w:firstLine="420"/>
      </w:pPr>
      <w:r>
        <w:rPr>
          <w:rFonts w:hint="eastAsia"/>
        </w:rPr>
        <w:t>第五区域：报文。</w:t>
      </w:r>
    </w:p>
    <w:p w14:paraId="7FC08188" w14:textId="77777777" w:rsidR="000F65A0" w:rsidRDefault="00BD6775" w:rsidP="00A900EC">
      <w:pPr>
        <w:pStyle w:val="5"/>
      </w:pPr>
      <w:r>
        <w:rPr>
          <w:rFonts w:hint="eastAsia"/>
        </w:rPr>
        <w:t>基本信息、</w:t>
      </w:r>
      <w:r w:rsidR="00FE3669">
        <w:rPr>
          <w:rFonts w:hint="eastAsia"/>
        </w:rPr>
        <w:t>单据管理、费用管理和按钮</w:t>
      </w:r>
    </w:p>
    <w:p w14:paraId="17363492" w14:textId="77777777" w:rsidR="001451D5" w:rsidRDefault="003B5F42" w:rsidP="001451D5">
      <w:pPr>
        <w:ind w:leftChars="-607" w:hangingChars="607" w:hanging="1275"/>
      </w:pPr>
      <w:r>
        <w:rPr>
          <w:noProof/>
        </w:rPr>
        <w:drawing>
          <wp:inline distT="0" distB="0" distL="0" distR="0" wp14:anchorId="57798F90" wp14:editId="6D856EC9">
            <wp:extent cx="6750000" cy="7563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寄单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75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89C0" w14:textId="77777777" w:rsidR="001451D5" w:rsidRDefault="00BD6775" w:rsidP="001451D5">
      <w:pPr>
        <w:ind w:left="418"/>
      </w:pPr>
      <w:r>
        <w:rPr>
          <w:rFonts w:hint="eastAsia"/>
        </w:rPr>
        <w:t>备注：按钮从左至右：提交、保存、打印查看、查询、附加功能、取消、返回。</w:t>
      </w:r>
    </w:p>
    <w:p w14:paraId="253053E2" w14:textId="77777777" w:rsidR="007C3155" w:rsidRDefault="007C3155" w:rsidP="007C3155">
      <w:pPr>
        <w:pStyle w:val="5"/>
      </w:pPr>
      <w:r>
        <w:rPr>
          <w:rFonts w:hint="eastAsia"/>
        </w:rPr>
        <w:t>报文</w:t>
      </w:r>
    </w:p>
    <w:p w14:paraId="4A0EC35E" w14:textId="77777777" w:rsidR="000F65A0" w:rsidRDefault="000F4C38">
      <w:pPr>
        <w:ind w:leftChars="-675" w:left="-1418"/>
      </w:pPr>
      <w:r>
        <w:pict w14:anchorId="32F80F4E">
          <v:shape id="_x0000_i1033" type="#_x0000_t75" style="width:531.75pt;height:491.25pt">
            <v:imagedata r:id="rId31" o:title="742"/>
          </v:shape>
        </w:pict>
      </w:r>
    </w:p>
    <w:p w14:paraId="3369C4D1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04375B" w14:paraId="06C74392" w14:textId="77777777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7BB04D54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359393B1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7995B0A8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  <w:vAlign w:val="center"/>
          </w:tcPr>
          <w:p w14:paraId="7EA7288B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6DCB6517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2EF2024A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154EB01F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726A0B4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7F542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8A7D1" w14:textId="77777777" w:rsidR="0004375B" w:rsidRDefault="007027A8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信用证通知号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AB14E" w14:textId="77777777" w:rsidR="0004375B" w:rsidRDefault="0004375B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0AF8A" w14:textId="77777777" w:rsidR="0004375B" w:rsidRDefault="007027A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0F6E" w14:textId="77777777" w:rsidR="0004375B" w:rsidRDefault="007027A8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BE80B" w14:textId="77777777" w:rsidR="0004375B" w:rsidRDefault="005421B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DC37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1FA74E5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0D407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2F3F8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672B9" w14:textId="77777777" w:rsidR="00985B17" w:rsidRDefault="00985B17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BDFFA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C3935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B99B8" w14:textId="77777777" w:rsidR="00985B17" w:rsidRDefault="00985B17" w:rsidP="004D1F4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FE29" w14:textId="77777777" w:rsidR="00985B17" w:rsidRDefault="00985B17">
            <w:pPr>
              <w:ind w:leftChars="-44" w:left="-92" w:firstLine="1"/>
              <w:rPr>
                <w:szCs w:val="21"/>
              </w:rPr>
            </w:pPr>
          </w:p>
        </w:tc>
      </w:tr>
      <w:tr w:rsidR="00985B17" w14:paraId="1870C7B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4A16A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1427D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08D4D" w14:textId="77777777" w:rsidR="00985B17" w:rsidRDefault="00985B17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9F49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84F8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9E294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6225B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</w:t>
            </w:r>
          </w:p>
        </w:tc>
      </w:tr>
      <w:tr w:rsidR="00985B17" w14:paraId="409FC21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9817B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91DA8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客户交单日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384EE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F8291" w14:textId="77777777" w:rsidR="00985B17" w:rsidRDefault="00985B17" w:rsidP="001D736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0C1ED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C855B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A8E1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默认为当天，不可大于当天</w:t>
            </w:r>
          </w:p>
        </w:tc>
      </w:tr>
      <w:tr w:rsidR="00985B17" w14:paraId="0F65B2A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6AE79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02CEC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85930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25F39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1746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B35C526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查询引入客户信息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D93227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411E514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351C9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570CD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527B7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56A6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5D680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2CF2E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2FA05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4440FA5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10B3A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88244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A4E81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2A8F7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9008B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106B53A" w14:textId="77777777" w:rsidR="00985B17" w:rsidRDefault="004D1F4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 w:rsidR="00985B17"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635F05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自动默认为信用证开证行</w:t>
            </w:r>
          </w:p>
        </w:tc>
      </w:tr>
      <w:tr w:rsidR="00985B17" w14:paraId="03634A8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0A5F0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A2DB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68E04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2FCDA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B2962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F8DE9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4007A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5B7470F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FAB03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056E0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19F79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C576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73E45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0CC764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4A1780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0A59055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EFABE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60F48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52934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A86E3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56186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B07DB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91C8C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2662115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EDCAF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E5A3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寄单次数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A83AB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0EB7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N（2）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342EB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B134D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05A52" w14:textId="77777777" w:rsidR="00985B17" w:rsidRDefault="00985B1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5A55E476" w14:textId="77777777" w:rsidR="00985B17" w:rsidRDefault="00985B1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 xml:space="preserve">ONE LOT </w:t>
            </w:r>
          </w:p>
          <w:p w14:paraId="2C2A798E" w14:textId="77777777" w:rsidR="00985B17" w:rsidRDefault="00985B1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TWO LOT</w:t>
            </w:r>
            <w:r>
              <w:rPr>
                <w:rFonts w:hint="eastAsia"/>
                <w:szCs w:val="21"/>
              </w:rPr>
              <w:t>）</w:t>
            </w:r>
          </w:p>
          <w:p w14:paraId="74860BA2" w14:textId="77777777" w:rsidR="00985B17" w:rsidRDefault="00985B1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</w:t>
            </w:r>
            <w:r>
              <w:rPr>
                <w:rFonts w:hint="eastAsia"/>
                <w:szCs w:val="21"/>
              </w:rPr>
              <w:t>ONE LOT</w:t>
            </w:r>
          </w:p>
          <w:p w14:paraId="557937E4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页面显示为：一次寄单、二次寄单</w:t>
            </w:r>
          </w:p>
        </w:tc>
      </w:tr>
      <w:tr w:rsidR="00985B17" w14:paraId="51C7FF7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07646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62756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一次寄单方式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FC1CA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A6163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6E84F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AF445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BF2E" w14:textId="77777777" w:rsidR="00985B17" w:rsidRDefault="00985B17" w:rsidP="006A1017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1.6.7</w:t>
            </w:r>
            <w:r>
              <w:rPr>
                <w:rFonts w:hint="eastAsia"/>
                <w:szCs w:val="21"/>
              </w:rPr>
              <w:t>快邮方式选项】</w:t>
            </w:r>
            <w:r w:rsidR="00D9000C">
              <w:rPr>
                <w:rFonts w:hint="eastAsia"/>
                <w:szCs w:val="21"/>
              </w:rPr>
              <w:t>默认为</w:t>
            </w:r>
            <w:r w:rsidR="00D9000C">
              <w:rPr>
                <w:rFonts w:hint="eastAsia"/>
                <w:szCs w:val="21"/>
              </w:rPr>
              <w:t>DHL</w:t>
            </w:r>
          </w:p>
        </w:tc>
      </w:tr>
      <w:tr w:rsidR="00985B17" w14:paraId="59B3C03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00ABE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C955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收单行快递单号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07F19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B06B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E241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D6FD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A004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0B1EF23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32865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1A008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账户行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5179D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7D187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0CAC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108FA26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17193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664C7CB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EEB57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74DC3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账户行名称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EED8F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C57DF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3E673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EC747D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DA76A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0FA7AFC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8CE26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94998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账户行账号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91221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94186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37ABD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85BF5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CA1CA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466C3CE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F46A0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54016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895A2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15B9E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48839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AEC04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D3237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17BAFAB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82F7F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F7F9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1FE753" w14:textId="77777777" w:rsidR="00985B17" w:rsidRDefault="00985B17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02CA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DC97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08B8F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6CCC8" w14:textId="77777777" w:rsidR="00985B17" w:rsidRDefault="00985B17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985B17" w14:paraId="68BBDBB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0DABA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3FDC5" w14:textId="77777777" w:rsidR="00985B17" w:rsidRDefault="006656A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</w:t>
            </w:r>
            <w:r w:rsidR="00985B17">
              <w:rPr>
                <w:rFonts w:hint="eastAsia"/>
                <w:szCs w:val="21"/>
              </w:rPr>
              <w:t>单金额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2D21" w14:textId="77777777" w:rsidR="00985B17" w:rsidRDefault="00985B17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F3E87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E9E7B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29B91" w14:textId="77777777" w:rsidR="00985B17" w:rsidRDefault="004D1F41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 w:rsidR="00985B17"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DD12" w14:textId="77777777" w:rsidR="00985B17" w:rsidRDefault="00985B17">
            <w:pPr>
              <w:rPr>
                <w:szCs w:val="21"/>
              </w:rPr>
            </w:pPr>
          </w:p>
        </w:tc>
      </w:tr>
      <w:tr w:rsidR="00985B17" w14:paraId="536AD28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A10EC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7DBBD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CFBB" w14:textId="77777777" w:rsidR="00985B17" w:rsidRDefault="00985B17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F0C54" w14:textId="77777777" w:rsidR="00985B17" w:rsidRDefault="00985B17"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D2B8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8E5BC" w14:textId="77777777" w:rsidR="00985B17" w:rsidRDefault="004D1F41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 w:rsidR="00985B17"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2581C" w14:textId="77777777" w:rsidR="00985B17" w:rsidRDefault="00985B17">
            <w:pPr>
              <w:rPr>
                <w:szCs w:val="21"/>
              </w:rPr>
            </w:pPr>
          </w:p>
        </w:tc>
      </w:tr>
      <w:tr w:rsidR="00985B17" w14:paraId="7ED233A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C8E1E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EA65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0E1D6" w14:textId="77777777" w:rsidR="00985B17" w:rsidRDefault="00985B17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8A9B" w14:textId="77777777" w:rsidR="00985B17" w:rsidRDefault="00985B17"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66189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9876BF" w14:textId="77777777" w:rsidR="00985B17" w:rsidRDefault="00985B1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0105D25" w14:textId="77777777" w:rsidR="00985B17" w:rsidRDefault="00985B17" w:rsidP="006656A2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  <w:r>
              <w:rPr>
                <w:rFonts w:hint="eastAsia"/>
                <w:szCs w:val="21"/>
              </w:rPr>
              <w:t>=</w:t>
            </w:r>
            <w:r w:rsidR="006656A2">
              <w:rPr>
                <w:rFonts w:hint="eastAsia"/>
                <w:szCs w:val="21"/>
              </w:rPr>
              <w:t>寄单</w:t>
            </w:r>
            <w:r>
              <w:rPr>
                <w:rFonts w:hint="eastAsia"/>
                <w:szCs w:val="21"/>
              </w:rPr>
              <w:t>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附加金额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我行费用</w:t>
            </w:r>
          </w:p>
        </w:tc>
      </w:tr>
      <w:tr w:rsidR="00985B17" w14:paraId="53E3614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54884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BD3B0" w14:textId="77777777" w:rsidR="00985B17" w:rsidRDefault="00985B1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我行费用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B158" w14:textId="77777777" w:rsidR="00985B17" w:rsidRDefault="00985B17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475D5" w14:textId="77777777" w:rsidR="00985B17" w:rsidRDefault="00985B17"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1F68" w14:textId="77777777" w:rsidR="00985B17" w:rsidRDefault="00985B1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6A701" w14:textId="77777777" w:rsidR="00985B17" w:rsidRDefault="004D1F4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 w:rsidR="00985B17"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C37A" w14:textId="77777777" w:rsidR="00985B17" w:rsidRDefault="00985B1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对方承担费用</w:t>
            </w:r>
          </w:p>
          <w:p w14:paraId="29E511AA" w14:textId="77777777" w:rsidR="00985B17" w:rsidRDefault="00985B1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自动计算手续费控件中对方承担的费用总额</w:t>
            </w:r>
          </w:p>
        </w:tc>
      </w:tr>
      <w:tr w:rsidR="007223AD" w:rsidDel="007223AD" w14:paraId="3CA1CFE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B550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393B6" w14:textId="77777777" w:rsidR="007223AD" w:rsidDel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是否有汇票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651D4" w14:textId="77777777" w:rsidR="007223AD" w:rsidDel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325F" w14:textId="77777777" w:rsidR="007223AD" w:rsidDel="007223AD" w:rsidRDefault="007223A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D5" w14:textId="77777777" w:rsidR="007223AD" w:rsidDel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5067E" w14:textId="77777777" w:rsidR="007223AD" w:rsidDel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00FE" w14:textId="77777777" w:rsidR="007223AD" w:rsidRDefault="007223AD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选择项（是，否）</w:t>
            </w:r>
          </w:p>
          <w:p w14:paraId="1C6DD56F" w14:textId="77777777" w:rsidR="007223AD" w:rsidDel="007223AD" w:rsidRDefault="007223AD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默认为是</w:t>
            </w:r>
          </w:p>
        </w:tc>
      </w:tr>
      <w:tr w:rsidR="007223AD" w14:paraId="4A6A0A0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19CD2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9FE35" w14:textId="77777777" w:rsidR="007223AD" w:rsidRDefault="007223AD" w:rsidP="009A4AD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信用证期限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9E987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0DBAC" w14:textId="77777777" w:rsidR="007223AD" w:rsidRDefault="007223AD" w:rsidP="001C056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V(40)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4A99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2A5BF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D8C3F" w14:textId="77777777" w:rsidR="007223AD" w:rsidRDefault="007223AD" w:rsidP="00B0626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1.6.1</w:t>
            </w:r>
            <w:r>
              <w:rPr>
                <w:rFonts w:hint="eastAsia"/>
                <w:szCs w:val="21"/>
              </w:rPr>
              <w:t>信用证期限类型】</w:t>
            </w:r>
          </w:p>
        </w:tc>
      </w:tr>
      <w:tr w:rsidR="007223AD" w14:paraId="552E029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F90C6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DACA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34F92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08C39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04E08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E7540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0B45" w14:textId="77777777" w:rsidR="007223AD" w:rsidRDefault="007223AD" w:rsidP="00B0626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1.8.4</w:t>
            </w:r>
            <w:r>
              <w:rPr>
                <w:rFonts w:hint="eastAsia"/>
                <w:szCs w:val="21"/>
              </w:rPr>
              <w:t>天数控制】</w:t>
            </w:r>
          </w:p>
        </w:tc>
      </w:tr>
      <w:tr w:rsidR="007223AD" w14:paraId="2B40800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59732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6322D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出单面函日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FE076" w14:textId="77777777" w:rsidR="007223AD" w:rsidRDefault="007223AD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2C8F0" w14:textId="77777777" w:rsidR="007223AD" w:rsidRDefault="007223AD" w:rsidP="001D736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37044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68258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3592A" w14:textId="77777777" w:rsidR="007223AD" w:rsidRDefault="007223A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</w:t>
            </w:r>
          </w:p>
        </w:tc>
      </w:tr>
      <w:tr w:rsidR="007223AD" w14:paraId="7B7F9E4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BF889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A8CDF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提单日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E61B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A8244" w14:textId="77777777" w:rsidR="007223AD" w:rsidRDefault="007223AD" w:rsidP="001D7366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416C2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A0930" w14:textId="77777777" w:rsidR="007223AD" w:rsidRDefault="004D1F4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 w:rsidR="007223AD"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41E4" w14:textId="77777777" w:rsidR="007223AD" w:rsidRDefault="007223AD">
            <w:pPr>
              <w:ind w:leftChars="-44" w:left="-92" w:firstLine="1"/>
              <w:rPr>
                <w:szCs w:val="21"/>
              </w:rPr>
            </w:pPr>
          </w:p>
        </w:tc>
      </w:tr>
      <w:tr w:rsidR="007223AD" w14:paraId="65EB143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8949C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A1E22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发票号码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2C2B0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A697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C1BB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6D25E" w14:textId="77777777" w:rsidR="007223AD" w:rsidRDefault="004D1F4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112CD" w14:textId="77777777" w:rsidR="007223AD" w:rsidRDefault="007223AD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7223AD" w14:paraId="276A2093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388B5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02B7F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汇票付款人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17344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FC028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B12B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8BB61" w14:textId="77777777" w:rsidR="007223AD" w:rsidRDefault="004D1F4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3C47" w14:textId="77777777" w:rsidR="007223AD" w:rsidRDefault="007223AD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有偿付行，默认为偿付行；否则默认为开证行</w:t>
            </w:r>
          </w:p>
        </w:tc>
      </w:tr>
      <w:tr w:rsidR="007223AD" w14:paraId="3BB86A4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06465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84AFC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不符点标识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18CA6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93C0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9DF41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6846C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30BD5" w14:textId="77777777" w:rsidR="007223AD" w:rsidRDefault="007223A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7679DA18" w14:textId="77777777" w:rsidR="007223AD" w:rsidRDefault="007223A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：无</w:t>
            </w:r>
          </w:p>
          <w:p w14:paraId="3BB0C454" w14:textId="77777777" w:rsidR="007223AD" w:rsidRDefault="007223A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</w:t>
            </w:r>
            <w:r w:rsidR="00632987">
              <w:rPr>
                <w:rFonts w:hint="eastAsia"/>
                <w:szCs w:val="21"/>
              </w:rPr>
              <w:t>有，面函</w:t>
            </w:r>
            <w:r w:rsidR="00C21A40">
              <w:rPr>
                <w:rFonts w:hint="eastAsia"/>
                <w:szCs w:val="21"/>
              </w:rPr>
              <w:t>不</w:t>
            </w:r>
            <w:r w:rsidR="00632987">
              <w:rPr>
                <w:rFonts w:hint="eastAsia"/>
                <w:szCs w:val="21"/>
              </w:rPr>
              <w:t>显示</w:t>
            </w:r>
          </w:p>
          <w:p w14:paraId="07689CDE" w14:textId="77777777" w:rsidR="007223AD" w:rsidRDefault="007223A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</w:t>
            </w:r>
            <w:r w:rsidR="00C21A40">
              <w:rPr>
                <w:rFonts w:hint="eastAsia"/>
                <w:szCs w:val="21"/>
              </w:rPr>
              <w:t>有，面函</w:t>
            </w:r>
            <w:r w:rsidR="00632987">
              <w:rPr>
                <w:rFonts w:hint="eastAsia"/>
                <w:szCs w:val="21"/>
              </w:rPr>
              <w:t>显示</w:t>
            </w:r>
            <w:r>
              <w:rPr>
                <w:rFonts w:hint="eastAsia"/>
                <w:szCs w:val="21"/>
              </w:rPr>
              <w:t>）</w:t>
            </w:r>
          </w:p>
          <w:p w14:paraId="535695AA" w14:textId="77777777" w:rsidR="007223AD" w:rsidRDefault="007223A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默认为无</w:t>
            </w:r>
          </w:p>
        </w:tc>
      </w:tr>
      <w:tr w:rsidR="007223AD" w14:paraId="1F0D679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1351A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EF917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6CE9C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0F5D6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3F14E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CF9A7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查询引入条款信息手工录入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B25DFA" w14:textId="77777777" w:rsidR="007223AD" w:rsidRDefault="007223AD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不符点类型选择</w:t>
            </w:r>
            <w:r w:rsidR="00F94E9C">
              <w:rPr>
                <w:rFonts w:ascii="宋体" w:hAnsi="宋体" w:hint="eastAsia"/>
              </w:rPr>
              <w:t>有</w:t>
            </w:r>
            <w:r>
              <w:rPr>
                <w:rFonts w:ascii="宋体" w:hAnsi="宋体" w:hint="eastAsia"/>
              </w:rPr>
              <w:t>时必填，否则灰显。</w:t>
            </w:r>
          </w:p>
          <w:p w14:paraId="1ACBFF4A" w14:textId="77777777" w:rsidR="007223AD" w:rsidRDefault="007223AD" w:rsidP="00F94E9C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  <w:r w:rsidR="00F94E9C">
              <w:rPr>
                <w:rFonts w:ascii="宋体" w:hAnsi="宋体" w:hint="eastAsia"/>
              </w:rPr>
              <w:t>面函显示</w:t>
            </w:r>
            <w:r>
              <w:rPr>
                <w:rFonts w:ascii="宋体" w:hAnsi="宋体" w:hint="eastAsia"/>
              </w:rPr>
              <w:t>时，不符点内容需要打印在面函上</w:t>
            </w:r>
          </w:p>
        </w:tc>
      </w:tr>
      <w:tr w:rsidR="007223AD" w14:paraId="1ECD0CD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BDE0D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7C87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对收单行指示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1EC8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9D365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V(500)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FA361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BAA56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查询引入条款信息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86DF" w14:textId="77777777" w:rsidR="007223AD" w:rsidRDefault="007223AD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7223AD" w14:paraId="01D6353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2D9FE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1B419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远期到期日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70037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35B7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915B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A5534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3A38D" w14:textId="77777777" w:rsidR="007223AD" w:rsidRDefault="007223AD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7223AD" w14:paraId="796DB04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41C0E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50AD9" w14:textId="77777777" w:rsidR="007223AD" w:rsidRDefault="007223AD" w:rsidP="00F35048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对收单行</w:t>
            </w:r>
            <w:r w:rsidR="00F35048"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指示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DF56F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D6B8E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V(500)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40453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A08B" w14:textId="77777777" w:rsidR="007223AD" w:rsidRDefault="009029DC">
            <w:pPr>
              <w:ind w:leftChars="-37" w:left="-78" w:right="210" w:firstLine="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9DDC4" w14:textId="77777777" w:rsidR="007223AD" w:rsidRDefault="007223AD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7223AD" w14:paraId="469EADB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041E1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BFD21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8ACB" w14:textId="77777777" w:rsidR="007223AD" w:rsidRDefault="007223AD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70E6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6DF13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8CC99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DC440" w14:textId="77777777" w:rsidR="007223AD" w:rsidRDefault="007223AD">
            <w:pPr>
              <w:ind w:leftChars="-44" w:left="-92" w:firstLine="1"/>
              <w:rPr>
                <w:szCs w:val="21"/>
              </w:rPr>
            </w:pPr>
          </w:p>
        </w:tc>
      </w:tr>
      <w:tr w:rsidR="007223AD" w:rsidDel="008B6C3E" w14:paraId="284AE77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ADD3B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1087" w14:textId="77777777" w:rsidR="007223AD" w:rsidDel="008B6C3E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4DAB0" w14:textId="77777777" w:rsidR="007223AD" w:rsidDel="008B6C3E" w:rsidRDefault="007223AD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955C" w14:textId="77777777" w:rsidR="007223AD" w:rsidDel="008B6C3E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CDB57" w14:textId="77777777" w:rsidR="007223AD" w:rsidDel="008B6C3E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7682D" w14:textId="77777777" w:rsidR="007223AD" w:rsidDel="008B6C3E" w:rsidRDefault="004D1F4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 w:rsidR="007223AD"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482CD" w14:textId="77777777" w:rsidR="007223AD" w:rsidDel="008B6C3E" w:rsidRDefault="007223AD">
            <w:pPr>
              <w:ind w:leftChars="-44" w:left="-92" w:firstLine="1"/>
              <w:rPr>
                <w:szCs w:val="21"/>
              </w:rPr>
            </w:pPr>
          </w:p>
        </w:tc>
      </w:tr>
      <w:tr w:rsidR="007223AD" w:rsidDel="008B6C3E" w14:paraId="648FA1A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D7BFE" w14:textId="77777777" w:rsidR="001451D5" w:rsidRDefault="001451D5" w:rsidP="001451D5">
            <w:pPr>
              <w:numPr>
                <w:ilvl w:val="0"/>
                <w:numId w:val="4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A3FB" w14:textId="77777777" w:rsidR="007223AD" w:rsidRDefault="007223A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18C74" w14:textId="77777777" w:rsidR="007223AD" w:rsidDel="008B6C3E" w:rsidRDefault="007223AD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27CA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14E92" w14:textId="77777777" w:rsidR="007223AD" w:rsidRDefault="007223A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FF6E1" w14:textId="77777777" w:rsidR="007223AD" w:rsidRDefault="007223AD">
            <w:pPr>
              <w:ind w:leftChars="-37" w:left="-78" w:right="210" w:firstLine="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</w:rPr>
              <w:t>系统带出</w:t>
            </w:r>
          </w:p>
          <w:p w14:paraId="545EE649" w14:textId="77777777" w:rsidR="007223AD" w:rsidRDefault="007223A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56279" w14:textId="77777777" w:rsidR="007223AD" w:rsidDel="008B6C3E" w:rsidRDefault="007223AD">
            <w:pPr>
              <w:ind w:leftChars="-44" w:left="-92" w:firstLine="1"/>
              <w:rPr>
                <w:szCs w:val="21"/>
              </w:rPr>
            </w:pPr>
          </w:p>
        </w:tc>
      </w:tr>
    </w:tbl>
    <w:p w14:paraId="7538B058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1AD220C6" w14:textId="77777777" w:rsidR="0004375B" w:rsidRDefault="007027A8">
      <w:pPr>
        <w:pStyle w:val="5"/>
      </w:pPr>
      <w:r>
        <w:rPr>
          <w:rFonts w:hint="eastAsia"/>
        </w:rPr>
        <w:t>交易控制左树说明：</w:t>
      </w:r>
    </w:p>
    <w:p w14:paraId="0A4008B3" w14:textId="77777777" w:rsidR="0004375B" w:rsidRDefault="007027A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信用证未闭卷，信用证余额大于零；</w:t>
      </w:r>
    </w:p>
    <w:p w14:paraId="559A7A6A" w14:textId="77777777" w:rsidR="0004375B" w:rsidRDefault="007027A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发生修改通知，没有办理修改确认，在寄单交易中要提醒。</w:t>
      </w:r>
    </w:p>
    <w:p w14:paraId="225727F9" w14:textId="77777777" w:rsidR="0004375B" w:rsidRDefault="007027A8">
      <w:pPr>
        <w:pStyle w:val="5"/>
      </w:pPr>
      <w:r>
        <w:rPr>
          <w:rFonts w:hint="eastAsia"/>
        </w:rPr>
        <w:t>交易控制说明：</w:t>
      </w:r>
    </w:p>
    <w:p w14:paraId="04A551C7" w14:textId="77777777" w:rsidR="0004375B" w:rsidRDefault="007027A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寄单金额大于信用证余额要提醒；</w:t>
      </w:r>
    </w:p>
    <w:p w14:paraId="553EFC5C" w14:textId="77777777" w:rsidR="0004375B" w:rsidRDefault="007027A8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寄单日期超过信用证有效期要提醒；</w:t>
      </w:r>
    </w:p>
    <w:p w14:paraId="6C6430AF" w14:textId="77777777" w:rsidR="0004375B" w:rsidRDefault="007027A8">
      <w:pPr>
        <w:pStyle w:val="5"/>
      </w:pPr>
      <w:r>
        <w:rPr>
          <w:rFonts w:hint="eastAsia"/>
        </w:rPr>
        <w:t>寄单编号说明：</w:t>
      </w:r>
    </w:p>
    <w:p w14:paraId="5AAC8C8E" w14:textId="77777777" w:rsidR="0004375B" w:rsidRDefault="007027A8">
      <w:pPr>
        <w:pStyle w:val="11"/>
        <w:spacing w:line="360" w:lineRule="auto"/>
        <w:ind w:firstLineChars="0" w:firstLine="0"/>
      </w:pPr>
      <w:r>
        <w:rPr>
          <w:rFonts w:hint="eastAsia"/>
          <w:szCs w:val="21"/>
        </w:rPr>
        <w:t>本交易初始化时判断该信用证号项下是否已经办理过电提不符点，如果有且未使用其寄单编号，提示用户是否使用其到单号。如果选择是，那么沿用此编号；如果选择否，或者没有未使用的寄单编号，那么自动生成寄单编号。</w:t>
      </w:r>
    </w:p>
    <w:p w14:paraId="2898FB7B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0FF453A3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2B393F4D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4E3E3175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42FC3018" w14:textId="77777777" w:rsidR="0004375B" w:rsidRDefault="007027A8">
      <w:pPr>
        <w:spacing w:line="360" w:lineRule="auto"/>
      </w:pPr>
      <w:r>
        <w:rPr>
          <w:rFonts w:hint="eastAsia"/>
        </w:rPr>
        <w:t>信用证寄单面函</w:t>
      </w:r>
    </w:p>
    <w:p w14:paraId="5FCDD359" w14:textId="77777777" w:rsidR="004E6812" w:rsidRDefault="004E6812">
      <w:pPr>
        <w:spacing w:line="360" w:lineRule="auto"/>
        <w:rPr>
          <w:szCs w:val="21"/>
        </w:rPr>
      </w:pPr>
      <w:r>
        <w:rPr>
          <w:rFonts w:hint="eastAsia"/>
          <w:szCs w:val="21"/>
        </w:rPr>
        <w:t>如果是国内证，打印附件中《国内证</w:t>
      </w:r>
      <w:r w:rsidRPr="005D0F96">
        <w:rPr>
          <w:rFonts w:hint="eastAsia"/>
          <w:szCs w:val="21"/>
        </w:rPr>
        <w:t>寄单通知书</w:t>
      </w:r>
      <w:r>
        <w:rPr>
          <w:rFonts w:hint="eastAsia"/>
          <w:szCs w:val="21"/>
        </w:rPr>
        <w:t>》</w:t>
      </w:r>
    </w:p>
    <w:p w14:paraId="7631D3DF" w14:textId="77777777" w:rsidR="002B6AA1" w:rsidRPr="004E6812" w:rsidRDefault="002B6AA1">
      <w:pPr>
        <w:spacing w:line="360" w:lineRule="auto"/>
        <w:rPr>
          <w:szCs w:val="21"/>
        </w:rPr>
      </w:pPr>
      <w:r>
        <w:rPr>
          <w:rFonts w:hint="eastAsia"/>
          <w:szCs w:val="21"/>
        </w:rPr>
        <w:t>如果有汇票，打印汇票</w:t>
      </w:r>
      <w:r w:rsidR="006C5BEE">
        <w:rPr>
          <w:rFonts w:hint="eastAsia"/>
          <w:szCs w:val="21"/>
        </w:rPr>
        <w:t>（套打）</w:t>
      </w:r>
    </w:p>
    <w:p w14:paraId="709A0A58" w14:textId="77777777" w:rsidR="0004375B" w:rsidRDefault="007027A8" w:rsidP="00B30131">
      <w:pPr>
        <w:spacing w:line="360" w:lineRule="auto"/>
      </w:pPr>
      <w:r>
        <w:rPr>
          <w:rFonts w:hint="eastAsia"/>
        </w:rPr>
        <w:t>快邮面函</w:t>
      </w:r>
    </w:p>
    <w:p w14:paraId="608BC761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6D6CC65A" w14:textId="77777777" w:rsidR="0004375B" w:rsidRDefault="007027A8">
      <w:pPr>
        <w:rPr>
          <w:b/>
        </w:rPr>
      </w:pPr>
      <w:r>
        <w:rPr>
          <w:rFonts w:hint="eastAsia"/>
          <w:b/>
        </w:rPr>
        <w:t>报文控制：</w:t>
      </w:r>
    </w:p>
    <w:p w14:paraId="01025D0A" w14:textId="77777777" w:rsidR="0004375B" w:rsidRDefault="007027A8">
      <w:pPr>
        <w:rPr>
          <w:szCs w:val="21"/>
        </w:rPr>
      </w:pPr>
      <w:r>
        <w:rPr>
          <w:rFonts w:hint="eastAsia"/>
        </w:rPr>
        <w:tab/>
        <w:t>MT742</w:t>
      </w:r>
      <w:r>
        <w:rPr>
          <w:rFonts w:hint="eastAsia"/>
        </w:rPr>
        <w:t>：</w:t>
      </w:r>
      <w:r>
        <w:rPr>
          <w:rFonts w:hint="eastAsia"/>
          <w:szCs w:val="21"/>
        </w:rPr>
        <w:t>索汇方式，选择电索时；</w:t>
      </w:r>
    </w:p>
    <w:p w14:paraId="52B8034D" w14:textId="77777777" w:rsidR="0004375B" w:rsidRDefault="007027A8">
      <w:pPr>
        <w:rPr>
          <w:szCs w:val="21"/>
        </w:rPr>
      </w:pPr>
      <w:r>
        <w:rPr>
          <w:rFonts w:hint="eastAsia"/>
          <w:szCs w:val="21"/>
        </w:rPr>
        <w:tab/>
        <w:t>MT799</w:t>
      </w:r>
      <w:r>
        <w:rPr>
          <w:rFonts w:hint="eastAsia"/>
          <w:szCs w:val="21"/>
        </w:rPr>
        <w:t>：扩展报文。</w:t>
      </w:r>
    </w:p>
    <w:p w14:paraId="7863836D" w14:textId="77777777" w:rsidR="0004375B" w:rsidRDefault="007027A8">
      <w:pPr>
        <w:rPr>
          <w:b/>
          <w:szCs w:val="21"/>
        </w:rPr>
      </w:pPr>
      <w:r>
        <w:rPr>
          <w:rFonts w:hint="eastAsia"/>
          <w:b/>
          <w:szCs w:val="21"/>
        </w:rPr>
        <w:t>报文映射：</w:t>
      </w:r>
    </w:p>
    <w:p w14:paraId="1CB5EBD4" w14:textId="77777777" w:rsidR="0004375B" w:rsidRDefault="007027A8">
      <w:r>
        <w:rPr>
          <w:rFonts w:hint="eastAsia"/>
        </w:rPr>
        <w:t>MT742</w:t>
      </w:r>
      <w:r>
        <w:rPr>
          <w:rFonts w:hint="eastAsia"/>
        </w:rPr>
        <w:t>映射关系如下：</w:t>
      </w:r>
    </w:p>
    <w:p w14:paraId="0A24E7FB" w14:textId="77777777" w:rsidR="0004375B" w:rsidRDefault="007027A8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44E431FE" w14:textId="77777777" w:rsidR="0004375B" w:rsidRDefault="007027A8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偿付行</w:t>
      </w:r>
      <w:r>
        <w:rPr>
          <w:rFonts w:hint="eastAsia"/>
          <w:szCs w:val="21"/>
        </w:rPr>
        <w:t xml:space="preserve">SWIFT CODE </w:t>
      </w:r>
    </w:p>
    <w:p w14:paraId="015EC4C1" w14:textId="77777777" w:rsidR="0004375B" w:rsidRDefault="007027A8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寄单编号</w:t>
      </w:r>
    </w:p>
    <w:p w14:paraId="2BAECDAC" w14:textId="77777777" w:rsidR="0004375B" w:rsidRDefault="007027A8">
      <w:pPr>
        <w:ind w:leftChars="100" w:left="210"/>
      </w:pPr>
      <w:r>
        <w:rPr>
          <w:rFonts w:hint="eastAsia"/>
        </w:rPr>
        <w:t xml:space="preserve">21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6C1503BE" w14:textId="77777777" w:rsidR="0004375B" w:rsidRDefault="007027A8">
      <w:pPr>
        <w:ind w:leftChars="100" w:left="210"/>
      </w:pPr>
      <w:r>
        <w:rPr>
          <w:rFonts w:hint="eastAsia"/>
        </w:rPr>
        <w:t xml:space="preserve">52a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收单行</w:t>
      </w:r>
    </w:p>
    <w:p w14:paraId="7D3D8791" w14:textId="77777777" w:rsidR="0004375B" w:rsidRDefault="007027A8">
      <w:pPr>
        <w:ind w:leftChars="100" w:left="210"/>
      </w:pPr>
      <w:r>
        <w:rPr>
          <w:rFonts w:hint="eastAsia"/>
        </w:rPr>
        <w:t xml:space="preserve">32B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单据金额</w:t>
      </w:r>
    </w:p>
    <w:p w14:paraId="3C86D1B8" w14:textId="77777777" w:rsidR="0004375B" w:rsidRDefault="007027A8">
      <w:pPr>
        <w:ind w:leftChars="100" w:left="210"/>
      </w:pPr>
      <w:r>
        <w:rPr>
          <w:rFonts w:hint="eastAsia"/>
        </w:rPr>
        <w:t xml:space="preserve">34a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单据金额</w:t>
      </w:r>
    </w:p>
    <w:p w14:paraId="1B28460E" w14:textId="77777777" w:rsidR="0004375B" w:rsidRDefault="007027A8">
      <w:r>
        <w:rPr>
          <w:rFonts w:hint="eastAsia"/>
        </w:rPr>
        <w:t>MT799</w:t>
      </w:r>
      <w:r>
        <w:rPr>
          <w:rFonts w:hint="eastAsia"/>
        </w:rPr>
        <w:t>映射关系如下：</w:t>
      </w:r>
    </w:p>
    <w:p w14:paraId="73144220" w14:textId="77777777" w:rsidR="0004375B" w:rsidRDefault="007027A8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6B39CAEC" w14:textId="77777777" w:rsidR="0004375B" w:rsidRDefault="007027A8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收单行</w:t>
      </w:r>
      <w:r>
        <w:rPr>
          <w:rFonts w:hint="eastAsia"/>
          <w:szCs w:val="21"/>
        </w:rPr>
        <w:t xml:space="preserve">SWIFT CODE </w:t>
      </w:r>
    </w:p>
    <w:p w14:paraId="232A9EF8" w14:textId="77777777" w:rsidR="0004375B" w:rsidRDefault="007027A8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寄单编号</w:t>
      </w:r>
    </w:p>
    <w:p w14:paraId="352164D7" w14:textId="77777777" w:rsidR="0004375B" w:rsidRDefault="007027A8">
      <w:pPr>
        <w:ind w:leftChars="100" w:left="210"/>
      </w:pPr>
      <w:r>
        <w:rPr>
          <w:rFonts w:hint="eastAsia"/>
        </w:rPr>
        <w:t xml:space="preserve">21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5D26504A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21E30BF7" w14:textId="77777777" w:rsidR="0004375B" w:rsidRDefault="007027A8" w:rsidP="00B30131">
      <w:pPr>
        <w:ind w:firstLine="420"/>
      </w:pPr>
      <w:r>
        <w:rPr>
          <w:rFonts w:hint="eastAsia"/>
        </w:rPr>
        <w:t>无</w:t>
      </w:r>
      <w:r w:rsidR="00B30131">
        <w:rPr>
          <w:rFonts w:hint="eastAsia"/>
        </w:rPr>
        <w:t>。</w:t>
      </w:r>
    </w:p>
    <w:p w14:paraId="1E4EB77B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4CE1BEBA" w14:textId="77777777" w:rsidR="0004375B" w:rsidRDefault="007027A8" w:rsidP="00B30131">
      <w:r>
        <w:rPr>
          <w:rFonts w:hint="eastAsia"/>
        </w:rPr>
        <w:tab/>
      </w:r>
      <w:r>
        <w:rPr>
          <w:rFonts w:hint="eastAsia"/>
        </w:rPr>
        <w:t>出口寄单时如果在信用证通知交易默认收取信用证通知费（费用后收，大于零），那么该交易设置通知费用为</w:t>
      </w:r>
      <w:r>
        <w:rPr>
          <w:rFonts w:hint="eastAsia"/>
        </w:rPr>
        <w:t>0</w:t>
      </w:r>
      <w:r>
        <w:rPr>
          <w:rFonts w:hint="eastAsia"/>
        </w:rPr>
        <w:t>，默认不收取；</w:t>
      </w:r>
    </w:p>
    <w:p w14:paraId="0B5EC5A2" w14:textId="77777777" w:rsidR="0004375B" w:rsidRDefault="007027A8">
      <w:r>
        <w:rPr>
          <w:rFonts w:hint="eastAsia"/>
        </w:rPr>
        <w:tab/>
      </w:r>
      <w:r>
        <w:rPr>
          <w:rFonts w:hint="eastAsia"/>
        </w:rPr>
        <w:t>审单费（按照交单金额</w:t>
      </w:r>
      <w:r>
        <w:rPr>
          <w:rFonts w:hint="eastAsia"/>
        </w:rPr>
        <w:t>0.125%</w:t>
      </w:r>
      <w:r>
        <w:rPr>
          <w:rFonts w:hint="eastAsia"/>
        </w:rPr>
        <w:t>收取）；</w:t>
      </w:r>
      <w:r w:rsidR="00B30131">
        <w:rPr>
          <w:rFonts w:hint="eastAsia"/>
        </w:rPr>
        <w:t>见【</w:t>
      </w:r>
      <w:r w:rsidR="00B30131">
        <w:rPr>
          <w:rFonts w:hint="eastAsia"/>
        </w:rPr>
        <w:t>1.7.1</w:t>
      </w:r>
      <w:r w:rsidR="00B30131">
        <w:rPr>
          <w:rFonts w:hint="eastAsia"/>
        </w:rPr>
        <w:t>手续费】</w:t>
      </w:r>
    </w:p>
    <w:p w14:paraId="4DD08615" w14:textId="77777777" w:rsidR="0004375B" w:rsidRPr="00B30131" w:rsidRDefault="007027A8" w:rsidP="00B30131">
      <w:pPr>
        <w:ind w:firstLineChars="200" w:firstLine="420"/>
      </w:pPr>
      <w:r>
        <w:rPr>
          <w:rFonts w:hint="eastAsia"/>
        </w:rPr>
        <w:t>电报费；</w:t>
      </w:r>
      <w:r w:rsidR="00B30131">
        <w:rPr>
          <w:rFonts w:hint="eastAsia"/>
        </w:rPr>
        <w:t>见【</w:t>
      </w:r>
      <w:r w:rsidR="00B30131">
        <w:rPr>
          <w:rFonts w:hint="eastAsia"/>
        </w:rPr>
        <w:t>1.7.2</w:t>
      </w:r>
      <w:r w:rsidR="00B30131">
        <w:rPr>
          <w:rFonts w:hint="eastAsia"/>
        </w:rPr>
        <w:t>电报费】</w:t>
      </w:r>
    </w:p>
    <w:p w14:paraId="53B4B03D" w14:textId="77777777" w:rsidR="0004375B" w:rsidRDefault="007027A8">
      <w:r>
        <w:rPr>
          <w:rFonts w:hint="eastAsia"/>
        </w:rPr>
        <w:tab/>
      </w:r>
      <w:r>
        <w:rPr>
          <w:rFonts w:hint="eastAsia"/>
        </w:rPr>
        <w:t>快邮费。</w:t>
      </w:r>
    </w:p>
    <w:p w14:paraId="55DA017B" w14:textId="77777777" w:rsidR="0004375B" w:rsidRDefault="007027A8" w:rsidP="00B30131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所有费用默认后收，外</w:t>
      </w:r>
      <w:r w:rsidR="00483754">
        <w:rPr>
          <w:rFonts w:hint="eastAsia"/>
        </w:rPr>
        <w:t>收</w:t>
      </w:r>
      <w:r>
        <w:rPr>
          <w:rFonts w:hint="eastAsia"/>
        </w:rPr>
        <w:t>。</w:t>
      </w:r>
    </w:p>
    <w:p w14:paraId="2777A60D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3429F673" w14:textId="77777777" w:rsidR="006F48AC" w:rsidRDefault="007027A8" w:rsidP="006F48AC">
      <w:pPr>
        <w:ind w:firstLine="420"/>
      </w:pPr>
      <w:r>
        <w:rPr>
          <w:rFonts w:hint="eastAsia"/>
          <w:b/>
        </w:rPr>
        <w:t>表外：</w:t>
      </w:r>
      <w:r w:rsidR="006F48AC">
        <w:rPr>
          <w:rFonts w:hint="eastAsia"/>
        </w:rPr>
        <w:t>信用证受益人向我行交来全套出口单据，要求向信用证开证行（或其指定的偿付行）寄单索汇。</w:t>
      </w:r>
    </w:p>
    <w:p w14:paraId="48E05652" w14:textId="77777777" w:rsidR="006F48AC" w:rsidRDefault="006F48AC" w:rsidP="006F48AC">
      <w:pPr>
        <w:ind w:firstLine="420"/>
      </w:pPr>
      <w:r>
        <w:rPr>
          <w:rFonts w:hint="eastAsia"/>
        </w:rPr>
        <w:t>收：</w:t>
      </w:r>
      <w:r>
        <w:rPr>
          <w:rFonts w:hint="eastAsia"/>
        </w:rPr>
        <w:t>923</w:t>
      </w:r>
      <w:r>
        <w:rPr>
          <w:rFonts w:hint="eastAsia"/>
        </w:rPr>
        <w:t>应收信用证出口款项外币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615C58A3" w14:textId="77777777" w:rsidR="006F48AC" w:rsidRDefault="006F48AC" w:rsidP="006F48AC">
      <w:pPr>
        <w:ind w:firstLine="420"/>
      </w:pPr>
      <w:r>
        <w:rPr>
          <w:rFonts w:hint="eastAsia"/>
        </w:rPr>
        <w:t>如有登记“国外开来保证凭信”表外科目的，需做以下分录：</w:t>
      </w:r>
    </w:p>
    <w:p w14:paraId="2EC13EAE" w14:textId="77777777" w:rsidR="000F65A0" w:rsidRDefault="006F48AC">
      <w:pPr>
        <w:ind w:firstLine="420"/>
      </w:pPr>
      <w:r>
        <w:rPr>
          <w:rFonts w:hint="eastAsia"/>
        </w:rPr>
        <w:t>付：</w:t>
      </w:r>
      <w:r>
        <w:rPr>
          <w:rFonts w:hint="eastAsia"/>
        </w:rPr>
        <w:t>921</w:t>
      </w:r>
      <w:r>
        <w:rPr>
          <w:rFonts w:hint="eastAsia"/>
        </w:rPr>
        <w:t>国外开来保证凭信外币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468E6E68" w14:textId="77777777" w:rsidR="0004375B" w:rsidRDefault="007027A8">
      <w:pPr>
        <w:rPr>
          <w:b/>
        </w:rPr>
      </w:pPr>
      <w:r>
        <w:rPr>
          <w:rFonts w:hint="eastAsia"/>
          <w:b/>
        </w:rPr>
        <w:t>表内：</w:t>
      </w:r>
    </w:p>
    <w:p w14:paraId="612E5369" w14:textId="77777777" w:rsidR="000F65A0" w:rsidRDefault="00E64DE5">
      <w:pPr>
        <w:ind w:leftChars="200" w:left="420"/>
      </w:pPr>
      <w:r>
        <w:rPr>
          <w:rFonts w:hint="eastAsia"/>
        </w:rPr>
        <w:t>收取审单费</w:t>
      </w:r>
      <w:r w:rsidR="00B30131">
        <w:rPr>
          <w:rFonts w:hint="eastAsia"/>
        </w:rPr>
        <w:t>，电报费</w:t>
      </w:r>
    </w:p>
    <w:p w14:paraId="4942D5DC" w14:textId="77777777" w:rsidR="000F65A0" w:rsidRDefault="00E64DE5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24133649" w14:textId="77777777" w:rsidR="000F65A0" w:rsidRDefault="00E64DE5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10164E70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42CBCFD7" w14:textId="77777777" w:rsidR="0004375B" w:rsidRDefault="007027A8" w:rsidP="00B30131">
      <w:pPr>
        <w:ind w:firstLine="420"/>
      </w:pPr>
      <w:r>
        <w:rPr>
          <w:rFonts w:hint="eastAsia"/>
        </w:rPr>
        <w:t>无</w:t>
      </w:r>
      <w:r w:rsidR="00395138">
        <w:rPr>
          <w:rFonts w:hint="eastAsia"/>
        </w:rPr>
        <w:t>。</w:t>
      </w:r>
    </w:p>
    <w:p w14:paraId="1FF14AF1" w14:textId="77777777" w:rsidR="0004375B" w:rsidRDefault="007027A8">
      <w:pPr>
        <w:pStyle w:val="3"/>
      </w:pPr>
      <w:bookmarkStart w:id="1028" w:name="_Toc403122939"/>
      <w:r>
        <w:rPr>
          <w:rFonts w:hint="eastAsia"/>
        </w:rPr>
        <w:t>信用证寄单修改</w:t>
      </w:r>
      <w:bookmarkEnd w:id="1028"/>
    </w:p>
    <w:p w14:paraId="06D4BF3E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2AB97023" w14:textId="77777777" w:rsidR="0004375B" w:rsidRDefault="007027A8">
      <w:pPr>
        <w:ind w:firstLineChars="202" w:firstLine="424"/>
      </w:pPr>
      <w:r>
        <w:rPr>
          <w:rFonts w:hint="eastAsia"/>
        </w:rPr>
        <w:t>本交易是收到客户要求修改单据，重新寄单，或者是银行对原单据信息修改时，作单据修改处理。</w:t>
      </w:r>
    </w:p>
    <w:p w14:paraId="270FB48D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208E43CA" w14:textId="77777777" w:rsidR="0004375B" w:rsidRDefault="007027A8">
      <w:pPr>
        <w:ind w:firstLine="420"/>
      </w:pPr>
      <w:r>
        <w:rPr>
          <w:rFonts w:hint="eastAsia"/>
        </w:rPr>
        <w:t>本交易由具有单据修改经办权限的柜员发起操作。</w:t>
      </w:r>
    </w:p>
    <w:p w14:paraId="0CCB6990" w14:textId="77777777" w:rsidR="0004375B" w:rsidRDefault="007027A8">
      <w:pPr>
        <w:ind w:firstLine="420"/>
      </w:pPr>
      <w:r>
        <w:rPr>
          <w:rFonts w:hint="eastAsia"/>
        </w:rPr>
        <w:t>系统需支持手工发起，报文发起。</w:t>
      </w:r>
    </w:p>
    <w:p w14:paraId="729D703B" w14:textId="77777777" w:rsidR="00FA3D31" w:rsidRDefault="00FA3D31" w:rsidP="00FA3D31">
      <w:pPr>
        <w:pStyle w:val="4"/>
      </w:pPr>
      <w:r>
        <w:rPr>
          <w:rFonts w:hint="eastAsia"/>
        </w:rPr>
        <w:t>界面布局与菜单按钮</w:t>
      </w:r>
    </w:p>
    <w:p w14:paraId="1CE78D1C" w14:textId="77777777" w:rsidR="004A7618" w:rsidRDefault="004A7618" w:rsidP="004A7618">
      <w:pPr>
        <w:ind w:firstLine="420"/>
      </w:pPr>
      <w:r>
        <w:rPr>
          <w:rFonts w:hint="eastAsia"/>
        </w:rPr>
        <w:t>同一页面布局原则，一行两列，从上至下：</w:t>
      </w:r>
    </w:p>
    <w:p w14:paraId="7A1D2071" w14:textId="77777777" w:rsidR="004A7618" w:rsidRDefault="004A7618" w:rsidP="004A7618">
      <w:pPr>
        <w:ind w:firstLine="420"/>
      </w:pPr>
      <w:r>
        <w:rPr>
          <w:rFonts w:hint="eastAsia"/>
        </w:rPr>
        <w:t>第一区域：基本信息；</w:t>
      </w:r>
    </w:p>
    <w:p w14:paraId="4A7294DF" w14:textId="77777777" w:rsidR="00571C41" w:rsidRDefault="004A7618" w:rsidP="00571C41">
      <w:pPr>
        <w:ind w:firstLine="420"/>
      </w:pPr>
      <w:r>
        <w:rPr>
          <w:rFonts w:hint="eastAsia"/>
        </w:rPr>
        <w:t>第二区域：</w:t>
      </w:r>
      <w:r w:rsidR="007E306D">
        <w:rPr>
          <w:rFonts w:hint="eastAsia"/>
        </w:rPr>
        <w:t>单据管理</w:t>
      </w:r>
      <w:r>
        <w:rPr>
          <w:rFonts w:hint="eastAsia"/>
        </w:rPr>
        <w:t>；</w:t>
      </w:r>
    </w:p>
    <w:p w14:paraId="28C618BD" w14:textId="77777777" w:rsidR="004A7618" w:rsidRDefault="00571C41" w:rsidP="004A7618">
      <w:pPr>
        <w:ind w:firstLine="420"/>
      </w:pPr>
      <w:r>
        <w:rPr>
          <w:rFonts w:hint="eastAsia"/>
        </w:rPr>
        <w:t>第三区域：费用管理；</w:t>
      </w:r>
    </w:p>
    <w:p w14:paraId="52AFC973" w14:textId="77777777" w:rsidR="004A7618" w:rsidRDefault="00571C41" w:rsidP="004A7618">
      <w:pPr>
        <w:ind w:firstLine="420"/>
      </w:pPr>
      <w:r>
        <w:rPr>
          <w:rFonts w:hint="eastAsia"/>
        </w:rPr>
        <w:t>第四区域：按钮；</w:t>
      </w:r>
    </w:p>
    <w:p w14:paraId="3CD022DC" w14:textId="77777777" w:rsidR="00571C41" w:rsidRPr="008D7491" w:rsidRDefault="00571C41" w:rsidP="004A7618">
      <w:pPr>
        <w:ind w:firstLine="420"/>
      </w:pPr>
      <w:r>
        <w:rPr>
          <w:rFonts w:hint="eastAsia"/>
        </w:rPr>
        <w:t>第五区域：报文。</w:t>
      </w:r>
    </w:p>
    <w:p w14:paraId="17D622D9" w14:textId="77777777" w:rsidR="00264271" w:rsidRDefault="00264271" w:rsidP="00264271">
      <w:pPr>
        <w:pStyle w:val="5"/>
      </w:pPr>
      <w:r>
        <w:rPr>
          <w:rFonts w:hint="eastAsia"/>
        </w:rPr>
        <w:t>基本信息、</w:t>
      </w:r>
      <w:r w:rsidR="00760E06">
        <w:rPr>
          <w:rFonts w:hint="eastAsia"/>
        </w:rPr>
        <w:t>单据管理</w:t>
      </w:r>
      <w:r w:rsidR="00C016A4">
        <w:rPr>
          <w:rFonts w:hint="eastAsia"/>
        </w:rPr>
        <w:t>、费用管理</w:t>
      </w:r>
      <w:r w:rsidR="00760E06">
        <w:rPr>
          <w:rFonts w:hint="eastAsia"/>
        </w:rPr>
        <w:t>和按钮</w:t>
      </w:r>
    </w:p>
    <w:p w14:paraId="0D0398E8" w14:textId="77777777" w:rsidR="00B95721" w:rsidRPr="00B95721" w:rsidRDefault="00B95721" w:rsidP="00B95721"/>
    <w:p w14:paraId="5E0DA6FD" w14:textId="77777777" w:rsidR="000F65A0" w:rsidRDefault="000F65A0">
      <w:pPr>
        <w:ind w:leftChars="-675" w:left="-1418"/>
      </w:pPr>
    </w:p>
    <w:p w14:paraId="4CCC2647" w14:textId="77777777" w:rsidR="0022350F" w:rsidRDefault="003B5F42">
      <w:pPr>
        <w:ind w:leftChars="-675" w:left="-1418"/>
      </w:pPr>
      <w:r>
        <w:rPr>
          <w:noProof/>
        </w:rPr>
        <w:drawing>
          <wp:inline distT="0" distB="0" distL="0" distR="0" wp14:anchorId="716FE798" wp14:editId="6D149E43">
            <wp:extent cx="6750000" cy="7743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寄单修改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77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60FC" w14:textId="77777777" w:rsidR="00264271" w:rsidRDefault="00264271" w:rsidP="00264271">
      <w:pPr>
        <w:ind w:firstLineChars="202" w:firstLine="424"/>
      </w:pPr>
      <w:r>
        <w:rPr>
          <w:rFonts w:hint="eastAsia"/>
        </w:rPr>
        <w:t>备注：</w:t>
      </w:r>
    </w:p>
    <w:p w14:paraId="50C692AA" w14:textId="77777777" w:rsidR="00264271" w:rsidRDefault="00264271" w:rsidP="00264271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6CF56BE8" w14:textId="77777777" w:rsidR="00FA3D31" w:rsidRDefault="003971A3" w:rsidP="003971A3">
      <w:pPr>
        <w:pStyle w:val="5"/>
      </w:pPr>
      <w:r>
        <w:rPr>
          <w:rFonts w:hint="eastAsia"/>
        </w:rPr>
        <w:t>报文</w:t>
      </w:r>
    </w:p>
    <w:p w14:paraId="1E398F8E" w14:textId="77777777" w:rsidR="000F65A0" w:rsidRDefault="000F4C38">
      <w:pPr>
        <w:ind w:leftChars="-675" w:left="-1418"/>
      </w:pPr>
      <w:r>
        <w:pict w14:anchorId="4B086DD8">
          <v:shape id="_x0000_i1034" type="#_x0000_t75" style="width:534pt;height:495pt">
            <v:imagedata r:id="rId33" o:title="信用证寄单修改_报文"/>
          </v:shape>
        </w:pict>
      </w:r>
    </w:p>
    <w:p w14:paraId="21450032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04375B" w14:paraId="0DA21AE0" w14:textId="77777777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6F254E2F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053560FB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6BD6330E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  <w:vAlign w:val="center"/>
          </w:tcPr>
          <w:p w14:paraId="137190EE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06D1C338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383AFD22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4A0DC742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077FFD25" w14:textId="77777777" w:rsidTr="00956B6E">
        <w:trPr>
          <w:trHeight w:val="434"/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DCC6F" w14:textId="77777777" w:rsidR="000F65A0" w:rsidRDefault="000F65A0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75A0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5308C" w14:textId="77777777" w:rsidR="000F65A0" w:rsidRDefault="000F65A0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45841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A96F2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D99E2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53006" w14:textId="77777777" w:rsidR="000F65A0" w:rsidRDefault="000F65A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04375B" w14:paraId="7C84AED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F394D" w14:textId="77777777" w:rsidR="000F65A0" w:rsidRDefault="000F65A0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160A" w14:textId="77777777" w:rsidR="000F65A0" w:rsidRDefault="007027A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85A05" w14:textId="77777777" w:rsidR="000F65A0" w:rsidRDefault="000F65A0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24A3C" w14:textId="77777777" w:rsidR="000F65A0" w:rsidRDefault="007027A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6A029" w14:textId="77777777" w:rsidR="000F65A0" w:rsidRDefault="007027A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B1FDC" w14:textId="77777777" w:rsidR="000F65A0" w:rsidRDefault="005421B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0207" w14:textId="77777777" w:rsidR="000F65A0" w:rsidRDefault="000F65A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1116B6" w14:paraId="4189190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46851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A8CB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修改申请方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24485" w14:textId="77777777" w:rsidR="001116B6" w:rsidRDefault="001116B6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B74CF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28E1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606FF" w14:textId="77777777" w:rsidR="001116B6" w:rsidRDefault="001116B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73483" w14:textId="77777777" w:rsidR="001116B6" w:rsidRDefault="001116B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下拉框：</w:t>
            </w:r>
          </w:p>
          <w:p w14:paraId="1DF65132" w14:textId="77777777" w:rsidR="001116B6" w:rsidRDefault="001116B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：客户（默认）</w:t>
            </w:r>
          </w:p>
          <w:p w14:paraId="0D95A935" w14:textId="77777777" w:rsidR="001116B6" w:rsidRDefault="001116B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：我行</w:t>
            </w:r>
          </w:p>
        </w:tc>
      </w:tr>
      <w:tr w:rsidR="001116B6" w14:paraId="367CA9A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18239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DA165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6D9F" w14:textId="77777777" w:rsidR="001116B6" w:rsidRDefault="001116B6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1CA5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69C09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D0B05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C7B23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</w:t>
            </w:r>
          </w:p>
        </w:tc>
      </w:tr>
      <w:tr w:rsidR="001116B6" w14:paraId="1477EB6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577DB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406FF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客户交单日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D1078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DAF67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B3CC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4677C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2D9BC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默认为当天，不可大于当天</w:t>
            </w:r>
          </w:p>
        </w:tc>
      </w:tr>
      <w:tr w:rsidR="001116B6" w14:paraId="6F81517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6352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534A2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0D748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A57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83F1C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59C042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查询引入客户信息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316876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1805383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EC022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AEE4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B592A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86F28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35A3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F7B78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687C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3B6149C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B31D0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AE23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F49AE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A97AA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2D8B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553710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2E4D88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39E19E2C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72198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08BB4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C36CF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F6270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4837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F5B8B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7BD30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77BB3EB7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DDF9E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7DE0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1CD2B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DFCF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E556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50E59E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859BEA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4EF705A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1E319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1038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521E4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1F0E2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EBC4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B73A1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FAE84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3CFB6C2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08958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1DF38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寄单次数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30B2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21633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N（2）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6DD4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44CE8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59E3" w14:textId="77777777" w:rsidR="001116B6" w:rsidRDefault="001116B6" w:rsidP="00DB05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11E0521A" w14:textId="77777777" w:rsidR="001116B6" w:rsidRDefault="001116B6" w:rsidP="00DB05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ONE LOT</w:t>
            </w:r>
          </w:p>
          <w:p w14:paraId="65BA73DA" w14:textId="77777777" w:rsidR="001116B6" w:rsidRDefault="001116B6" w:rsidP="00DB05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TWO LOT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1116B6" w14:paraId="223ED6D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1EF77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C5808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一次寄单方式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A26C2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EA6B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6F426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11139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E931F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1.6.7</w:t>
            </w:r>
            <w:r>
              <w:rPr>
                <w:rFonts w:hint="eastAsia"/>
                <w:szCs w:val="21"/>
              </w:rPr>
              <w:t>快邮方式选项】</w:t>
            </w:r>
          </w:p>
        </w:tc>
      </w:tr>
      <w:tr w:rsidR="001116B6" w14:paraId="44C24C0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DF7F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0797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收单行快递单号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A20BE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700A6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0C22A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58146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4739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0C4EB9D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B2E76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24C1F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账户行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F006C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03429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DC55C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F94AA9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查询引入银行信息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23957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06A2DAF4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D257B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3C37E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账户行名称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F6A27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8288B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3630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23932B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1E09D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394E52D1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6760B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B4EB3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账户行账号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7068A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A9FC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F7D2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13E0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3118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5CDB176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BE163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550E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5B580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0F147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FB5A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B54E7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51E60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1B9A4D9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D8BAE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47410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5928F" w14:textId="77777777" w:rsidR="001116B6" w:rsidRDefault="001116B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43E76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E56C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A2EAE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DD03A" w14:textId="77777777" w:rsidR="001116B6" w:rsidRDefault="001116B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1116B6" w14:paraId="417AC1A6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56F8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B30C7" w14:textId="77777777" w:rsidR="001116B6" w:rsidRDefault="00CB026A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寄</w:t>
            </w:r>
            <w:r w:rsidR="001116B6">
              <w:rPr>
                <w:rFonts w:hint="eastAsia"/>
                <w:szCs w:val="21"/>
              </w:rPr>
              <w:t>单金额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AFD1E" w14:textId="77777777" w:rsidR="001116B6" w:rsidRDefault="001116B6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D0B90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17ED6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BB53" w14:textId="77777777" w:rsidR="001116B6" w:rsidRDefault="001116B6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21FE" w14:textId="77777777" w:rsidR="001116B6" w:rsidRDefault="001116B6">
            <w:pPr>
              <w:jc w:val="left"/>
              <w:rPr>
                <w:szCs w:val="21"/>
              </w:rPr>
            </w:pPr>
          </w:p>
        </w:tc>
      </w:tr>
      <w:tr w:rsidR="001116B6" w14:paraId="455AC5A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3D5DF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09A50" w14:textId="77777777" w:rsidR="001116B6" w:rsidRDefault="001116B6">
            <w:pPr>
              <w:ind w:right="-47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增减方向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C1C9" w14:textId="77777777" w:rsidR="001116B6" w:rsidRDefault="001116B6">
            <w:pPr>
              <w:pStyle w:val="p0"/>
              <w:jc w:val="left"/>
              <w:rPr>
                <w:rFonts w:ascii="宋体" w:hAnsi="宋体"/>
                <w:kern w:val="2"/>
                <w:szCs w:val="22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03E0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889A2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4DCDA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9583C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>
              <w:rPr>
                <w:rFonts w:ascii="宋体" w:hAnsi="宋体"/>
              </w:rPr>
              <w:t>‘</w:t>
            </w:r>
            <w:r>
              <w:rPr>
                <w:rFonts w:ascii="宋体" w:hAnsi="宋体" w:hint="eastAsia"/>
              </w:rPr>
              <w:t>+</w:t>
            </w:r>
            <w:r>
              <w:rPr>
                <w:rFonts w:ascii="宋体" w:hAnsi="宋体"/>
              </w:rPr>
              <w:t>’</w:t>
            </w:r>
            <w:r>
              <w:rPr>
                <w:rFonts w:ascii="宋体" w:hAnsi="宋体" w:hint="eastAsia"/>
              </w:rPr>
              <w:t>,</w:t>
            </w:r>
          </w:p>
          <w:p w14:paraId="15FAC2C0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‘</w:t>
            </w:r>
            <w:r>
              <w:rPr>
                <w:rFonts w:ascii="宋体" w:hAnsi="宋体" w:hint="eastAsia"/>
              </w:rPr>
              <w:t>-</w:t>
            </w:r>
            <w:r>
              <w:rPr>
                <w:rFonts w:ascii="宋体" w:hAnsi="宋体"/>
              </w:rPr>
              <w:t>’</w:t>
            </w:r>
            <w:r>
              <w:rPr>
                <w:rFonts w:ascii="宋体" w:hAnsi="宋体" w:hint="eastAsia"/>
              </w:rPr>
              <w:t>,</w:t>
            </w:r>
          </w:p>
          <w:p w14:paraId="500E0821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‘’</w:t>
            </w:r>
            <w:r>
              <w:rPr>
                <w:rFonts w:ascii="宋体" w:hAnsi="宋体" w:hint="eastAsia"/>
              </w:rPr>
              <w:t>]</w:t>
            </w:r>
          </w:p>
        </w:tc>
      </w:tr>
      <w:tr w:rsidR="001116B6" w14:paraId="6AE260C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DBEE8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1B44F" w14:textId="77777777" w:rsidR="001116B6" w:rsidRDefault="001116B6">
            <w:pPr>
              <w:ind w:right="-47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增减金额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EEF00" w14:textId="77777777" w:rsidR="001116B6" w:rsidRDefault="001116B6">
            <w:pPr>
              <w:pStyle w:val="p0"/>
              <w:jc w:val="left"/>
              <w:rPr>
                <w:rFonts w:ascii="宋体" w:hAnsi="宋体"/>
                <w:kern w:val="2"/>
                <w:szCs w:val="22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3A499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5402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97CB5" w14:textId="77777777" w:rsidR="001116B6" w:rsidRDefault="001116B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21D7F" w14:textId="77777777" w:rsidR="001116B6" w:rsidRDefault="001116B6">
            <w:pPr>
              <w:jc w:val="left"/>
              <w:rPr>
                <w:rFonts w:ascii="宋体" w:hAnsi="宋体"/>
              </w:rPr>
            </w:pPr>
          </w:p>
        </w:tc>
      </w:tr>
      <w:tr w:rsidR="001116B6" w14:paraId="2FB8B7A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7DC16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2DC30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5C6A5" w14:textId="77777777" w:rsidR="001116B6" w:rsidRDefault="001116B6">
            <w:pPr>
              <w:ind w:leftChars="-12" w:left="-25" w:right="4" w:firstLine="420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2A466" w14:textId="77777777" w:rsidR="001116B6" w:rsidRDefault="001116B6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9ABA7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B1444" w14:textId="77777777" w:rsidR="001116B6" w:rsidRDefault="001116B6">
            <w:pPr>
              <w:ind w:right="210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52C14" w14:textId="77777777" w:rsidR="001116B6" w:rsidRDefault="001116B6">
            <w:pPr>
              <w:jc w:val="left"/>
              <w:rPr>
                <w:szCs w:val="21"/>
              </w:rPr>
            </w:pPr>
          </w:p>
        </w:tc>
      </w:tr>
      <w:tr w:rsidR="001116B6" w14:paraId="3D0B770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A914E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53F0A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05D72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86CC" w14:textId="77777777" w:rsidR="001116B6" w:rsidRDefault="001116B6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3CA4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783539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9E96C8" w14:textId="77777777" w:rsidR="001116B6" w:rsidRDefault="001116B6" w:rsidP="00CB026A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  <w:r>
              <w:rPr>
                <w:rFonts w:hint="eastAsia"/>
                <w:szCs w:val="21"/>
              </w:rPr>
              <w:t>=</w:t>
            </w:r>
            <w:r w:rsidR="00CB026A">
              <w:rPr>
                <w:rFonts w:hint="eastAsia"/>
                <w:szCs w:val="21"/>
              </w:rPr>
              <w:t>寄单</w:t>
            </w:r>
            <w:r>
              <w:rPr>
                <w:rFonts w:hint="eastAsia"/>
                <w:szCs w:val="21"/>
              </w:rPr>
              <w:t>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附加金额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我行费用</w:t>
            </w:r>
            <w:r>
              <w:rPr>
                <w:rFonts w:hint="eastAsia"/>
                <w:szCs w:val="21"/>
              </w:rPr>
              <w:t xml:space="preserve"> +/- </w:t>
            </w:r>
            <w:r>
              <w:rPr>
                <w:rFonts w:hint="eastAsia"/>
                <w:szCs w:val="21"/>
              </w:rPr>
              <w:t>增减金额</w:t>
            </w:r>
          </w:p>
        </w:tc>
      </w:tr>
      <w:tr w:rsidR="001116B6" w14:paraId="67D27CD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16768" w14:textId="77777777" w:rsidR="001116B6" w:rsidRDefault="001116B6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FF43" w14:textId="77777777" w:rsidR="001116B6" w:rsidRDefault="001116B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我行费用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57832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0DB40" w14:textId="77777777" w:rsidR="001116B6" w:rsidRDefault="001116B6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EBDD" w14:textId="77777777" w:rsidR="001116B6" w:rsidRDefault="001116B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026F2" w14:textId="77777777" w:rsidR="001116B6" w:rsidRDefault="001116B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EB75" w14:textId="77777777" w:rsidR="001116B6" w:rsidRDefault="001116B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对方承担费用</w:t>
            </w:r>
          </w:p>
          <w:p w14:paraId="70CF9D4D" w14:textId="77777777" w:rsidR="001116B6" w:rsidRDefault="001116B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自动计算手续费控件中对方承担的费用总额</w:t>
            </w:r>
          </w:p>
        </w:tc>
      </w:tr>
      <w:tr w:rsidR="009C3088" w:rsidDel="009C3088" w14:paraId="7B82C9C5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C5DA3" w14:textId="77777777" w:rsidR="009C3088" w:rsidDel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F0A9" w14:textId="77777777" w:rsidR="009C3088" w:rsidDel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是否有汇票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D50F2" w14:textId="77777777" w:rsidR="009C3088" w:rsidDel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72DAE" w14:textId="77777777" w:rsidR="009C3088" w:rsidDel="009C3088" w:rsidRDefault="009C3088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36EA" w14:textId="77777777" w:rsidR="009C3088" w:rsidDel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78C85" w14:textId="77777777" w:rsidR="009C3088" w:rsidDel="009C3088" w:rsidRDefault="009C308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6982B" w14:textId="77777777" w:rsidR="009C3088" w:rsidRDefault="009C3088" w:rsidP="00A34C75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选择项（是，否）</w:t>
            </w:r>
          </w:p>
          <w:p w14:paraId="723878E4" w14:textId="77777777" w:rsidR="001451D5" w:rsidRDefault="001451D5" w:rsidP="001451D5">
            <w:pPr>
              <w:jc w:val="left"/>
              <w:rPr>
                <w:rFonts w:ascii="宋体" w:hAnsi="宋体"/>
              </w:rPr>
            </w:pPr>
          </w:p>
        </w:tc>
      </w:tr>
      <w:tr w:rsidR="009C3088" w14:paraId="1567658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39003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8B043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信用证期限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EC6C5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C3187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V(40)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51090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93C5A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  <w:p w14:paraId="48DD32F2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371E" w14:textId="77777777" w:rsidR="009C3088" w:rsidRDefault="009C3088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1.6.1</w:t>
            </w:r>
            <w:r>
              <w:rPr>
                <w:rFonts w:hint="eastAsia"/>
                <w:szCs w:val="21"/>
              </w:rPr>
              <w:t>信用证期限类型】</w:t>
            </w:r>
          </w:p>
        </w:tc>
      </w:tr>
      <w:tr w:rsidR="009C3088" w14:paraId="2069641E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D8CAF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ADD5B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AC658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81973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537CD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AAA4F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475D6" w14:textId="77777777" w:rsidR="009C3088" w:rsidRDefault="009C3088" w:rsidP="00DB05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1.8.4</w:t>
            </w:r>
            <w:r>
              <w:rPr>
                <w:rFonts w:hint="eastAsia"/>
                <w:szCs w:val="21"/>
              </w:rPr>
              <w:t>天数控制】</w:t>
            </w:r>
          </w:p>
        </w:tc>
      </w:tr>
      <w:tr w:rsidR="009C3088" w14:paraId="4DC156FA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906B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1137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出单面函日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05B99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6D6A5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5E84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7E158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CBC52" w14:textId="77777777" w:rsidR="009C3088" w:rsidRDefault="009C3088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9C3088" w14:paraId="09777D3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28FB6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F941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提单日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A1F09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56FBD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C8CD7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3CC28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BC8EA" w14:textId="77777777" w:rsidR="009C3088" w:rsidRDefault="009C3088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9C3088" w14:paraId="204F6BB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AA5E1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A83DA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发票号码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1173D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5F39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2BC17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6828B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ACD36" w14:textId="77777777" w:rsidR="009C3088" w:rsidRDefault="009C3088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9C3088" w14:paraId="0DAD7250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4B9FB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F8BE0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汇票付款人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0B54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D987D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FE0BA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D404D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87FD8" w14:textId="77777777" w:rsidR="009C3088" w:rsidRDefault="009C3088">
            <w:pPr>
              <w:ind w:leftChars="-44" w:left="-92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有偿付行，默认为偿付行；否则默认为开证行</w:t>
            </w:r>
          </w:p>
        </w:tc>
      </w:tr>
      <w:tr w:rsidR="009C3088" w14:paraId="7DEF635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72FD1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24D13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不符点标识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3BE2C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89F4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04C07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18215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83BCA" w14:textId="77777777" w:rsidR="009C3088" w:rsidRDefault="009C3088" w:rsidP="00DB05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70BA9E41" w14:textId="77777777" w:rsidR="009C3088" w:rsidRDefault="009C3088" w:rsidP="00DB05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：无</w:t>
            </w:r>
          </w:p>
          <w:p w14:paraId="425616B4" w14:textId="77777777" w:rsidR="00F22F70" w:rsidRDefault="00F22F70" w:rsidP="00F22F7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：有，面函不显示</w:t>
            </w:r>
          </w:p>
          <w:p w14:paraId="7BB1D13A" w14:textId="77777777" w:rsidR="00F22F70" w:rsidRDefault="00F22F70" w:rsidP="00F22F7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：有，面函显示）</w:t>
            </w:r>
          </w:p>
          <w:p w14:paraId="6FB4961A" w14:textId="77777777" w:rsidR="009C3088" w:rsidRDefault="009C3088" w:rsidP="00DB05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）</w:t>
            </w:r>
          </w:p>
        </w:tc>
      </w:tr>
      <w:tr w:rsidR="009C3088" w14:paraId="1DCBED8D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32991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E9098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DE6CC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CFD6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139A2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CBD1D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8FE365" w14:textId="77777777" w:rsidR="003E64D4" w:rsidRDefault="003E64D4" w:rsidP="003E64D4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不符点类型选择有时必填，否则灰显。</w:t>
            </w:r>
          </w:p>
          <w:p w14:paraId="411355B6" w14:textId="77777777" w:rsidR="009C3088" w:rsidRDefault="003E64D4" w:rsidP="00DB0574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选择面函显示时，不符点内容需要打印在面函上</w:t>
            </w:r>
          </w:p>
        </w:tc>
      </w:tr>
      <w:tr w:rsidR="009C3088" w14:paraId="265698DF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50A2C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  <w:b/>
                <w:sz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0C8E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对收单行指示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283DF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9C525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V(500)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D130D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0C82C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  <w:r>
              <w:rPr>
                <w:rFonts w:ascii="宋体" w:hAnsi="宋体" w:hint="eastAsia"/>
              </w:rPr>
              <w:t>查询引入条款信息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BE96C" w14:textId="77777777" w:rsidR="009C3088" w:rsidRDefault="009C3088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9C3088" w14:paraId="7DE29169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3652C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D31BC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对收单行的</w:t>
            </w:r>
            <w:r w:rsidR="00196D37"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指示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9D098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3FBCA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V(500)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F1A13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80C63" w14:textId="77777777" w:rsidR="009C3088" w:rsidRDefault="009C308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自动带入</w:t>
            </w:r>
          </w:p>
          <w:p w14:paraId="58F028BA" w14:textId="77777777" w:rsidR="009C3088" w:rsidRDefault="009C308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3D97" w14:textId="77777777" w:rsidR="009C3088" w:rsidRDefault="009C3088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9C3088" w14:paraId="49D4CAD8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154E3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29077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CCC6A" w14:textId="77777777" w:rsidR="009C3088" w:rsidRDefault="009C3088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AFEA4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78C4E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E650D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7FF6" w14:textId="77777777" w:rsidR="009C3088" w:rsidRDefault="009C3088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9C3088" w14:paraId="0306DE02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6AF71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535E6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单据管理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1AD11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5067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E301F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8F1A6" w14:textId="77777777" w:rsidR="009C3088" w:rsidRDefault="009C308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系统带入</w:t>
            </w:r>
          </w:p>
          <w:p w14:paraId="16FB45B9" w14:textId="77777777" w:rsidR="009C3088" w:rsidRDefault="009C308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E8A92" w14:textId="77777777" w:rsidR="009C3088" w:rsidRDefault="009C3088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9C3088" w14:paraId="2DDF20CB" w14:textId="77777777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F9379" w14:textId="77777777" w:rsidR="009C3088" w:rsidRDefault="009C3088">
            <w:pPr>
              <w:numPr>
                <w:ilvl w:val="0"/>
                <w:numId w:val="23"/>
              </w:numPr>
              <w:spacing w:line="360" w:lineRule="auto"/>
              <w:ind w:right="-108"/>
              <w:jc w:val="left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94AE5" w14:textId="77777777" w:rsidR="009C3088" w:rsidRDefault="009C3088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B1E0B" w14:textId="77777777" w:rsidR="009C3088" w:rsidRDefault="009C3088">
            <w:pPr>
              <w:ind w:right="4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405E" w14:textId="77777777" w:rsidR="009C3088" w:rsidRDefault="009C3088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5513" w14:textId="77777777" w:rsidR="009C3088" w:rsidRDefault="009C3088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2AE91" w14:textId="77777777" w:rsidR="009C3088" w:rsidRDefault="009C308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系统带入</w:t>
            </w:r>
          </w:p>
          <w:p w14:paraId="108FC37A" w14:textId="77777777" w:rsidR="009C3088" w:rsidRDefault="009C3088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AC7C7" w14:textId="77777777" w:rsidR="009C3088" w:rsidRDefault="009C3088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</w:tbl>
    <w:p w14:paraId="63F9DD31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03A78BA7" w14:textId="77777777" w:rsidR="0004375B" w:rsidRDefault="007027A8">
      <w:pPr>
        <w:pStyle w:val="5"/>
      </w:pPr>
      <w:r>
        <w:rPr>
          <w:rFonts w:hint="eastAsia"/>
        </w:rPr>
        <w:t>交易控制左树说明：</w:t>
      </w:r>
    </w:p>
    <w:p w14:paraId="4DA539E4" w14:textId="77777777" w:rsidR="0004375B" w:rsidRDefault="007027A8">
      <w:r>
        <w:rPr>
          <w:rFonts w:hint="eastAsia"/>
        </w:rPr>
        <w:t>信用证未闭卷，单据未闭卷；</w:t>
      </w:r>
    </w:p>
    <w:p w14:paraId="56AAD0D2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7219DED4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65866359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6F9E42BE" w14:textId="77777777" w:rsidR="0004375B" w:rsidRDefault="007027A8">
      <w:pPr>
        <w:pStyle w:val="5"/>
      </w:pPr>
      <w:r>
        <w:rPr>
          <w:rFonts w:hint="eastAsia"/>
        </w:rPr>
        <w:t>面函</w:t>
      </w:r>
    </w:p>
    <w:p w14:paraId="25736511" w14:textId="77777777" w:rsidR="009A4B2E" w:rsidRDefault="009A4B2E" w:rsidP="009A4B2E">
      <w:pPr>
        <w:spacing w:line="360" w:lineRule="auto"/>
      </w:pPr>
      <w:r>
        <w:rPr>
          <w:rFonts w:hint="eastAsia"/>
        </w:rPr>
        <w:t>信用证寄单面函</w:t>
      </w:r>
    </w:p>
    <w:p w14:paraId="56F90255" w14:textId="77777777" w:rsidR="009A4B2E" w:rsidRDefault="009A4B2E" w:rsidP="009A4B2E">
      <w:pPr>
        <w:spacing w:line="360" w:lineRule="auto"/>
        <w:rPr>
          <w:szCs w:val="21"/>
        </w:rPr>
      </w:pPr>
      <w:r>
        <w:rPr>
          <w:rFonts w:hint="eastAsia"/>
          <w:szCs w:val="21"/>
        </w:rPr>
        <w:t>如果是国内证，打印附件中《国内证</w:t>
      </w:r>
      <w:r w:rsidRPr="005D0F96">
        <w:rPr>
          <w:rFonts w:hint="eastAsia"/>
          <w:szCs w:val="21"/>
        </w:rPr>
        <w:t>寄单通知书</w:t>
      </w:r>
      <w:r>
        <w:rPr>
          <w:rFonts w:hint="eastAsia"/>
          <w:szCs w:val="21"/>
        </w:rPr>
        <w:t>》</w:t>
      </w:r>
    </w:p>
    <w:p w14:paraId="29DB69D2" w14:textId="77777777" w:rsidR="009A4B2E" w:rsidRPr="004E6812" w:rsidRDefault="009A4B2E" w:rsidP="009A4B2E">
      <w:pPr>
        <w:spacing w:line="360" w:lineRule="auto"/>
        <w:rPr>
          <w:szCs w:val="21"/>
        </w:rPr>
      </w:pPr>
      <w:r>
        <w:rPr>
          <w:rFonts w:hint="eastAsia"/>
          <w:szCs w:val="21"/>
        </w:rPr>
        <w:t>如果有汇票，打印汇票（套打）</w:t>
      </w:r>
    </w:p>
    <w:p w14:paraId="61776931" w14:textId="77777777" w:rsidR="009A4B2E" w:rsidRDefault="009A4B2E" w:rsidP="009A4B2E">
      <w:pPr>
        <w:spacing w:line="360" w:lineRule="auto"/>
      </w:pPr>
      <w:r>
        <w:rPr>
          <w:rFonts w:hint="eastAsia"/>
        </w:rPr>
        <w:t>快邮面函</w:t>
      </w:r>
    </w:p>
    <w:p w14:paraId="3D0B56B7" w14:textId="77777777" w:rsidR="0004375B" w:rsidRDefault="007027A8">
      <w:pPr>
        <w:pStyle w:val="5"/>
      </w:pPr>
      <w:r>
        <w:rPr>
          <w:rFonts w:hint="eastAsia"/>
        </w:rPr>
        <w:t>报文</w:t>
      </w:r>
    </w:p>
    <w:p w14:paraId="770A831E" w14:textId="77777777" w:rsidR="0004375B" w:rsidRDefault="007027A8">
      <w:pPr>
        <w:rPr>
          <w:b/>
        </w:rPr>
      </w:pPr>
      <w:r>
        <w:rPr>
          <w:rFonts w:hint="eastAsia"/>
          <w:b/>
        </w:rPr>
        <w:t>报文控制：</w:t>
      </w:r>
    </w:p>
    <w:p w14:paraId="69551187" w14:textId="77777777" w:rsidR="0004375B" w:rsidRDefault="007027A8">
      <w:pPr>
        <w:rPr>
          <w:szCs w:val="21"/>
        </w:rPr>
      </w:pPr>
      <w:r>
        <w:rPr>
          <w:rFonts w:hint="eastAsia"/>
        </w:rPr>
        <w:tab/>
        <w:t>MT742</w:t>
      </w:r>
      <w:r>
        <w:rPr>
          <w:rFonts w:hint="eastAsia"/>
        </w:rPr>
        <w:t>：扩展报文，</w:t>
      </w:r>
      <w:r>
        <w:rPr>
          <w:rFonts w:hint="eastAsia"/>
          <w:szCs w:val="21"/>
        </w:rPr>
        <w:t>索汇方式，选择电索时；</w:t>
      </w:r>
    </w:p>
    <w:p w14:paraId="7F8E5D27" w14:textId="77777777" w:rsidR="0004375B" w:rsidRDefault="007027A8">
      <w:r>
        <w:rPr>
          <w:rFonts w:hint="eastAsia"/>
          <w:szCs w:val="21"/>
        </w:rPr>
        <w:tab/>
        <w:t>MT799</w:t>
      </w:r>
      <w:r>
        <w:rPr>
          <w:rFonts w:hint="eastAsia"/>
          <w:szCs w:val="21"/>
        </w:rPr>
        <w:t>：扩展报文。</w:t>
      </w:r>
    </w:p>
    <w:p w14:paraId="13989DB4" w14:textId="77777777" w:rsidR="0004375B" w:rsidRDefault="007027A8">
      <w:pPr>
        <w:rPr>
          <w:b/>
          <w:szCs w:val="21"/>
        </w:rPr>
      </w:pPr>
      <w:r>
        <w:rPr>
          <w:rFonts w:hint="eastAsia"/>
          <w:b/>
          <w:szCs w:val="21"/>
        </w:rPr>
        <w:t>报文映射：</w:t>
      </w:r>
    </w:p>
    <w:p w14:paraId="60E6B1AB" w14:textId="77777777" w:rsidR="0004375B" w:rsidRDefault="007027A8">
      <w:r>
        <w:rPr>
          <w:rFonts w:hint="eastAsia"/>
        </w:rPr>
        <w:t>MT742</w:t>
      </w:r>
      <w:r>
        <w:rPr>
          <w:rFonts w:hint="eastAsia"/>
        </w:rPr>
        <w:t>映射关系如下：</w:t>
      </w:r>
    </w:p>
    <w:p w14:paraId="0D3ADE91" w14:textId="77777777" w:rsidR="0004375B" w:rsidRDefault="007027A8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2679144E" w14:textId="77777777" w:rsidR="0004375B" w:rsidRDefault="007027A8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偿付行</w:t>
      </w:r>
      <w:r>
        <w:rPr>
          <w:rFonts w:hint="eastAsia"/>
          <w:szCs w:val="21"/>
        </w:rPr>
        <w:t xml:space="preserve">SWIFT CODE </w:t>
      </w:r>
    </w:p>
    <w:p w14:paraId="0E0CAD96" w14:textId="77777777" w:rsidR="0004375B" w:rsidRDefault="007027A8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寄单编号</w:t>
      </w:r>
    </w:p>
    <w:p w14:paraId="176BFE47" w14:textId="77777777" w:rsidR="0004375B" w:rsidRDefault="007027A8">
      <w:pPr>
        <w:ind w:leftChars="100" w:left="210"/>
      </w:pPr>
      <w:r>
        <w:rPr>
          <w:rFonts w:hint="eastAsia"/>
        </w:rPr>
        <w:t xml:space="preserve">21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2506B8C5" w14:textId="77777777" w:rsidR="0004375B" w:rsidRDefault="007027A8">
      <w:pPr>
        <w:ind w:leftChars="100" w:left="210"/>
      </w:pPr>
      <w:r>
        <w:rPr>
          <w:rFonts w:hint="eastAsia"/>
        </w:rPr>
        <w:t xml:space="preserve">52a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收单行</w:t>
      </w:r>
    </w:p>
    <w:p w14:paraId="0DEB2247" w14:textId="77777777" w:rsidR="0004375B" w:rsidRDefault="007027A8">
      <w:pPr>
        <w:ind w:leftChars="100" w:left="210"/>
      </w:pPr>
      <w:r>
        <w:rPr>
          <w:rFonts w:hint="eastAsia"/>
        </w:rPr>
        <w:t xml:space="preserve">32B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单据金额</w:t>
      </w:r>
    </w:p>
    <w:p w14:paraId="108EC6ED" w14:textId="77777777" w:rsidR="0004375B" w:rsidRDefault="007027A8">
      <w:pPr>
        <w:ind w:leftChars="100" w:left="210"/>
      </w:pPr>
      <w:r>
        <w:rPr>
          <w:rFonts w:hint="eastAsia"/>
        </w:rPr>
        <w:t xml:space="preserve">34a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单据金额</w:t>
      </w:r>
    </w:p>
    <w:p w14:paraId="5072305D" w14:textId="77777777" w:rsidR="0004375B" w:rsidRDefault="0004375B">
      <w:pPr>
        <w:ind w:leftChars="100" w:left="210"/>
      </w:pPr>
    </w:p>
    <w:p w14:paraId="47B63773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347A248C" w14:textId="77777777" w:rsidR="0004375B" w:rsidRDefault="007027A8" w:rsidP="00B95721">
      <w:pPr>
        <w:ind w:firstLine="420"/>
      </w:pPr>
      <w:r>
        <w:rPr>
          <w:rFonts w:hint="eastAsia"/>
        </w:rPr>
        <w:t>无</w:t>
      </w:r>
    </w:p>
    <w:p w14:paraId="4CD8ECAB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38FC45D8" w14:textId="77777777" w:rsidR="000F65A0" w:rsidRDefault="00BD47C1" w:rsidP="00B95721">
      <w:r>
        <w:rPr>
          <w:rFonts w:hint="eastAsia"/>
        </w:rPr>
        <w:tab/>
      </w:r>
      <w:r w:rsidR="007027A8">
        <w:rPr>
          <w:rFonts w:hint="eastAsia"/>
        </w:rPr>
        <w:t>单据修改手续费，如果修改申请方是“客户”时收取；修改申请方是“我行”时不收取（按照增额千分之一收取）</w:t>
      </w:r>
      <w:r w:rsidR="00B95721">
        <w:rPr>
          <w:rFonts w:hint="eastAsia"/>
        </w:rPr>
        <w:t>。见【</w:t>
      </w:r>
      <w:r w:rsidR="00B95721">
        <w:rPr>
          <w:rFonts w:hint="eastAsia"/>
        </w:rPr>
        <w:t>1.7.1</w:t>
      </w:r>
      <w:r w:rsidR="00B95721">
        <w:rPr>
          <w:rFonts w:hint="eastAsia"/>
        </w:rPr>
        <w:t>手续费】</w:t>
      </w:r>
    </w:p>
    <w:p w14:paraId="4110549F" w14:textId="77777777" w:rsidR="0004375B" w:rsidRPr="00B95721" w:rsidRDefault="007027A8">
      <w:r>
        <w:rPr>
          <w:rFonts w:hint="eastAsia"/>
        </w:rPr>
        <w:tab/>
      </w:r>
      <w:r>
        <w:rPr>
          <w:rFonts w:hint="eastAsia"/>
        </w:rPr>
        <w:t>电报费；</w:t>
      </w:r>
      <w:r w:rsidR="00B95721">
        <w:rPr>
          <w:rFonts w:hint="eastAsia"/>
        </w:rPr>
        <w:t>见【</w:t>
      </w:r>
      <w:r w:rsidR="00B95721">
        <w:rPr>
          <w:rFonts w:hint="eastAsia"/>
        </w:rPr>
        <w:t>1.7.2</w:t>
      </w:r>
      <w:r w:rsidR="00B95721">
        <w:rPr>
          <w:rFonts w:hint="eastAsia"/>
        </w:rPr>
        <w:t>电报费】</w:t>
      </w:r>
    </w:p>
    <w:p w14:paraId="2A8B39D8" w14:textId="77777777" w:rsidR="0004375B" w:rsidRDefault="007027A8">
      <w:r>
        <w:rPr>
          <w:rFonts w:hint="eastAsia"/>
        </w:rPr>
        <w:tab/>
      </w:r>
      <w:r>
        <w:rPr>
          <w:rFonts w:hint="eastAsia"/>
        </w:rPr>
        <w:t>快邮费。</w:t>
      </w:r>
    </w:p>
    <w:p w14:paraId="3A36E464" w14:textId="77777777" w:rsidR="0004375B" w:rsidRDefault="007027A8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所有费用默认后收，外</w:t>
      </w:r>
      <w:r w:rsidR="008D3002">
        <w:rPr>
          <w:rFonts w:hint="eastAsia"/>
        </w:rPr>
        <w:t>收</w:t>
      </w:r>
      <w:r>
        <w:rPr>
          <w:rFonts w:hint="eastAsia"/>
        </w:rPr>
        <w:t>。</w:t>
      </w:r>
    </w:p>
    <w:p w14:paraId="66E4B0C2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6E5DF9E9" w14:textId="77777777" w:rsidR="0004375B" w:rsidRDefault="007027A8">
      <w:pPr>
        <w:rPr>
          <w:b/>
        </w:rPr>
      </w:pPr>
      <w:r>
        <w:rPr>
          <w:rFonts w:hint="eastAsia"/>
          <w:b/>
        </w:rPr>
        <w:t>表外：</w:t>
      </w:r>
    </w:p>
    <w:p w14:paraId="26494E04" w14:textId="77777777" w:rsidR="000F65A0" w:rsidRDefault="00773B64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、增额</w:t>
      </w:r>
    </w:p>
    <w:p w14:paraId="6542B85B" w14:textId="77777777" w:rsidR="000F65A0" w:rsidRDefault="00773B64">
      <w:pPr>
        <w:ind w:leftChars="100" w:left="210"/>
      </w:pPr>
      <w:r>
        <w:rPr>
          <w:rFonts w:hint="eastAsia"/>
        </w:rPr>
        <w:t>收：</w:t>
      </w:r>
      <w:r>
        <w:rPr>
          <w:rFonts w:hint="eastAsia"/>
        </w:rPr>
        <w:t>921</w:t>
      </w:r>
      <w:r>
        <w:rPr>
          <w:rFonts w:hint="eastAsia"/>
        </w:rPr>
        <w:t>国外开来保证凭信外币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4BA77125" w14:textId="77777777" w:rsidR="000F65A0" w:rsidRDefault="00773B64">
      <w:pPr>
        <w:ind w:leftChars="100" w:left="210"/>
      </w:pPr>
      <w:r>
        <w:rPr>
          <w:rFonts w:hint="eastAsia"/>
        </w:rPr>
        <w:t>2</w:t>
      </w:r>
      <w:r>
        <w:rPr>
          <w:rFonts w:hint="eastAsia"/>
        </w:rPr>
        <w:t>、减额</w:t>
      </w:r>
    </w:p>
    <w:p w14:paraId="71AC7C78" w14:textId="77777777" w:rsidR="000F65A0" w:rsidRDefault="00773B64">
      <w:pPr>
        <w:ind w:leftChars="100" w:left="210"/>
      </w:pPr>
      <w:r>
        <w:rPr>
          <w:rFonts w:hint="eastAsia"/>
        </w:rPr>
        <w:t>付：</w:t>
      </w:r>
      <w:r>
        <w:rPr>
          <w:rFonts w:hint="eastAsia"/>
        </w:rPr>
        <w:t>921</w:t>
      </w:r>
      <w:r>
        <w:rPr>
          <w:rFonts w:hint="eastAsia"/>
        </w:rPr>
        <w:t>国外开来保证凭信外币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012FF43E" w14:textId="77777777" w:rsidR="0004375B" w:rsidRDefault="007027A8">
      <w:pPr>
        <w:rPr>
          <w:b/>
        </w:rPr>
      </w:pPr>
      <w:r>
        <w:rPr>
          <w:rFonts w:hint="eastAsia"/>
          <w:b/>
        </w:rPr>
        <w:t>表内：</w:t>
      </w:r>
    </w:p>
    <w:p w14:paraId="27B9B0B0" w14:textId="77777777" w:rsidR="000F65A0" w:rsidRDefault="002A0B44">
      <w:pPr>
        <w:ind w:firstLine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19BC1254" w14:textId="77777777" w:rsidR="000F65A0" w:rsidRDefault="002A0B44">
      <w:pPr>
        <w:ind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5F17DCF2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3184097E" w14:textId="77777777" w:rsidR="0004375B" w:rsidRDefault="007027A8" w:rsidP="00B95721">
      <w:pPr>
        <w:ind w:firstLine="420"/>
      </w:pPr>
      <w:r>
        <w:rPr>
          <w:rFonts w:hint="eastAsia"/>
        </w:rPr>
        <w:t>无</w:t>
      </w:r>
    </w:p>
    <w:p w14:paraId="316CF334" w14:textId="77777777" w:rsidR="0004375B" w:rsidRDefault="0004375B" w:rsidP="005E267E">
      <w:pPr>
        <w:ind w:firstLine="420"/>
      </w:pPr>
    </w:p>
    <w:p w14:paraId="3BBACFDB" w14:textId="77777777" w:rsidR="00D436A9" w:rsidRDefault="00D436A9" w:rsidP="005E267E">
      <w:pPr>
        <w:ind w:firstLine="420"/>
      </w:pPr>
    </w:p>
    <w:p w14:paraId="08C4E6B8" w14:textId="77777777" w:rsidR="00C7050F" w:rsidRDefault="00C7050F" w:rsidP="00C7050F">
      <w:pPr>
        <w:pStyle w:val="3"/>
      </w:pPr>
      <w:bookmarkStart w:id="1029" w:name="_Toc403122940"/>
      <w:r>
        <w:rPr>
          <w:rFonts w:hint="eastAsia"/>
        </w:rPr>
        <w:t>承兑登记</w:t>
      </w:r>
      <w:bookmarkEnd w:id="1029"/>
    </w:p>
    <w:p w14:paraId="04D3D260" w14:textId="77777777" w:rsidR="00C7050F" w:rsidRDefault="00C7050F" w:rsidP="00C7050F">
      <w:pPr>
        <w:pStyle w:val="4"/>
      </w:pPr>
      <w:r>
        <w:rPr>
          <w:rFonts w:hint="eastAsia"/>
        </w:rPr>
        <w:t>交易描述：</w:t>
      </w:r>
    </w:p>
    <w:p w14:paraId="4D3A62D3" w14:textId="77777777" w:rsidR="00C7050F" w:rsidRDefault="00C7050F" w:rsidP="00C7050F">
      <w:pPr>
        <w:ind w:firstLineChars="202" w:firstLine="424"/>
      </w:pPr>
      <w:r>
        <w:rPr>
          <w:rFonts w:hint="eastAsia"/>
        </w:rPr>
        <w:t>本交易是收到开证行的承兑电时，作承兑登记处理。</w:t>
      </w:r>
    </w:p>
    <w:p w14:paraId="53EE0A19" w14:textId="77777777" w:rsidR="00C7050F" w:rsidRDefault="00C7050F" w:rsidP="00C7050F">
      <w:pPr>
        <w:pStyle w:val="4"/>
      </w:pPr>
      <w:r>
        <w:rPr>
          <w:rFonts w:hint="eastAsia"/>
        </w:rPr>
        <w:t>柜员操作</w:t>
      </w:r>
    </w:p>
    <w:p w14:paraId="6E064BED" w14:textId="77777777" w:rsidR="00C7050F" w:rsidRDefault="00C7050F" w:rsidP="00C7050F">
      <w:pPr>
        <w:ind w:firstLine="420"/>
      </w:pPr>
      <w:r>
        <w:rPr>
          <w:rFonts w:hint="eastAsia"/>
        </w:rPr>
        <w:t>本交易由具有信用证承兑登记经办权限的柜员发起操作。</w:t>
      </w:r>
    </w:p>
    <w:p w14:paraId="029BC40E" w14:textId="77777777" w:rsidR="00C7050F" w:rsidRDefault="00C7050F" w:rsidP="00C7050F">
      <w:pPr>
        <w:ind w:firstLine="420"/>
      </w:pPr>
      <w:r>
        <w:rPr>
          <w:rFonts w:hint="eastAsia"/>
        </w:rPr>
        <w:t>系统需支持手工发起，报文发起。</w:t>
      </w:r>
    </w:p>
    <w:p w14:paraId="2CBCF16D" w14:textId="77777777" w:rsidR="00C7050F" w:rsidRDefault="00C7050F" w:rsidP="00C7050F">
      <w:pPr>
        <w:pStyle w:val="4"/>
      </w:pPr>
      <w:r>
        <w:rPr>
          <w:rFonts w:hint="eastAsia"/>
        </w:rPr>
        <w:t>界面布局与菜单按钮</w:t>
      </w:r>
    </w:p>
    <w:p w14:paraId="6786C01C" w14:textId="77777777" w:rsidR="00C7050F" w:rsidRDefault="00C7050F" w:rsidP="00C7050F">
      <w:pPr>
        <w:ind w:firstLine="420"/>
      </w:pPr>
      <w:r>
        <w:rPr>
          <w:rFonts w:hint="eastAsia"/>
        </w:rPr>
        <w:t>同一页面布局原则，一行两列，从上至下：</w:t>
      </w:r>
    </w:p>
    <w:p w14:paraId="3784D707" w14:textId="77777777" w:rsidR="00C7050F" w:rsidRDefault="00C7050F" w:rsidP="00C7050F">
      <w:pPr>
        <w:ind w:firstLine="420"/>
      </w:pPr>
      <w:r>
        <w:rPr>
          <w:rFonts w:hint="eastAsia"/>
        </w:rPr>
        <w:t>第一区域：基本信息；</w:t>
      </w:r>
    </w:p>
    <w:p w14:paraId="7E39EDBF" w14:textId="77777777" w:rsidR="00C7050F" w:rsidRDefault="00C7050F" w:rsidP="00C7050F">
      <w:pPr>
        <w:ind w:firstLine="420"/>
      </w:pPr>
      <w:r>
        <w:rPr>
          <w:rFonts w:hint="eastAsia"/>
        </w:rPr>
        <w:t>第三区域：按钮。</w:t>
      </w:r>
    </w:p>
    <w:p w14:paraId="0F62C029" w14:textId="77777777" w:rsidR="00C7050F" w:rsidRDefault="00C7050F" w:rsidP="00C7050F">
      <w:pPr>
        <w:pStyle w:val="5"/>
      </w:pPr>
      <w:r>
        <w:rPr>
          <w:rFonts w:hint="eastAsia"/>
        </w:rPr>
        <w:t>基本信息和按钮</w:t>
      </w:r>
    </w:p>
    <w:p w14:paraId="5A729D77" w14:textId="77777777" w:rsidR="00C7050F" w:rsidRDefault="00C7050F" w:rsidP="00C7050F">
      <w:pPr>
        <w:ind w:leftChars="-675" w:left="-1418" w:firstLine="420"/>
      </w:pPr>
      <w:r>
        <w:rPr>
          <w:noProof/>
        </w:rPr>
        <w:drawing>
          <wp:inline distT="0" distB="0" distL="0" distR="0" wp14:anchorId="1D6ADAE7" wp14:editId="275C84D2">
            <wp:extent cx="6562725" cy="3219450"/>
            <wp:effectExtent l="19050" t="0" r="9525" b="0"/>
            <wp:docPr id="38" name="图片 38" descr="承兑登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承兑登记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FBD63" w14:textId="77777777" w:rsidR="00C82536" w:rsidRDefault="00C82536" w:rsidP="00C7050F">
      <w:pPr>
        <w:ind w:leftChars="-675" w:left="-1418" w:firstLine="420"/>
      </w:pPr>
    </w:p>
    <w:p w14:paraId="48E17307" w14:textId="77777777" w:rsidR="00C7050F" w:rsidRDefault="00C7050F" w:rsidP="00C7050F">
      <w:pPr>
        <w:ind w:firstLineChars="202" w:firstLine="424"/>
      </w:pPr>
      <w:r>
        <w:rPr>
          <w:rFonts w:hint="eastAsia"/>
        </w:rPr>
        <w:t>备注：</w:t>
      </w:r>
    </w:p>
    <w:p w14:paraId="0C06BB52" w14:textId="77777777" w:rsidR="00C7050F" w:rsidRDefault="00C7050F" w:rsidP="00C7050F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794D0237" w14:textId="77777777" w:rsidR="00C7050F" w:rsidRDefault="00C7050F" w:rsidP="00C7050F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C7050F" w14:paraId="5F1CCE4F" w14:textId="77777777" w:rsidTr="00264F60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1A5AF87C" w14:textId="77777777" w:rsidR="00C7050F" w:rsidRDefault="00C7050F" w:rsidP="00264F60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2EFB744E" w14:textId="77777777" w:rsidR="00C7050F" w:rsidRDefault="00C7050F" w:rsidP="00264F60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7FA9A435" w14:textId="77777777" w:rsidR="00C7050F" w:rsidRDefault="00C7050F" w:rsidP="00264F60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  <w:vAlign w:val="center"/>
          </w:tcPr>
          <w:p w14:paraId="2A0D7739" w14:textId="77777777" w:rsidR="00C7050F" w:rsidRDefault="00C7050F" w:rsidP="00264F60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61A383D2" w14:textId="77777777" w:rsidR="00C7050F" w:rsidRDefault="00C7050F" w:rsidP="00264F60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5904FF61" w14:textId="77777777" w:rsidR="00C7050F" w:rsidRDefault="00C7050F" w:rsidP="00264F60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2FC62240" w14:textId="77777777" w:rsidR="00C7050F" w:rsidRDefault="00C7050F" w:rsidP="00264F60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C7050F" w14:paraId="061B7F33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39D77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  <w:b/>
                <w:bCs/>
                <w:sz w:val="4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C63B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信用证号码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A3C5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08A58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81A47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4D422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AFAFC" w14:textId="77777777" w:rsidR="00C7050F" w:rsidRDefault="00C7050F" w:rsidP="00264F6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7050F" w14:paraId="39B63953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B7F59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15F89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ADB52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C9662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ECEB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AB982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B7B4E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7050F" w14:paraId="7E445D30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204C3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D7DFD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</w:t>
            </w:r>
            <w:r>
              <w:rPr>
                <w:rFonts w:hint="eastAsia"/>
                <w:szCs w:val="21"/>
              </w:rPr>
              <w:t>SWIFTCODE-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721E3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C62D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757A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39DADF2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271B05" w14:textId="77777777" w:rsidR="00C7050F" w:rsidRDefault="00C7050F" w:rsidP="00264F6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7050F" w14:paraId="3555BF2B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7FA7E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17795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577BA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F0A49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C0F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BC063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084DB" w14:textId="77777777" w:rsidR="00C7050F" w:rsidRDefault="00C7050F" w:rsidP="00264F6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7050F" w14:paraId="27653225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3A6F8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94378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E4875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E7FB4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5F601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BB677F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7F7E3286" w14:textId="77777777" w:rsidR="00C7050F" w:rsidRDefault="00C7050F" w:rsidP="00264F6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7050F" w14:paraId="79B713D9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18BD5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E54C8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72D6F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6DEAE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8D81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674F8" w14:textId="77777777" w:rsidR="00C7050F" w:rsidRDefault="00C7050F" w:rsidP="00264F60">
            <w:pPr>
              <w:ind w:leftChars="-37" w:left="-78" w:right="210" w:firstLine="1"/>
              <w:jc w:val="left"/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1FF2D" w14:textId="77777777" w:rsidR="00C7050F" w:rsidRDefault="00C7050F" w:rsidP="00264F6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7050F" w14:paraId="44E4FC8E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15600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D4D0A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4908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B8DED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84A7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DE66B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D5225" w14:textId="77777777" w:rsidR="00C7050F" w:rsidRDefault="00C7050F" w:rsidP="00264F6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7050F" w14:paraId="5C6E8B93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9A662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CC6D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F4EBB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C53AB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2AB00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6FDB6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F95F" w14:textId="77777777" w:rsidR="00C7050F" w:rsidRDefault="00C7050F" w:rsidP="00264F60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7050F" w14:paraId="7685096B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D6CFB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A637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734F8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7CF48" w14:textId="77777777" w:rsidR="00C7050F" w:rsidRDefault="00C7050F" w:rsidP="00264F60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D80C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D80480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316890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7050F" w14:paraId="06154FE6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7350C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EBD8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承兑登记日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992D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F6023" w14:textId="77777777" w:rsidR="00C7050F" w:rsidRDefault="00C7050F" w:rsidP="00264F6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8043E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79D29" w14:textId="77777777" w:rsidR="00C7050F" w:rsidRDefault="00C7050F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日期选择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4F12F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默认为当前系统日期。</w:t>
            </w:r>
          </w:p>
        </w:tc>
      </w:tr>
      <w:tr w:rsidR="00C7050F" w14:paraId="64466AA6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6EA64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F53D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承兑币种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F0931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6329" w14:textId="77777777" w:rsidR="00C7050F" w:rsidRDefault="00C7050F" w:rsidP="00264F6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E4E1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13C12" w14:textId="77777777" w:rsidR="00C7050F" w:rsidRDefault="00C7050F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A3815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默认为信用证币种</w:t>
            </w:r>
          </w:p>
        </w:tc>
      </w:tr>
      <w:tr w:rsidR="00C7050F" w14:paraId="67F02EF6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65E28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72E66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承兑金额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BE14A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8C61" w14:textId="77777777" w:rsidR="00C7050F" w:rsidRDefault="00C7050F" w:rsidP="00264F6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C3D6F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D8DCA" w14:textId="77777777" w:rsidR="00C7050F" w:rsidRDefault="00C7050F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53647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7050F" w14:paraId="2A4E6D26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68629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590DD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承兑行</w:t>
            </w:r>
            <w:r>
              <w:rPr>
                <w:rFonts w:hint="eastAsia"/>
                <w:szCs w:val="21"/>
              </w:rPr>
              <w:t>SWIFTCODE-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32A14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21928" w14:textId="77777777" w:rsidR="00C7050F" w:rsidRDefault="00C7050F" w:rsidP="00264F6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BEFD8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D02EA" w14:textId="77777777" w:rsidR="00C7050F" w:rsidRDefault="00C7050F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5B5DB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7050F" w14:paraId="31E9FAB4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E1570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919DE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承兑行名称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22B9F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41A9" w14:textId="77777777" w:rsidR="00C7050F" w:rsidRDefault="00C7050F" w:rsidP="00264F6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3D481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BFFC0" w14:textId="77777777" w:rsidR="00C7050F" w:rsidRDefault="00C7050F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4D00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7050F" w14:paraId="6EA684E4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38F0C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3C063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到期付汇日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867B7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917A" w14:textId="77777777" w:rsidR="00C7050F" w:rsidRDefault="00C7050F" w:rsidP="00264F6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CBF6E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884B9" w14:textId="77777777" w:rsidR="00C7050F" w:rsidRDefault="00C7050F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89C06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7050F" w14:paraId="68C7179E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522A2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E4172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8CC6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28A61" w14:textId="77777777" w:rsidR="00C7050F" w:rsidRDefault="00C7050F" w:rsidP="00264F6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38E38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3D23C" w14:textId="77777777" w:rsidR="00C7050F" w:rsidRDefault="00C7050F" w:rsidP="00264F60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241C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7050F" w14:paraId="2BB1C4D4" w14:textId="77777777" w:rsidTr="00264F60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1F33F" w14:textId="77777777" w:rsidR="001451D5" w:rsidRDefault="001451D5" w:rsidP="001451D5">
            <w:pPr>
              <w:numPr>
                <w:ilvl w:val="0"/>
                <w:numId w:val="4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D9279" w14:textId="77777777" w:rsidR="00C7050F" w:rsidRDefault="00C7050F" w:rsidP="00264F60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91CF4" w14:textId="77777777" w:rsidR="00C7050F" w:rsidRDefault="00C7050F" w:rsidP="00264F60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6CD2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38642" w14:textId="77777777" w:rsidR="00C7050F" w:rsidRDefault="00C7050F" w:rsidP="00264F60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2873D" w14:textId="77777777" w:rsidR="00C7050F" w:rsidRDefault="00C7050F" w:rsidP="00264F60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1358" w14:textId="77777777" w:rsidR="00C7050F" w:rsidRDefault="00C7050F" w:rsidP="00264F60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</w:tbl>
    <w:p w14:paraId="5DD8B2C9" w14:textId="77777777" w:rsidR="00C7050F" w:rsidRDefault="00C7050F" w:rsidP="00C7050F">
      <w:pPr>
        <w:pStyle w:val="4"/>
      </w:pPr>
      <w:r>
        <w:rPr>
          <w:rFonts w:hint="eastAsia"/>
        </w:rPr>
        <w:t>交易控制</w:t>
      </w:r>
    </w:p>
    <w:p w14:paraId="5D4FA495" w14:textId="77777777" w:rsidR="00C7050F" w:rsidRDefault="00C7050F" w:rsidP="00C7050F">
      <w:pPr>
        <w:pStyle w:val="5"/>
      </w:pPr>
      <w:r>
        <w:rPr>
          <w:rFonts w:hint="eastAsia"/>
        </w:rPr>
        <w:t>交易控制左树说明：</w:t>
      </w:r>
    </w:p>
    <w:p w14:paraId="5369C09E" w14:textId="77777777" w:rsidR="00C7050F" w:rsidRDefault="00C7050F" w:rsidP="00C7050F">
      <w:r>
        <w:rPr>
          <w:rFonts w:hint="eastAsia"/>
        </w:rPr>
        <w:t>远期信用证未闭卷，单据未闭卷；</w:t>
      </w:r>
    </w:p>
    <w:p w14:paraId="1B0F5B19" w14:textId="77777777" w:rsidR="00C7050F" w:rsidRDefault="00C7050F" w:rsidP="00C7050F">
      <w:pPr>
        <w:pStyle w:val="4"/>
      </w:pPr>
      <w:r>
        <w:rPr>
          <w:rFonts w:hint="eastAsia"/>
        </w:rPr>
        <w:t>边界描述</w:t>
      </w:r>
    </w:p>
    <w:p w14:paraId="37267E90" w14:textId="77777777" w:rsidR="00C7050F" w:rsidRDefault="00C7050F" w:rsidP="00C7050F">
      <w:pPr>
        <w:ind w:firstLine="420"/>
      </w:pPr>
      <w:r>
        <w:rPr>
          <w:rFonts w:hint="eastAsia"/>
        </w:rPr>
        <w:t>无</w:t>
      </w:r>
    </w:p>
    <w:p w14:paraId="5AD221CB" w14:textId="77777777" w:rsidR="00C7050F" w:rsidRDefault="00C7050F" w:rsidP="00C7050F">
      <w:pPr>
        <w:pStyle w:val="4"/>
      </w:pPr>
      <w:r>
        <w:rPr>
          <w:rFonts w:hint="eastAsia"/>
        </w:rPr>
        <w:t>输出描述</w:t>
      </w:r>
    </w:p>
    <w:p w14:paraId="4A674D86" w14:textId="77777777" w:rsidR="00C7050F" w:rsidRDefault="00C7050F" w:rsidP="00C7050F">
      <w:pPr>
        <w:pStyle w:val="5"/>
      </w:pPr>
      <w:r>
        <w:rPr>
          <w:rFonts w:hint="eastAsia"/>
        </w:rPr>
        <w:t>面函</w:t>
      </w:r>
    </w:p>
    <w:p w14:paraId="7815F348" w14:textId="77777777" w:rsidR="00C7050F" w:rsidRDefault="00C7050F" w:rsidP="00C7050F">
      <w:pPr>
        <w:ind w:firstLine="420"/>
      </w:pPr>
      <w:r>
        <w:rPr>
          <w:rFonts w:hint="eastAsia"/>
        </w:rPr>
        <w:t>无</w:t>
      </w:r>
    </w:p>
    <w:p w14:paraId="7D22F6AE" w14:textId="77777777" w:rsidR="00C7050F" w:rsidRDefault="00C7050F" w:rsidP="00C7050F">
      <w:pPr>
        <w:pStyle w:val="5"/>
      </w:pPr>
      <w:r>
        <w:rPr>
          <w:rFonts w:hint="eastAsia"/>
        </w:rPr>
        <w:t>报文</w:t>
      </w:r>
    </w:p>
    <w:p w14:paraId="415E7635" w14:textId="77777777" w:rsidR="00C7050F" w:rsidRDefault="00C7050F" w:rsidP="00C7050F">
      <w:pPr>
        <w:ind w:leftChars="100" w:left="210" w:firstLine="210"/>
      </w:pPr>
      <w:r>
        <w:rPr>
          <w:rFonts w:hint="eastAsia"/>
        </w:rPr>
        <w:t>无</w:t>
      </w:r>
    </w:p>
    <w:p w14:paraId="5FE9B8FA" w14:textId="77777777" w:rsidR="00C7050F" w:rsidRDefault="00C7050F" w:rsidP="00C7050F">
      <w:pPr>
        <w:pStyle w:val="4"/>
      </w:pPr>
      <w:r>
        <w:rPr>
          <w:rFonts w:hint="eastAsia"/>
        </w:rPr>
        <w:t>保证金和额度</w:t>
      </w:r>
    </w:p>
    <w:p w14:paraId="246A33FA" w14:textId="77777777" w:rsidR="00C7050F" w:rsidRDefault="00C7050F" w:rsidP="00C7050F">
      <w:pPr>
        <w:ind w:firstLine="420"/>
      </w:pPr>
      <w:r>
        <w:rPr>
          <w:rFonts w:hint="eastAsia"/>
        </w:rPr>
        <w:t>无</w:t>
      </w:r>
    </w:p>
    <w:p w14:paraId="1958B98A" w14:textId="77777777" w:rsidR="00C7050F" w:rsidRDefault="00C7050F" w:rsidP="00C7050F">
      <w:pPr>
        <w:pStyle w:val="4"/>
      </w:pPr>
      <w:r>
        <w:rPr>
          <w:rFonts w:hint="eastAsia"/>
        </w:rPr>
        <w:t>手续费</w:t>
      </w:r>
    </w:p>
    <w:p w14:paraId="7BD2B40D" w14:textId="77777777" w:rsidR="00C7050F" w:rsidRDefault="00C7050F" w:rsidP="00C7050F">
      <w:pPr>
        <w:ind w:firstLine="420"/>
      </w:pPr>
      <w:r>
        <w:rPr>
          <w:rFonts w:hint="eastAsia"/>
        </w:rPr>
        <w:t>无</w:t>
      </w:r>
    </w:p>
    <w:p w14:paraId="5D525D84" w14:textId="77777777" w:rsidR="00C7050F" w:rsidRDefault="00C7050F" w:rsidP="00C7050F">
      <w:pPr>
        <w:pStyle w:val="4"/>
      </w:pPr>
      <w:r>
        <w:rPr>
          <w:rFonts w:hint="eastAsia"/>
        </w:rPr>
        <w:t>会计分录</w:t>
      </w:r>
    </w:p>
    <w:p w14:paraId="3BDA8877" w14:textId="77777777" w:rsidR="00C7050F" w:rsidRDefault="00C7050F" w:rsidP="00C7050F">
      <w:pPr>
        <w:ind w:firstLine="420"/>
      </w:pPr>
      <w:r w:rsidRPr="00A40009">
        <w:rPr>
          <w:rFonts w:hint="eastAsia"/>
        </w:rPr>
        <w:t>无</w:t>
      </w:r>
    </w:p>
    <w:p w14:paraId="49B20C34" w14:textId="77777777" w:rsidR="00C7050F" w:rsidRDefault="00C7050F" w:rsidP="00C7050F">
      <w:pPr>
        <w:pStyle w:val="4"/>
      </w:pPr>
      <w:r>
        <w:rPr>
          <w:rFonts w:hint="eastAsia"/>
        </w:rPr>
        <w:t>其他</w:t>
      </w:r>
    </w:p>
    <w:p w14:paraId="4E8B11F6" w14:textId="77777777" w:rsidR="00C7050F" w:rsidRDefault="00C7050F" w:rsidP="00C7050F">
      <w:pPr>
        <w:ind w:firstLine="420"/>
      </w:pPr>
      <w:r>
        <w:rPr>
          <w:rFonts w:hint="eastAsia"/>
        </w:rPr>
        <w:t>无</w:t>
      </w:r>
    </w:p>
    <w:p w14:paraId="483CF9DC" w14:textId="77777777" w:rsidR="00C258D2" w:rsidRDefault="00C258D2" w:rsidP="00C258D2">
      <w:pPr>
        <w:pStyle w:val="3"/>
      </w:pPr>
      <w:bookmarkStart w:id="1030" w:name="_Toc403122941"/>
      <w:r>
        <w:rPr>
          <w:rFonts w:hint="eastAsia"/>
        </w:rPr>
        <w:t>承兑修改</w:t>
      </w:r>
      <w:bookmarkEnd w:id="1030"/>
    </w:p>
    <w:p w14:paraId="664A518C" w14:textId="77777777" w:rsidR="00C258D2" w:rsidRDefault="00C258D2" w:rsidP="00C258D2">
      <w:pPr>
        <w:pStyle w:val="4"/>
      </w:pPr>
      <w:r>
        <w:rPr>
          <w:rFonts w:hint="eastAsia"/>
        </w:rPr>
        <w:t>交易描述：</w:t>
      </w:r>
    </w:p>
    <w:p w14:paraId="4C2765E3" w14:textId="77777777" w:rsidR="00C258D2" w:rsidRDefault="00C258D2" w:rsidP="00C258D2">
      <w:pPr>
        <w:ind w:firstLineChars="202" w:firstLine="424"/>
      </w:pPr>
      <w:r>
        <w:rPr>
          <w:rFonts w:hint="eastAsia"/>
        </w:rPr>
        <w:t>本交易是收到开证行的承兑修改电时，作承兑修改处理。</w:t>
      </w:r>
    </w:p>
    <w:p w14:paraId="1E7CA33D" w14:textId="77777777" w:rsidR="00C258D2" w:rsidRDefault="00C258D2" w:rsidP="00C258D2">
      <w:pPr>
        <w:pStyle w:val="4"/>
      </w:pPr>
      <w:r>
        <w:rPr>
          <w:rFonts w:hint="eastAsia"/>
        </w:rPr>
        <w:t>柜员操作</w:t>
      </w:r>
    </w:p>
    <w:p w14:paraId="2E8F129C" w14:textId="77777777" w:rsidR="00C258D2" w:rsidRDefault="00C258D2" w:rsidP="00C258D2">
      <w:pPr>
        <w:ind w:firstLine="420"/>
      </w:pPr>
      <w:r>
        <w:rPr>
          <w:rFonts w:hint="eastAsia"/>
        </w:rPr>
        <w:t>本交易由具有信用证承兑</w:t>
      </w:r>
      <w:r w:rsidR="00002688">
        <w:rPr>
          <w:rFonts w:hint="eastAsia"/>
        </w:rPr>
        <w:t>修改</w:t>
      </w:r>
      <w:r>
        <w:rPr>
          <w:rFonts w:hint="eastAsia"/>
        </w:rPr>
        <w:t>经办权限的柜员发起操作。</w:t>
      </w:r>
    </w:p>
    <w:p w14:paraId="41C9AE08" w14:textId="77777777" w:rsidR="00C258D2" w:rsidRDefault="00C258D2" w:rsidP="00C258D2">
      <w:pPr>
        <w:ind w:firstLine="420"/>
      </w:pPr>
      <w:r>
        <w:rPr>
          <w:rFonts w:hint="eastAsia"/>
        </w:rPr>
        <w:t>系统需支持手工发起，报文发起。</w:t>
      </w:r>
    </w:p>
    <w:p w14:paraId="71264E0F" w14:textId="77777777" w:rsidR="00C258D2" w:rsidRDefault="00C258D2" w:rsidP="00C258D2">
      <w:pPr>
        <w:pStyle w:val="4"/>
      </w:pPr>
      <w:r>
        <w:rPr>
          <w:rFonts w:hint="eastAsia"/>
        </w:rPr>
        <w:t>界面布局与菜单按钮</w:t>
      </w:r>
    </w:p>
    <w:p w14:paraId="658D7787" w14:textId="77777777" w:rsidR="00C258D2" w:rsidRDefault="00C258D2" w:rsidP="00C258D2">
      <w:pPr>
        <w:ind w:firstLine="420"/>
      </w:pPr>
      <w:r>
        <w:rPr>
          <w:rFonts w:hint="eastAsia"/>
        </w:rPr>
        <w:t>同一页面布局原则，一行两列，从上至下：</w:t>
      </w:r>
    </w:p>
    <w:p w14:paraId="7F2F6D66" w14:textId="77777777" w:rsidR="00C258D2" w:rsidRDefault="00C258D2" w:rsidP="00C258D2">
      <w:pPr>
        <w:ind w:firstLine="420"/>
      </w:pPr>
      <w:r>
        <w:rPr>
          <w:rFonts w:hint="eastAsia"/>
        </w:rPr>
        <w:t>第一区域：基本信息；</w:t>
      </w:r>
    </w:p>
    <w:p w14:paraId="5984EFD1" w14:textId="77777777" w:rsidR="00C258D2" w:rsidRDefault="00C258D2" w:rsidP="00C258D2">
      <w:pPr>
        <w:ind w:firstLine="420"/>
      </w:pPr>
      <w:r>
        <w:rPr>
          <w:rFonts w:hint="eastAsia"/>
        </w:rPr>
        <w:t>第三区域：按钮。</w:t>
      </w:r>
    </w:p>
    <w:p w14:paraId="5BF1183D" w14:textId="77777777" w:rsidR="00C258D2" w:rsidRDefault="00C258D2" w:rsidP="00C258D2">
      <w:pPr>
        <w:pStyle w:val="5"/>
      </w:pPr>
      <w:r>
        <w:rPr>
          <w:rFonts w:hint="eastAsia"/>
        </w:rPr>
        <w:t>基本信息和按钮</w:t>
      </w:r>
    </w:p>
    <w:p w14:paraId="4B3BCAE7" w14:textId="77777777" w:rsidR="00C258D2" w:rsidRDefault="003B5F42" w:rsidP="00C258D2">
      <w:pPr>
        <w:ind w:leftChars="-675" w:left="-1418" w:firstLine="420"/>
      </w:pPr>
      <w:r>
        <w:rPr>
          <w:noProof/>
        </w:rPr>
        <w:drawing>
          <wp:inline distT="0" distB="0" distL="0" distR="0" wp14:anchorId="236028E8" wp14:editId="3B0E2419">
            <wp:extent cx="6562725" cy="3219450"/>
            <wp:effectExtent l="19050" t="0" r="9525" b="0"/>
            <wp:docPr id="10" name="图片 10" descr="承兑登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承兑登记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3EB97" w14:textId="77777777" w:rsidR="00C258D2" w:rsidRDefault="00C258D2" w:rsidP="00C258D2">
      <w:pPr>
        <w:ind w:firstLineChars="202" w:firstLine="424"/>
      </w:pPr>
      <w:r>
        <w:rPr>
          <w:rFonts w:hint="eastAsia"/>
        </w:rPr>
        <w:t>备注：</w:t>
      </w:r>
    </w:p>
    <w:p w14:paraId="75D1DA5E" w14:textId="77777777" w:rsidR="00C258D2" w:rsidRDefault="00C258D2" w:rsidP="00C258D2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0EB3322D" w14:textId="77777777" w:rsidR="00C258D2" w:rsidRDefault="00C258D2" w:rsidP="00C258D2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C258D2" w14:paraId="256AE51C" w14:textId="77777777" w:rsidTr="00C82536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0B989CBA" w14:textId="77777777" w:rsidR="00C258D2" w:rsidRDefault="00C258D2" w:rsidP="00C82536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78C13DC5" w14:textId="77777777" w:rsidR="00C258D2" w:rsidRDefault="00C258D2" w:rsidP="00C82536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286BA33B" w14:textId="77777777" w:rsidR="00C258D2" w:rsidRDefault="00C258D2" w:rsidP="00C82536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  <w:vAlign w:val="center"/>
          </w:tcPr>
          <w:p w14:paraId="4461E13B" w14:textId="77777777" w:rsidR="00C258D2" w:rsidRDefault="00C258D2" w:rsidP="00C82536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7A0A6341" w14:textId="77777777" w:rsidR="00C258D2" w:rsidRDefault="00C258D2" w:rsidP="00C82536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7B8EB81C" w14:textId="77777777" w:rsidR="00C258D2" w:rsidRDefault="00C258D2" w:rsidP="00C82536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2D3A01FC" w14:textId="77777777" w:rsidR="00C258D2" w:rsidRDefault="00C258D2" w:rsidP="00C82536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C258D2" w14:paraId="3F3E264E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1E5E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DC2A9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信用证号码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17DF2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9A1BB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3D4E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29FEB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DD842" w14:textId="77777777" w:rsidR="00C258D2" w:rsidRDefault="00C258D2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258D2" w14:paraId="09BEFC16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05F5E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7B9A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DB6B6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3005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A09BB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42393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93AB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258D2" w14:paraId="3E061A06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9A04B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684F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</w:t>
            </w:r>
            <w:r>
              <w:rPr>
                <w:rFonts w:hint="eastAsia"/>
                <w:szCs w:val="21"/>
              </w:rPr>
              <w:t>SWIFTCODE-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9A3B3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CD63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341E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114521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95E1DA" w14:textId="77777777" w:rsidR="00C258D2" w:rsidRDefault="00C258D2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258D2" w14:paraId="720B8C0B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12A01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52954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F417F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09801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4234D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AF8A6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1AA35" w14:textId="77777777" w:rsidR="00C258D2" w:rsidRDefault="00C258D2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258D2" w14:paraId="06A10F39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86534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F4240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5A3B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B601F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38B88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ECCD6D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E91B388" w14:textId="77777777" w:rsidR="00C258D2" w:rsidRDefault="00C258D2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258D2" w14:paraId="032249BA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B4A1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3CC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064BF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D2D9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6920B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D8737" w14:textId="77777777" w:rsidR="00C258D2" w:rsidRDefault="00C258D2" w:rsidP="00C82536">
            <w:pPr>
              <w:ind w:leftChars="-37" w:left="-78" w:right="210" w:firstLine="1"/>
              <w:jc w:val="left"/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90CF1" w14:textId="77777777" w:rsidR="00C258D2" w:rsidRDefault="00C258D2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258D2" w14:paraId="05E056E1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325AF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97E7F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6A965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D9109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DE29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4A735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F6DB3" w14:textId="77777777" w:rsidR="00C258D2" w:rsidRDefault="00C258D2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258D2" w14:paraId="37B722FF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1AA1E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7F31A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5FABE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1441C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AE08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23CC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54079" w14:textId="77777777" w:rsidR="00C258D2" w:rsidRDefault="00C258D2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C258D2" w14:paraId="108A60B8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65D98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1323C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11378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BD1B" w14:textId="77777777" w:rsidR="00C258D2" w:rsidRDefault="00C258D2" w:rsidP="00C82536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9ED5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752C0A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277397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258D2" w14:paraId="19323314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D25DF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AA3D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</w:t>
            </w:r>
            <w:r w:rsidR="00002688">
              <w:rPr>
                <w:rFonts w:hint="eastAsia"/>
                <w:szCs w:val="21"/>
              </w:rPr>
              <w:t>修改</w:t>
            </w:r>
            <w:r>
              <w:rPr>
                <w:rFonts w:hint="eastAsia"/>
                <w:szCs w:val="21"/>
              </w:rPr>
              <w:t>登记日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9B1E9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29FC" w14:textId="77777777" w:rsidR="00C258D2" w:rsidRDefault="00C258D2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8995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8D538" w14:textId="77777777" w:rsidR="00C258D2" w:rsidRDefault="00C258D2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日期选择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B91B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默认为当前系统日期。</w:t>
            </w:r>
          </w:p>
        </w:tc>
      </w:tr>
      <w:tr w:rsidR="00C258D2" w14:paraId="3C1BE5EA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E39E4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FBF70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承兑币种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FFCD5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36CB8" w14:textId="77777777" w:rsidR="00C258D2" w:rsidRDefault="00C258D2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E938D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F77B6" w14:textId="77777777" w:rsidR="00C258D2" w:rsidRDefault="00C258D2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8C1C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默认为信用证币种</w:t>
            </w:r>
          </w:p>
        </w:tc>
      </w:tr>
      <w:tr w:rsidR="00C258D2" w14:paraId="7FC8E7C0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01063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1594B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承兑金额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B55FB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E5FD0" w14:textId="77777777" w:rsidR="00C258D2" w:rsidRDefault="00C258D2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A268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91C5D" w14:textId="77777777" w:rsidR="00C258D2" w:rsidRDefault="00C258D2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F88C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258D2" w14:paraId="05B2BA8C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FA93C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3FA2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承兑行</w:t>
            </w:r>
            <w:r>
              <w:rPr>
                <w:rFonts w:hint="eastAsia"/>
                <w:szCs w:val="21"/>
              </w:rPr>
              <w:t>SWIFTCODE-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205B6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20B7B" w14:textId="77777777" w:rsidR="00C258D2" w:rsidRDefault="00C258D2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4AF8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BEB67" w14:textId="77777777" w:rsidR="00C258D2" w:rsidRDefault="00C258D2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2AA0D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258D2" w14:paraId="0D189C0D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B5039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15980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承兑行名称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33F38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D1843" w14:textId="77777777" w:rsidR="00C258D2" w:rsidRDefault="00C258D2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C923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914DC" w14:textId="77777777" w:rsidR="00C258D2" w:rsidRDefault="00C258D2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23142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258D2" w14:paraId="676FC58D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767DB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7FAD2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到期付汇日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4851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395A" w14:textId="77777777" w:rsidR="00C258D2" w:rsidRDefault="00C258D2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D0CA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BBDD5" w14:textId="77777777" w:rsidR="00C258D2" w:rsidRDefault="00C258D2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E848C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258D2" w14:paraId="43F8A1B1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A9221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4E902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BD694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D857" w14:textId="77777777" w:rsidR="00C258D2" w:rsidRDefault="00C258D2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F3CBA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96B1C" w14:textId="77777777" w:rsidR="00C258D2" w:rsidRDefault="00C258D2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EEC35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C258D2" w14:paraId="211076E5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FE7A1" w14:textId="77777777" w:rsidR="001451D5" w:rsidRDefault="001451D5" w:rsidP="001451D5">
            <w:pPr>
              <w:numPr>
                <w:ilvl w:val="0"/>
                <w:numId w:val="4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5EDA5" w14:textId="77777777" w:rsidR="00C258D2" w:rsidRDefault="00C258D2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AAAD5" w14:textId="77777777" w:rsidR="00C258D2" w:rsidRDefault="00C258D2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889B2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1CC0" w14:textId="77777777" w:rsidR="00C258D2" w:rsidRDefault="00C258D2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6B63D" w14:textId="77777777" w:rsidR="00C258D2" w:rsidRDefault="00C258D2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A0D64" w14:textId="77777777" w:rsidR="00C258D2" w:rsidRDefault="00C258D2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</w:tbl>
    <w:p w14:paraId="0FADE033" w14:textId="77777777" w:rsidR="00C258D2" w:rsidRDefault="00C258D2" w:rsidP="00C258D2">
      <w:pPr>
        <w:pStyle w:val="4"/>
      </w:pPr>
      <w:r>
        <w:rPr>
          <w:rFonts w:hint="eastAsia"/>
        </w:rPr>
        <w:t>交易控制</w:t>
      </w:r>
    </w:p>
    <w:p w14:paraId="1C7EB010" w14:textId="77777777" w:rsidR="00C258D2" w:rsidRDefault="00C258D2" w:rsidP="00C258D2">
      <w:pPr>
        <w:pStyle w:val="5"/>
      </w:pPr>
      <w:r>
        <w:rPr>
          <w:rFonts w:hint="eastAsia"/>
        </w:rPr>
        <w:t>交易控制左树说明：</w:t>
      </w:r>
    </w:p>
    <w:p w14:paraId="43351DBE" w14:textId="77777777" w:rsidR="00C258D2" w:rsidRDefault="00C258D2" w:rsidP="00C258D2">
      <w:r>
        <w:rPr>
          <w:rFonts w:hint="eastAsia"/>
        </w:rPr>
        <w:t>远期信用证</w:t>
      </w:r>
      <w:r w:rsidR="00C97553">
        <w:rPr>
          <w:rFonts w:hint="eastAsia"/>
        </w:rPr>
        <w:t>已发生过承兑，</w:t>
      </w:r>
      <w:r>
        <w:rPr>
          <w:rFonts w:hint="eastAsia"/>
        </w:rPr>
        <w:t>未闭卷，单据未闭卷；</w:t>
      </w:r>
    </w:p>
    <w:p w14:paraId="67C2EA3F" w14:textId="77777777" w:rsidR="00C258D2" w:rsidRDefault="00C258D2" w:rsidP="00C258D2">
      <w:pPr>
        <w:pStyle w:val="4"/>
      </w:pPr>
      <w:r>
        <w:rPr>
          <w:rFonts w:hint="eastAsia"/>
        </w:rPr>
        <w:t>边界描述</w:t>
      </w:r>
    </w:p>
    <w:p w14:paraId="3BA16621" w14:textId="77777777" w:rsidR="00C258D2" w:rsidRDefault="00C258D2" w:rsidP="00C258D2">
      <w:pPr>
        <w:ind w:firstLine="420"/>
      </w:pPr>
      <w:r>
        <w:rPr>
          <w:rFonts w:hint="eastAsia"/>
        </w:rPr>
        <w:t>无</w:t>
      </w:r>
    </w:p>
    <w:p w14:paraId="39D7C167" w14:textId="77777777" w:rsidR="00C258D2" w:rsidRDefault="00C258D2" w:rsidP="00C258D2">
      <w:pPr>
        <w:pStyle w:val="4"/>
      </w:pPr>
      <w:r>
        <w:rPr>
          <w:rFonts w:hint="eastAsia"/>
        </w:rPr>
        <w:t>输出描述</w:t>
      </w:r>
    </w:p>
    <w:p w14:paraId="252355DA" w14:textId="77777777" w:rsidR="00C258D2" w:rsidRDefault="00C258D2" w:rsidP="00C258D2">
      <w:pPr>
        <w:pStyle w:val="5"/>
      </w:pPr>
      <w:r>
        <w:rPr>
          <w:rFonts w:hint="eastAsia"/>
        </w:rPr>
        <w:t>面函</w:t>
      </w:r>
    </w:p>
    <w:p w14:paraId="57A13FF8" w14:textId="77777777" w:rsidR="00C258D2" w:rsidRDefault="00C258D2" w:rsidP="00C258D2">
      <w:pPr>
        <w:ind w:firstLine="420"/>
      </w:pPr>
      <w:r>
        <w:rPr>
          <w:rFonts w:hint="eastAsia"/>
        </w:rPr>
        <w:t>无</w:t>
      </w:r>
    </w:p>
    <w:p w14:paraId="601FFAA3" w14:textId="77777777" w:rsidR="00C258D2" w:rsidRDefault="00C258D2" w:rsidP="00C258D2">
      <w:pPr>
        <w:pStyle w:val="5"/>
      </w:pPr>
      <w:r>
        <w:rPr>
          <w:rFonts w:hint="eastAsia"/>
        </w:rPr>
        <w:t>报文</w:t>
      </w:r>
    </w:p>
    <w:p w14:paraId="45DF2E7C" w14:textId="77777777" w:rsidR="00C258D2" w:rsidRDefault="00C258D2" w:rsidP="00C258D2">
      <w:pPr>
        <w:ind w:leftChars="100" w:left="210" w:firstLine="210"/>
      </w:pPr>
      <w:r>
        <w:rPr>
          <w:rFonts w:hint="eastAsia"/>
        </w:rPr>
        <w:t>无</w:t>
      </w:r>
    </w:p>
    <w:p w14:paraId="1E071AC6" w14:textId="77777777" w:rsidR="00C258D2" w:rsidRDefault="00C258D2" w:rsidP="00C258D2">
      <w:pPr>
        <w:pStyle w:val="4"/>
      </w:pPr>
      <w:r>
        <w:rPr>
          <w:rFonts w:hint="eastAsia"/>
        </w:rPr>
        <w:t>保证金和额度</w:t>
      </w:r>
    </w:p>
    <w:p w14:paraId="119ADB99" w14:textId="77777777" w:rsidR="00C258D2" w:rsidRDefault="00C258D2" w:rsidP="00C258D2">
      <w:pPr>
        <w:ind w:firstLine="420"/>
      </w:pPr>
      <w:r>
        <w:rPr>
          <w:rFonts w:hint="eastAsia"/>
        </w:rPr>
        <w:t>无</w:t>
      </w:r>
    </w:p>
    <w:p w14:paraId="7CE742DD" w14:textId="77777777" w:rsidR="00C258D2" w:rsidRDefault="00C258D2" w:rsidP="00C258D2">
      <w:pPr>
        <w:pStyle w:val="4"/>
      </w:pPr>
      <w:r>
        <w:rPr>
          <w:rFonts w:hint="eastAsia"/>
        </w:rPr>
        <w:t>手续费</w:t>
      </w:r>
    </w:p>
    <w:p w14:paraId="4EFD00A9" w14:textId="77777777" w:rsidR="00C258D2" w:rsidRDefault="00C258D2" w:rsidP="00C258D2">
      <w:pPr>
        <w:ind w:firstLine="420"/>
      </w:pPr>
      <w:r>
        <w:rPr>
          <w:rFonts w:hint="eastAsia"/>
        </w:rPr>
        <w:t>无</w:t>
      </w:r>
    </w:p>
    <w:p w14:paraId="5B0F2E48" w14:textId="77777777" w:rsidR="00C258D2" w:rsidRDefault="00C258D2" w:rsidP="00C258D2">
      <w:pPr>
        <w:pStyle w:val="4"/>
      </w:pPr>
      <w:r>
        <w:rPr>
          <w:rFonts w:hint="eastAsia"/>
        </w:rPr>
        <w:t>会计分录</w:t>
      </w:r>
    </w:p>
    <w:p w14:paraId="706F66A8" w14:textId="77777777" w:rsidR="00C258D2" w:rsidRDefault="00C258D2" w:rsidP="00C258D2">
      <w:pPr>
        <w:ind w:firstLine="420"/>
      </w:pPr>
      <w:r w:rsidRPr="00A40009">
        <w:rPr>
          <w:rFonts w:hint="eastAsia"/>
        </w:rPr>
        <w:t>无</w:t>
      </w:r>
    </w:p>
    <w:p w14:paraId="7CC22773" w14:textId="77777777" w:rsidR="00C258D2" w:rsidRDefault="00C258D2" w:rsidP="00C258D2">
      <w:pPr>
        <w:pStyle w:val="4"/>
      </w:pPr>
      <w:r>
        <w:rPr>
          <w:rFonts w:hint="eastAsia"/>
        </w:rPr>
        <w:t>其他</w:t>
      </w:r>
    </w:p>
    <w:p w14:paraId="3F7060B0" w14:textId="77777777" w:rsidR="00C7050F" w:rsidRDefault="00C258D2" w:rsidP="00C258D2">
      <w:pPr>
        <w:ind w:firstLine="420"/>
      </w:pPr>
      <w:r>
        <w:rPr>
          <w:rFonts w:hint="eastAsia"/>
        </w:rPr>
        <w:t>无</w:t>
      </w:r>
    </w:p>
    <w:p w14:paraId="553A07CB" w14:textId="77777777" w:rsidR="00451895" w:rsidRDefault="00451895" w:rsidP="00451895">
      <w:pPr>
        <w:pStyle w:val="3"/>
      </w:pPr>
      <w:bookmarkStart w:id="1031" w:name="_Toc403122942"/>
      <w:r>
        <w:rPr>
          <w:rFonts w:hint="eastAsia"/>
        </w:rPr>
        <w:t>拒付登记</w:t>
      </w:r>
      <w:bookmarkEnd w:id="1031"/>
    </w:p>
    <w:p w14:paraId="2E49D801" w14:textId="77777777" w:rsidR="00451895" w:rsidRDefault="00451895" w:rsidP="00451895">
      <w:pPr>
        <w:pStyle w:val="4"/>
      </w:pPr>
      <w:r>
        <w:rPr>
          <w:rFonts w:hint="eastAsia"/>
        </w:rPr>
        <w:t>交易描述：</w:t>
      </w:r>
    </w:p>
    <w:p w14:paraId="61F06F5C" w14:textId="77777777" w:rsidR="00451895" w:rsidRDefault="00451895" w:rsidP="00451895">
      <w:pPr>
        <w:ind w:firstLineChars="202" w:firstLine="424"/>
      </w:pPr>
      <w:r>
        <w:rPr>
          <w:rFonts w:hint="eastAsia"/>
        </w:rPr>
        <w:t>本交易是收到开证行的</w:t>
      </w:r>
      <w:r w:rsidR="004645D3">
        <w:rPr>
          <w:rFonts w:hint="eastAsia"/>
        </w:rPr>
        <w:t>拒付</w:t>
      </w:r>
      <w:r>
        <w:rPr>
          <w:rFonts w:hint="eastAsia"/>
        </w:rPr>
        <w:t>电时，作</w:t>
      </w:r>
      <w:r w:rsidR="004645D3">
        <w:rPr>
          <w:rFonts w:hint="eastAsia"/>
        </w:rPr>
        <w:t>拒付</w:t>
      </w:r>
      <w:r>
        <w:rPr>
          <w:rFonts w:hint="eastAsia"/>
        </w:rPr>
        <w:t>登记处理。</w:t>
      </w:r>
    </w:p>
    <w:p w14:paraId="5FED03D2" w14:textId="77777777" w:rsidR="00451895" w:rsidRDefault="00451895" w:rsidP="00451895">
      <w:pPr>
        <w:pStyle w:val="4"/>
      </w:pPr>
      <w:r>
        <w:rPr>
          <w:rFonts w:hint="eastAsia"/>
        </w:rPr>
        <w:t>柜员操作</w:t>
      </w:r>
    </w:p>
    <w:p w14:paraId="22B8829B" w14:textId="77777777" w:rsidR="00451895" w:rsidRDefault="00451895" w:rsidP="00451895">
      <w:pPr>
        <w:ind w:firstLine="420"/>
      </w:pPr>
      <w:r>
        <w:rPr>
          <w:rFonts w:hint="eastAsia"/>
        </w:rPr>
        <w:t>本交易由具有信用证</w:t>
      </w:r>
      <w:r w:rsidR="004645D3">
        <w:rPr>
          <w:rFonts w:hint="eastAsia"/>
        </w:rPr>
        <w:t>拒付</w:t>
      </w:r>
      <w:r>
        <w:rPr>
          <w:rFonts w:hint="eastAsia"/>
        </w:rPr>
        <w:t>登记经办权限的柜员发起操作。</w:t>
      </w:r>
    </w:p>
    <w:p w14:paraId="1B773CB1" w14:textId="77777777" w:rsidR="00451895" w:rsidRDefault="00451895" w:rsidP="00451895">
      <w:pPr>
        <w:ind w:firstLine="420"/>
      </w:pPr>
      <w:r>
        <w:rPr>
          <w:rFonts w:hint="eastAsia"/>
        </w:rPr>
        <w:t>系统需支持手工发起，报文发起。</w:t>
      </w:r>
    </w:p>
    <w:p w14:paraId="4860179C" w14:textId="77777777" w:rsidR="00451895" w:rsidRDefault="00451895" w:rsidP="00451895">
      <w:pPr>
        <w:pStyle w:val="4"/>
      </w:pPr>
      <w:r>
        <w:rPr>
          <w:rFonts w:hint="eastAsia"/>
        </w:rPr>
        <w:t>界面布局与菜单按钮</w:t>
      </w:r>
    </w:p>
    <w:p w14:paraId="29769630" w14:textId="77777777" w:rsidR="00451895" w:rsidRDefault="00451895" w:rsidP="00451895">
      <w:pPr>
        <w:ind w:firstLine="420"/>
      </w:pPr>
      <w:r>
        <w:rPr>
          <w:rFonts w:hint="eastAsia"/>
        </w:rPr>
        <w:t>同一页面布局原则，一行两列，从上至下：</w:t>
      </w:r>
    </w:p>
    <w:p w14:paraId="456C7319" w14:textId="77777777" w:rsidR="00451895" w:rsidRDefault="00451895" w:rsidP="00451895">
      <w:pPr>
        <w:ind w:firstLine="420"/>
      </w:pPr>
      <w:r>
        <w:rPr>
          <w:rFonts w:hint="eastAsia"/>
        </w:rPr>
        <w:t>第一区域：基本信息；</w:t>
      </w:r>
    </w:p>
    <w:p w14:paraId="6C8860BE" w14:textId="77777777" w:rsidR="00451895" w:rsidRDefault="00451895" w:rsidP="00451895">
      <w:pPr>
        <w:ind w:firstLine="420"/>
      </w:pPr>
      <w:r>
        <w:rPr>
          <w:rFonts w:hint="eastAsia"/>
        </w:rPr>
        <w:t>第三区域：按钮。</w:t>
      </w:r>
    </w:p>
    <w:p w14:paraId="46F450FC" w14:textId="77777777" w:rsidR="00451895" w:rsidRDefault="00451895" w:rsidP="00451895">
      <w:pPr>
        <w:pStyle w:val="5"/>
      </w:pPr>
      <w:r>
        <w:rPr>
          <w:rFonts w:hint="eastAsia"/>
        </w:rPr>
        <w:t>基本信息和按钮</w:t>
      </w:r>
    </w:p>
    <w:p w14:paraId="25D3A60B" w14:textId="77777777" w:rsidR="00451895" w:rsidRDefault="00451895" w:rsidP="00451895">
      <w:pPr>
        <w:ind w:leftChars="-675" w:left="-1418" w:firstLine="420"/>
      </w:pPr>
    </w:p>
    <w:p w14:paraId="4395CD50" w14:textId="77777777" w:rsidR="00C82536" w:rsidRDefault="003B5F42" w:rsidP="00451895">
      <w:pPr>
        <w:ind w:leftChars="-675" w:left="-1418" w:firstLine="420"/>
      </w:pPr>
      <w:r>
        <w:rPr>
          <w:noProof/>
        </w:rPr>
        <w:drawing>
          <wp:inline distT="0" distB="0" distL="0" distR="0" wp14:anchorId="288BA86D" wp14:editId="10C9332B">
            <wp:extent cx="6750000" cy="3988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拒付登记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3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3D51" w14:textId="77777777" w:rsidR="00451895" w:rsidRDefault="00451895" w:rsidP="00451895">
      <w:pPr>
        <w:ind w:firstLineChars="202" w:firstLine="424"/>
      </w:pPr>
      <w:r>
        <w:rPr>
          <w:rFonts w:hint="eastAsia"/>
        </w:rPr>
        <w:t>备注：</w:t>
      </w:r>
    </w:p>
    <w:p w14:paraId="3C2742AA" w14:textId="77777777" w:rsidR="00451895" w:rsidRDefault="00451895" w:rsidP="00451895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49353F5C" w14:textId="77777777" w:rsidR="00451895" w:rsidRDefault="00451895" w:rsidP="00451895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451895" w14:paraId="5E481C0F" w14:textId="77777777" w:rsidTr="00C82536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1ACC90D4" w14:textId="77777777" w:rsidR="00451895" w:rsidRDefault="00451895" w:rsidP="00C82536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34DCD7C7" w14:textId="77777777" w:rsidR="00451895" w:rsidRDefault="00451895" w:rsidP="00C82536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174EC111" w14:textId="77777777" w:rsidR="00451895" w:rsidRDefault="00451895" w:rsidP="00C82536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  <w:vAlign w:val="center"/>
          </w:tcPr>
          <w:p w14:paraId="43515F80" w14:textId="77777777" w:rsidR="00451895" w:rsidRDefault="00451895" w:rsidP="00C82536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23C97F6D" w14:textId="77777777" w:rsidR="00451895" w:rsidRDefault="00451895" w:rsidP="00C82536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042A4ED8" w14:textId="77777777" w:rsidR="00451895" w:rsidRDefault="00451895" w:rsidP="00C82536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661F6A91" w14:textId="77777777" w:rsidR="00451895" w:rsidRDefault="00451895" w:rsidP="00C82536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51895" w14:paraId="671EBA7A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94E0F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44A6C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信用证号码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7FB2F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C0DC4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91449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C0690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4BE8B" w14:textId="77777777" w:rsidR="00451895" w:rsidRDefault="00451895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451895" w14:paraId="6BD2B2C3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4CE63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E6D4E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40BCB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6F5F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5679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813F6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27A18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451895" w14:paraId="77D4C7A0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0C257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C373B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</w:t>
            </w:r>
            <w:r>
              <w:rPr>
                <w:rFonts w:hint="eastAsia"/>
                <w:szCs w:val="21"/>
              </w:rPr>
              <w:t>SWIFTCODE-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FB20C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E2125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A576A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987415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AA2184" w14:textId="77777777" w:rsidR="00451895" w:rsidRDefault="00451895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451895" w14:paraId="532AE236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B3CF0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87C0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D8BF2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896C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ACB28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0659D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73F0E" w14:textId="77777777" w:rsidR="00451895" w:rsidRDefault="00451895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451895" w14:paraId="7FF6378F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52190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55307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EF27B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948B3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6EA25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4175AA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44BEDFF" w14:textId="77777777" w:rsidR="00451895" w:rsidRDefault="00451895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451895" w14:paraId="29F25CA8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E66AE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F342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200D7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3E74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3B5D7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3E0CE" w14:textId="77777777" w:rsidR="00451895" w:rsidRDefault="00451895" w:rsidP="00C82536">
            <w:pPr>
              <w:ind w:leftChars="-37" w:left="-78" w:right="210" w:firstLine="1"/>
              <w:jc w:val="left"/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27A9" w14:textId="77777777" w:rsidR="00451895" w:rsidRDefault="00451895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451895" w14:paraId="582BD83B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95FD6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E8789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250BC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01E74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2009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AF38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8C8CB" w14:textId="77777777" w:rsidR="00451895" w:rsidRDefault="00451895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451895" w14:paraId="79099687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32A06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FF2CE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2C5BF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8DC11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7468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199EA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8191" w14:textId="77777777" w:rsidR="00451895" w:rsidRDefault="00451895" w:rsidP="00C82536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451895" w14:paraId="43503B79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A6BC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7780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A576C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88F9E" w14:textId="77777777" w:rsidR="00451895" w:rsidRDefault="00451895" w:rsidP="00C82536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A81E2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8E57AA4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9EC09D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451895" w14:paraId="5CCAFB30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67548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E53AD" w14:textId="77777777" w:rsidR="00451895" w:rsidRDefault="004645D3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拒付</w:t>
            </w:r>
            <w:r w:rsidR="00451895">
              <w:rPr>
                <w:rFonts w:hint="eastAsia"/>
                <w:szCs w:val="21"/>
              </w:rPr>
              <w:t>登记日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CEBE3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4DB7" w14:textId="77777777" w:rsidR="00451895" w:rsidRDefault="00451895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C2EB0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7DB2C" w14:textId="77777777" w:rsidR="00451895" w:rsidRDefault="00451895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日期选择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FFA89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默认为当前系统日期。</w:t>
            </w:r>
          </w:p>
        </w:tc>
      </w:tr>
      <w:tr w:rsidR="00451895" w14:paraId="695DEBD7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33AB9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0C6B0" w14:textId="77777777" w:rsidR="00451895" w:rsidRDefault="004645D3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拒付</w:t>
            </w:r>
            <w:r w:rsidR="00451895">
              <w:rPr>
                <w:rFonts w:hint="eastAsia"/>
                <w:szCs w:val="21"/>
              </w:rPr>
              <w:t>币种</w:t>
            </w:r>
            <w:r w:rsidR="00451895"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334F8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3B835" w14:textId="77777777" w:rsidR="00451895" w:rsidRDefault="00451895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E7FE1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C9E2C" w14:textId="77777777" w:rsidR="00451895" w:rsidRDefault="00451895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CEA1C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默认为信用证币种</w:t>
            </w:r>
          </w:p>
        </w:tc>
      </w:tr>
      <w:tr w:rsidR="00451895" w14:paraId="6495C880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D95BC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2617" w14:textId="77777777" w:rsidR="00451895" w:rsidRDefault="004645D3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拒付</w:t>
            </w:r>
            <w:r w:rsidR="00451895">
              <w:rPr>
                <w:rFonts w:hint="eastAsia"/>
                <w:szCs w:val="21"/>
              </w:rPr>
              <w:t>金额</w:t>
            </w:r>
            <w:r w:rsidR="00451895"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FFD33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153E3" w14:textId="77777777" w:rsidR="00451895" w:rsidRDefault="00451895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F472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D901B" w14:textId="77777777" w:rsidR="00451895" w:rsidRDefault="00451895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3BB7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451895" w14:paraId="5596C93D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9BB5A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5843" w14:textId="77777777" w:rsidR="00451895" w:rsidRDefault="004645D3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拒付原因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80A1C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B31C" w14:textId="77777777" w:rsidR="00451895" w:rsidRDefault="00451895" w:rsidP="004645D3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</w:t>
            </w:r>
            <w:r w:rsidR="004645D3">
              <w:rPr>
                <w:rFonts w:ascii="宋体" w:hAnsi="宋体" w:hint="eastAsia"/>
              </w:rPr>
              <w:t>50</w:t>
            </w:r>
            <w:r>
              <w:rPr>
                <w:rFonts w:ascii="宋体" w:hAnsi="宋体" w:hint="eastAsia"/>
              </w:rPr>
              <w:t>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BF1F7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E84CB" w14:textId="77777777" w:rsidR="00451895" w:rsidRDefault="00451895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4773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451895" w14:paraId="172C26BE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3076C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810B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34F6C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C690" w14:textId="77777777" w:rsidR="00451895" w:rsidRDefault="00451895" w:rsidP="00C82536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06477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B277C" w14:textId="77777777" w:rsidR="00451895" w:rsidRDefault="00451895" w:rsidP="00C82536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报文导入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9C70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451895" w14:paraId="006868B0" w14:textId="77777777" w:rsidTr="00C82536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70764" w14:textId="77777777" w:rsidR="001451D5" w:rsidRDefault="001451D5" w:rsidP="001451D5">
            <w:pPr>
              <w:numPr>
                <w:ilvl w:val="0"/>
                <w:numId w:val="4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3BEE" w14:textId="77777777" w:rsidR="00451895" w:rsidRDefault="00451895" w:rsidP="00C82536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EE092" w14:textId="77777777" w:rsidR="00451895" w:rsidRDefault="00451895" w:rsidP="00C82536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A02F9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04AA" w14:textId="77777777" w:rsidR="00451895" w:rsidRDefault="00451895" w:rsidP="00C82536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CD16B" w14:textId="77777777" w:rsidR="00451895" w:rsidRDefault="00451895" w:rsidP="00C82536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A9951" w14:textId="77777777" w:rsidR="00451895" w:rsidRDefault="00451895" w:rsidP="00C82536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</w:tbl>
    <w:p w14:paraId="4084CB27" w14:textId="77777777" w:rsidR="00451895" w:rsidRDefault="00451895" w:rsidP="00451895">
      <w:pPr>
        <w:pStyle w:val="4"/>
      </w:pPr>
      <w:r>
        <w:rPr>
          <w:rFonts w:hint="eastAsia"/>
        </w:rPr>
        <w:t>交易控制</w:t>
      </w:r>
    </w:p>
    <w:p w14:paraId="41727F3F" w14:textId="77777777" w:rsidR="00451895" w:rsidRDefault="00451895" w:rsidP="00451895">
      <w:pPr>
        <w:pStyle w:val="5"/>
      </w:pPr>
      <w:r>
        <w:rPr>
          <w:rFonts w:hint="eastAsia"/>
        </w:rPr>
        <w:t>交易控制左树说明：</w:t>
      </w:r>
    </w:p>
    <w:p w14:paraId="60886136" w14:textId="77777777" w:rsidR="00451895" w:rsidRDefault="00451895" w:rsidP="00451895">
      <w:r>
        <w:rPr>
          <w:rFonts w:hint="eastAsia"/>
        </w:rPr>
        <w:t>信用证未闭卷，单据未闭卷；</w:t>
      </w:r>
    </w:p>
    <w:p w14:paraId="6B063FD6" w14:textId="77777777" w:rsidR="00451895" w:rsidRDefault="00451895" w:rsidP="00451895">
      <w:pPr>
        <w:pStyle w:val="4"/>
      </w:pPr>
      <w:r>
        <w:rPr>
          <w:rFonts w:hint="eastAsia"/>
        </w:rPr>
        <w:t>边界描述</w:t>
      </w:r>
    </w:p>
    <w:p w14:paraId="69CBF22C" w14:textId="77777777" w:rsidR="00451895" w:rsidRDefault="00451895" w:rsidP="00451895">
      <w:pPr>
        <w:ind w:firstLine="420"/>
      </w:pPr>
      <w:r>
        <w:rPr>
          <w:rFonts w:hint="eastAsia"/>
        </w:rPr>
        <w:t>无</w:t>
      </w:r>
    </w:p>
    <w:p w14:paraId="50165E85" w14:textId="77777777" w:rsidR="00451895" w:rsidRDefault="00451895" w:rsidP="00451895">
      <w:pPr>
        <w:pStyle w:val="4"/>
      </w:pPr>
      <w:r>
        <w:rPr>
          <w:rFonts w:hint="eastAsia"/>
        </w:rPr>
        <w:t>输出描述</w:t>
      </w:r>
    </w:p>
    <w:p w14:paraId="0534FAAC" w14:textId="77777777" w:rsidR="00451895" w:rsidRDefault="00451895" w:rsidP="00451895">
      <w:pPr>
        <w:pStyle w:val="5"/>
      </w:pPr>
      <w:r>
        <w:rPr>
          <w:rFonts w:hint="eastAsia"/>
        </w:rPr>
        <w:t>面函</w:t>
      </w:r>
    </w:p>
    <w:p w14:paraId="5C81509B" w14:textId="77777777" w:rsidR="00451895" w:rsidRDefault="00451895" w:rsidP="00451895">
      <w:pPr>
        <w:ind w:firstLine="420"/>
      </w:pPr>
      <w:r>
        <w:rPr>
          <w:rFonts w:hint="eastAsia"/>
        </w:rPr>
        <w:t>无</w:t>
      </w:r>
    </w:p>
    <w:p w14:paraId="67FE2605" w14:textId="77777777" w:rsidR="00451895" w:rsidRDefault="00451895" w:rsidP="00451895">
      <w:pPr>
        <w:pStyle w:val="5"/>
      </w:pPr>
      <w:r>
        <w:rPr>
          <w:rFonts w:hint="eastAsia"/>
        </w:rPr>
        <w:t>报文</w:t>
      </w:r>
    </w:p>
    <w:p w14:paraId="1C05743F" w14:textId="77777777" w:rsidR="00451895" w:rsidRDefault="00451895" w:rsidP="00451895">
      <w:pPr>
        <w:ind w:leftChars="100" w:left="210" w:firstLine="210"/>
      </w:pPr>
      <w:r>
        <w:rPr>
          <w:rFonts w:hint="eastAsia"/>
        </w:rPr>
        <w:t>无</w:t>
      </w:r>
    </w:p>
    <w:p w14:paraId="184953FB" w14:textId="77777777" w:rsidR="00451895" w:rsidRDefault="00451895" w:rsidP="00451895">
      <w:pPr>
        <w:pStyle w:val="4"/>
      </w:pPr>
      <w:r>
        <w:rPr>
          <w:rFonts w:hint="eastAsia"/>
        </w:rPr>
        <w:t>保证金和额度</w:t>
      </w:r>
    </w:p>
    <w:p w14:paraId="50277569" w14:textId="77777777" w:rsidR="00451895" w:rsidRDefault="00451895" w:rsidP="00451895">
      <w:pPr>
        <w:ind w:firstLine="420"/>
      </w:pPr>
      <w:r>
        <w:rPr>
          <w:rFonts w:hint="eastAsia"/>
        </w:rPr>
        <w:t>无</w:t>
      </w:r>
    </w:p>
    <w:p w14:paraId="14D023F3" w14:textId="77777777" w:rsidR="00451895" w:rsidRDefault="00451895" w:rsidP="00451895">
      <w:pPr>
        <w:pStyle w:val="4"/>
      </w:pPr>
      <w:r>
        <w:rPr>
          <w:rFonts w:hint="eastAsia"/>
        </w:rPr>
        <w:t>手续费</w:t>
      </w:r>
    </w:p>
    <w:p w14:paraId="0FFFDCD9" w14:textId="77777777" w:rsidR="00451895" w:rsidRDefault="00451895" w:rsidP="00451895">
      <w:pPr>
        <w:ind w:firstLine="420"/>
      </w:pPr>
      <w:r>
        <w:rPr>
          <w:rFonts w:hint="eastAsia"/>
        </w:rPr>
        <w:t>无</w:t>
      </w:r>
    </w:p>
    <w:p w14:paraId="65C833D1" w14:textId="77777777" w:rsidR="00451895" w:rsidRDefault="00451895" w:rsidP="00451895">
      <w:pPr>
        <w:pStyle w:val="4"/>
      </w:pPr>
      <w:r>
        <w:rPr>
          <w:rFonts w:hint="eastAsia"/>
        </w:rPr>
        <w:t>会计分录</w:t>
      </w:r>
    </w:p>
    <w:p w14:paraId="4C78C19A" w14:textId="77777777" w:rsidR="00451895" w:rsidRDefault="00451895" w:rsidP="00451895">
      <w:pPr>
        <w:ind w:firstLine="420"/>
      </w:pPr>
      <w:r w:rsidRPr="00A40009">
        <w:rPr>
          <w:rFonts w:hint="eastAsia"/>
        </w:rPr>
        <w:t>无</w:t>
      </w:r>
    </w:p>
    <w:p w14:paraId="4FA80145" w14:textId="77777777" w:rsidR="00451895" w:rsidRDefault="00451895" w:rsidP="00451895">
      <w:pPr>
        <w:pStyle w:val="4"/>
      </w:pPr>
      <w:r>
        <w:rPr>
          <w:rFonts w:hint="eastAsia"/>
        </w:rPr>
        <w:t>其他</w:t>
      </w:r>
    </w:p>
    <w:p w14:paraId="7B45831D" w14:textId="77777777" w:rsidR="00451895" w:rsidRDefault="00451895" w:rsidP="00451895">
      <w:pPr>
        <w:ind w:firstLine="420"/>
      </w:pPr>
      <w:r>
        <w:rPr>
          <w:rFonts w:hint="eastAsia"/>
        </w:rPr>
        <w:t>无</w:t>
      </w:r>
    </w:p>
    <w:p w14:paraId="34C3E194" w14:textId="77777777" w:rsidR="0004375B" w:rsidRDefault="007027A8">
      <w:pPr>
        <w:pStyle w:val="3"/>
      </w:pPr>
      <w:bookmarkStart w:id="1032" w:name="_Toc403122943"/>
      <w:r>
        <w:rPr>
          <w:rFonts w:hint="eastAsia"/>
        </w:rPr>
        <w:t>信用证收汇</w:t>
      </w:r>
      <w:bookmarkEnd w:id="1032"/>
    </w:p>
    <w:p w14:paraId="59B1AFEC" w14:textId="77777777" w:rsidR="001451D5" w:rsidRDefault="000A4247" w:rsidP="001451D5">
      <w:pPr>
        <w:pStyle w:val="4"/>
      </w:pPr>
      <w:r>
        <w:rPr>
          <w:rFonts w:hint="eastAsia"/>
        </w:rPr>
        <w:t>业务流程图</w:t>
      </w:r>
    </w:p>
    <w:p w14:paraId="10B6E3AD" w14:textId="77777777" w:rsidR="001451D5" w:rsidRDefault="000A4247" w:rsidP="001451D5">
      <w:r>
        <w:object w:dxaOrig="6509" w:dyaOrig="9854" w14:anchorId="11BCBCBC">
          <v:shape id="_x0000_i1035" type="#_x0000_t75" style="width:325.5pt;height:492.75pt" o:ole="">
            <v:imagedata r:id="rId36" o:title=""/>
          </v:shape>
          <o:OLEObject Type="Embed" ProgID="Visio.Drawing.11" ShapeID="_x0000_i1035" DrawAspect="Content" ObjectID="_1650647102" r:id="rId37"/>
        </w:object>
      </w:r>
    </w:p>
    <w:p w14:paraId="53492FC0" w14:textId="77777777" w:rsidR="0004375B" w:rsidRDefault="007027A8">
      <w:pPr>
        <w:pStyle w:val="4"/>
      </w:pPr>
      <w:r>
        <w:rPr>
          <w:rFonts w:hint="eastAsia"/>
        </w:rPr>
        <w:t>交易描述：</w:t>
      </w:r>
    </w:p>
    <w:p w14:paraId="39B9B2AA" w14:textId="77777777" w:rsidR="0004375B" w:rsidRDefault="007027A8">
      <w:pPr>
        <w:ind w:firstLineChars="202" w:firstLine="424"/>
      </w:pPr>
      <w:r>
        <w:rPr>
          <w:rFonts w:hint="eastAsia"/>
        </w:rPr>
        <w:t>本交易是收到汇款行发来的信用证付款电文，作信用证收汇处理。</w:t>
      </w:r>
    </w:p>
    <w:p w14:paraId="2407FC66" w14:textId="77777777" w:rsidR="0004375B" w:rsidRDefault="007027A8">
      <w:pPr>
        <w:pStyle w:val="4"/>
      </w:pPr>
      <w:r>
        <w:rPr>
          <w:rFonts w:hint="eastAsia"/>
        </w:rPr>
        <w:t>柜员操作</w:t>
      </w:r>
    </w:p>
    <w:p w14:paraId="616AAA52" w14:textId="77777777" w:rsidR="0004375B" w:rsidRDefault="007027A8">
      <w:pPr>
        <w:ind w:firstLine="420"/>
      </w:pPr>
      <w:r>
        <w:rPr>
          <w:rFonts w:hint="eastAsia"/>
        </w:rPr>
        <w:t>本交易由具有信用证收汇经办权限的柜员发起操作。</w:t>
      </w:r>
    </w:p>
    <w:p w14:paraId="541500C0" w14:textId="77777777" w:rsidR="0004375B" w:rsidRDefault="007027A8">
      <w:pPr>
        <w:ind w:firstLine="420"/>
      </w:pPr>
      <w:r>
        <w:rPr>
          <w:rFonts w:hint="eastAsia"/>
        </w:rPr>
        <w:t>系统需支持手工发起，报文发起。</w:t>
      </w:r>
    </w:p>
    <w:p w14:paraId="44CAB458" w14:textId="77777777" w:rsidR="00644D01" w:rsidRDefault="00644D01" w:rsidP="00644D01">
      <w:pPr>
        <w:pStyle w:val="4"/>
      </w:pPr>
      <w:r>
        <w:rPr>
          <w:rFonts w:hint="eastAsia"/>
        </w:rPr>
        <w:t>界面布局与菜单按钮</w:t>
      </w:r>
    </w:p>
    <w:p w14:paraId="2F7571B5" w14:textId="77777777" w:rsidR="005E54D8" w:rsidRDefault="005E54D8" w:rsidP="005E54D8">
      <w:pPr>
        <w:ind w:firstLine="420"/>
      </w:pPr>
      <w:r>
        <w:rPr>
          <w:rFonts w:hint="eastAsia"/>
        </w:rPr>
        <w:t>同一页面布局原则，一行两列，从上至下：</w:t>
      </w:r>
    </w:p>
    <w:p w14:paraId="4797E925" w14:textId="77777777" w:rsidR="005E54D8" w:rsidRDefault="005E54D8" w:rsidP="005E54D8">
      <w:pPr>
        <w:ind w:firstLine="420"/>
      </w:pPr>
      <w:r>
        <w:rPr>
          <w:rFonts w:hint="eastAsia"/>
        </w:rPr>
        <w:t>第一区域：基本信息；</w:t>
      </w:r>
    </w:p>
    <w:p w14:paraId="29D819B8" w14:textId="77777777" w:rsidR="005E54D8" w:rsidRDefault="005E54D8" w:rsidP="005E54D8">
      <w:pPr>
        <w:ind w:firstLine="420"/>
      </w:pPr>
      <w:r>
        <w:rPr>
          <w:rFonts w:hint="eastAsia"/>
        </w:rPr>
        <w:t>第二区域：</w:t>
      </w:r>
      <w:r w:rsidR="00362ECC">
        <w:rPr>
          <w:rFonts w:hint="eastAsia"/>
        </w:rPr>
        <w:t>资金流向管理</w:t>
      </w:r>
      <w:r>
        <w:rPr>
          <w:rFonts w:hint="eastAsia"/>
        </w:rPr>
        <w:t>；</w:t>
      </w:r>
    </w:p>
    <w:p w14:paraId="625F632F" w14:textId="77777777" w:rsidR="005E54D8" w:rsidRDefault="00362ECC" w:rsidP="005E54D8">
      <w:pPr>
        <w:ind w:firstLine="420"/>
      </w:pPr>
      <w:r>
        <w:rPr>
          <w:rFonts w:hint="eastAsia"/>
        </w:rPr>
        <w:t>第三区域：费用管理</w:t>
      </w:r>
      <w:r>
        <w:rPr>
          <w:rFonts w:hint="eastAsia"/>
        </w:rPr>
        <w:t>;</w:t>
      </w:r>
    </w:p>
    <w:p w14:paraId="006CFCE3" w14:textId="77777777" w:rsidR="005E54D8" w:rsidRDefault="00362ECC" w:rsidP="005E54D8">
      <w:pPr>
        <w:ind w:firstLine="420"/>
      </w:pPr>
      <w:r>
        <w:rPr>
          <w:rFonts w:hint="eastAsia"/>
        </w:rPr>
        <w:t>第四区域：按钮；</w:t>
      </w:r>
    </w:p>
    <w:p w14:paraId="702E38C6" w14:textId="77777777" w:rsidR="000A703E" w:rsidRDefault="00362ECC" w:rsidP="005E54D8">
      <w:pPr>
        <w:ind w:firstLine="420"/>
      </w:pPr>
      <w:r>
        <w:rPr>
          <w:rFonts w:hint="eastAsia"/>
        </w:rPr>
        <w:t>第五区域：报文；</w:t>
      </w:r>
    </w:p>
    <w:p w14:paraId="3844F97F" w14:textId="77777777" w:rsidR="00362ECC" w:rsidRPr="008D7491" w:rsidRDefault="00362ECC" w:rsidP="005E54D8">
      <w:pPr>
        <w:ind w:firstLine="420"/>
      </w:pPr>
      <w:r>
        <w:rPr>
          <w:rFonts w:hint="eastAsia"/>
        </w:rPr>
        <w:t>第六区域：申报信息。</w:t>
      </w:r>
    </w:p>
    <w:p w14:paraId="49243C00" w14:textId="77777777" w:rsidR="000F65A0" w:rsidRDefault="000F65A0"/>
    <w:p w14:paraId="0E1EB50E" w14:textId="77777777" w:rsidR="00644D01" w:rsidRDefault="00644D01" w:rsidP="00644D01">
      <w:pPr>
        <w:pStyle w:val="5"/>
      </w:pPr>
      <w:r>
        <w:rPr>
          <w:rFonts w:hint="eastAsia"/>
        </w:rPr>
        <w:t>基本信息、</w:t>
      </w:r>
      <w:r w:rsidR="00362ECC">
        <w:rPr>
          <w:rFonts w:hint="eastAsia"/>
        </w:rPr>
        <w:t>资金流向管理、费用管理和按钮</w:t>
      </w:r>
    </w:p>
    <w:p w14:paraId="4B148086" w14:textId="77777777" w:rsidR="000F65A0" w:rsidRDefault="000F65A0">
      <w:pPr>
        <w:ind w:leftChars="-675" w:left="-1418" w:firstLine="420"/>
      </w:pPr>
    </w:p>
    <w:p w14:paraId="6C93757C" w14:textId="77777777" w:rsidR="006E13A9" w:rsidRDefault="003B5F42">
      <w:pPr>
        <w:ind w:leftChars="-675" w:left="-1418" w:firstLine="420"/>
      </w:pPr>
      <w:r>
        <w:rPr>
          <w:noProof/>
        </w:rPr>
        <w:drawing>
          <wp:inline distT="0" distB="0" distL="0" distR="0" wp14:anchorId="10A1300C" wp14:editId="12BCF53C">
            <wp:extent cx="6750000" cy="5349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收汇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53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09F5" w14:textId="77777777" w:rsidR="00644D01" w:rsidRDefault="00644D01" w:rsidP="00644D01">
      <w:pPr>
        <w:ind w:firstLineChars="202" w:firstLine="424"/>
      </w:pPr>
      <w:r>
        <w:rPr>
          <w:rFonts w:hint="eastAsia"/>
        </w:rPr>
        <w:t>备注：</w:t>
      </w:r>
    </w:p>
    <w:p w14:paraId="0BFDFC36" w14:textId="77777777" w:rsidR="00644D01" w:rsidRDefault="00644D01" w:rsidP="00644D01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29C14F01" w14:textId="77777777" w:rsidR="008C3105" w:rsidRDefault="008C3105" w:rsidP="008C3105">
      <w:pPr>
        <w:pStyle w:val="5"/>
      </w:pPr>
      <w:r>
        <w:rPr>
          <w:rFonts w:hint="eastAsia"/>
        </w:rPr>
        <w:t>报文</w:t>
      </w:r>
    </w:p>
    <w:p w14:paraId="7800935B" w14:textId="77777777" w:rsidR="000F65A0" w:rsidRDefault="000F4C38">
      <w:pPr>
        <w:ind w:leftChars="-675" w:left="-1418"/>
      </w:pPr>
      <w:r>
        <w:pict w14:anchorId="7618AD19">
          <v:shape id="_x0000_i1036" type="#_x0000_t75" style="width:532.5pt;height:230.25pt">
            <v:imagedata r:id="rId39" o:title="电文799"/>
          </v:shape>
        </w:pict>
      </w:r>
    </w:p>
    <w:p w14:paraId="4921FA87" w14:textId="77777777" w:rsidR="008C3105" w:rsidRDefault="008C3105" w:rsidP="008C3105">
      <w:pPr>
        <w:pStyle w:val="5"/>
      </w:pPr>
      <w:r>
        <w:rPr>
          <w:rFonts w:hint="eastAsia"/>
        </w:rPr>
        <w:t>申报消息</w:t>
      </w:r>
    </w:p>
    <w:p w14:paraId="3794D93F" w14:textId="77777777" w:rsidR="000F65A0" w:rsidRDefault="000F4C38">
      <w:pPr>
        <w:ind w:leftChars="-675" w:left="-1418"/>
      </w:pPr>
      <w:r>
        <w:pict w14:anchorId="2BB5A207">
          <v:shape id="_x0000_i1037" type="#_x0000_t75" style="width:533.25pt;height:288.75pt">
            <v:imagedata r:id="rId40" o:title="信用证收汇_申报信息"/>
          </v:shape>
        </w:pict>
      </w:r>
    </w:p>
    <w:p w14:paraId="645F154F" w14:textId="77777777" w:rsidR="0004375B" w:rsidRDefault="007027A8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702"/>
        <w:gridCol w:w="847"/>
        <w:gridCol w:w="996"/>
        <w:gridCol w:w="567"/>
        <w:gridCol w:w="1275"/>
        <w:gridCol w:w="2744"/>
      </w:tblGrid>
      <w:tr w:rsidR="0004375B" w14:paraId="274E5ACD" w14:textId="77777777" w:rsidTr="004B5EDA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2EC16638" w14:textId="77777777" w:rsidR="0004375B" w:rsidRDefault="007027A8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702" w:type="dxa"/>
            <w:shd w:val="clear" w:color="auto" w:fill="FFFFFF"/>
            <w:vAlign w:val="center"/>
          </w:tcPr>
          <w:p w14:paraId="4C7B491C" w14:textId="77777777" w:rsidR="0004375B" w:rsidRDefault="007027A8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847" w:type="dxa"/>
            <w:shd w:val="clear" w:color="auto" w:fill="FFFFFF"/>
            <w:vAlign w:val="center"/>
          </w:tcPr>
          <w:p w14:paraId="30B09E0D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996" w:type="dxa"/>
            <w:shd w:val="clear" w:color="auto" w:fill="FFFFFF"/>
            <w:vAlign w:val="center"/>
          </w:tcPr>
          <w:p w14:paraId="02AC1B43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1F9E9835" w14:textId="77777777" w:rsidR="0004375B" w:rsidRDefault="007027A8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2241EBF2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5605605B" w14:textId="77777777" w:rsidR="0004375B" w:rsidRDefault="007027A8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4375B" w14:paraId="4084FE9B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E38DA" w14:textId="77777777" w:rsidR="0004375B" w:rsidRDefault="0004375B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7B685" w14:textId="77777777" w:rsidR="0004375B" w:rsidRDefault="007027A8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信用证号码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1F66A" w14:textId="77777777" w:rsidR="0004375B" w:rsidRDefault="0004375B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72224" w14:textId="77777777" w:rsidR="0004375B" w:rsidRDefault="007027A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58C8D" w14:textId="77777777" w:rsidR="0004375B" w:rsidRDefault="007027A8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DF662" w14:textId="77777777" w:rsidR="0004375B" w:rsidRDefault="005421B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1DC80" w14:textId="77777777" w:rsidR="0004375B" w:rsidRDefault="0004375B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3179" w14:paraId="34C7D171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84D8F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4B34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5E514" w14:textId="77777777" w:rsidR="006B3179" w:rsidRDefault="006B3179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20C47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DBBB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369E8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9C01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0E6B025B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AB849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B95D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FED8B" w14:textId="77777777" w:rsidR="006B3179" w:rsidRDefault="006B3179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8AF48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9496E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2C691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报文解析（：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89F11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7E54196B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612DC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E50EF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收汇日期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3BC3D" w14:textId="77777777" w:rsidR="006B3179" w:rsidRDefault="006B3179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93AB7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E4E0E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5452E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BC43C" w14:textId="77777777" w:rsidR="006B3179" w:rsidRDefault="006B317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046ABA" w14:paraId="2080DCBE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02616" w14:textId="77777777" w:rsidR="00046ABA" w:rsidRDefault="00046ABA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222E3" w14:textId="77777777" w:rsidR="00046ABA" w:rsidRDefault="00046AB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境内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境外标记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132EA" w14:textId="77777777" w:rsidR="00046ABA" w:rsidRDefault="00046ABA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AE352" w14:textId="77777777" w:rsidR="00046ABA" w:rsidRDefault="00046AB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V（3）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F8FFD" w14:textId="77777777" w:rsidR="00046ABA" w:rsidRDefault="00046AB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3B686" w14:textId="77777777" w:rsidR="00046ABA" w:rsidRDefault="00046ABA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E15D0" w14:textId="77777777" w:rsidR="00046ABA" w:rsidRDefault="00046ABA" w:rsidP="00A34C75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境内，</w:t>
            </w:r>
            <w:r w:rsidRPr="00604E94">
              <w:rPr>
                <w:rFonts w:hint="eastAsia"/>
                <w:szCs w:val="21"/>
              </w:rPr>
              <w:t>境外</w:t>
            </w:r>
            <w:r>
              <w:rPr>
                <w:rFonts w:hint="eastAsia"/>
                <w:szCs w:val="21"/>
              </w:rPr>
              <w:t>)</w:t>
            </w:r>
          </w:p>
          <w:p w14:paraId="54B78BF3" w14:textId="77777777" w:rsidR="00046ABA" w:rsidRDefault="00046ABA" w:rsidP="00CD78D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用于判断是境内还是境外</w:t>
            </w:r>
            <w:r w:rsidR="00CD78D1">
              <w:rPr>
                <w:rFonts w:hint="eastAsia"/>
                <w:szCs w:val="21"/>
              </w:rPr>
              <w:t>收</w:t>
            </w:r>
            <w:r>
              <w:rPr>
                <w:rFonts w:hint="eastAsia"/>
                <w:szCs w:val="21"/>
              </w:rPr>
              <w:t>款申报。</w:t>
            </w:r>
          </w:p>
        </w:tc>
      </w:tr>
      <w:tr w:rsidR="00046ABA" w14:paraId="0732A906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3B58" w14:textId="77777777" w:rsidR="00046ABA" w:rsidRDefault="00046ABA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E5C09" w14:textId="77777777" w:rsidR="00046ABA" w:rsidRDefault="00046AB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款项流向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DA089" w14:textId="77777777" w:rsidR="00046ABA" w:rsidRDefault="00046ABA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46464" w14:textId="77777777" w:rsidR="00046ABA" w:rsidRDefault="00046AB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C01C7" w14:textId="77777777" w:rsidR="00046ABA" w:rsidRDefault="00046AB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D2B00" w14:textId="77777777" w:rsidR="00046ABA" w:rsidRDefault="00046ABA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774A4" w14:textId="77777777" w:rsidR="00046ABA" w:rsidRDefault="00046ABA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境内，</w:t>
            </w:r>
            <w:r w:rsidRPr="00604E94">
              <w:rPr>
                <w:rFonts w:hint="eastAsia"/>
                <w:szCs w:val="21"/>
              </w:rPr>
              <w:t>境外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。用于判断申报信息中交易对手是</w:t>
            </w:r>
            <w:r>
              <w:rPr>
                <w:rFonts w:hint="eastAsia"/>
                <w:szCs w:val="21"/>
              </w:rPr>
              <w:t>(JN)</w:t>
            </w:r>
            <w:r>
              <w:rPr>
                <w:rFonts w:hint="eastAsia"/>
                <w:szCs w:val="21"/>
              </w:rPr>
              <w:t>还是</w:t>
            </w:r>
            <w:r>
              <w:rPr>
                <w:rFonts w:hint="eastAsia"/>
                <w:szCs w:val="21"/>
              </w:rPr>
              <w:t>(JW)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6B3179" w14:paraId="0B52ACED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AFECE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E0472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5A8F" w14:textId="77777777" w:rsidR="006B3179" w:rsidRDefault="006B3179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1549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57C98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99C6D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C6D5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34A79688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0C7E0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0DD06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C2ABC" w14:textId="77777777" w:rsidR="006B3179" w:rsidRDefault="006B3179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5C4B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N(18，2)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17599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94BF1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342D4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2A539A2B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6BF3E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36D36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交单金额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19998" w14:textId="77777777" w:rsidR="006B3179" w:rsidRDefault="006B3179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220D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D31A6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6A0D9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5BE7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14642CD2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E27A7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42F2D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szCs w:val="21"/>
              </w:rPr>
              <w:t>是否由我</w:t>
            </w:r>
            <w:r>
              <w:rPr>
                <w:rFonts w:hint="eastAsia"/>
                <w:szCs w:val="21"/>
              </w:rPr>
              <w:t>行</w:t>
            </w:r>
            <w:r>
              <w:rPr>
                <w:szCs w:val="21"/>
              </w:rPr>
              <w:t>保兑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28E57" w14:textId="77777777" w:rsidR="006B3179" w:rsidRDefault="006B3179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B73E6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25A7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3757A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7BE6" w14:textId="77777777" w:rsidR="006B3179" w:rsidRDefault="006B317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0783F156" w14:textId="77777777" w:rsidR="006B3179" w:rsidRDefault="006B317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：按开证行要求加保，</w:t>
            </w:r>
          </w:p>
          <w:p w14:paraId="6BCE2E5B" w14:textId="77777777" w:rsidR="006B3179" w:rsidRDefault="006B317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：沉默保兑，</w:t>
            </w:r>
          </w:p>
          <w:p w14:paraId="5FD54926" w14:textId="77777777" w:rsidR="006B3179" w:rsidRDefault="006B3179" w:rsidP="00533A9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NO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6B3179" w14:paraId="2787C000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82AFC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5F650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清算途径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4310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9B26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0CE95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F26F" w14:textId="77777777" w:rsidR="006B3179" w:rsidRDefault="006B317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E7107" w14:textId="77777777" w:rsidR="006B3179" w:rsidRDefault="006B317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选择项，见【公共控制</w:t>
            </w:r>
            <w:r>
              <w:rPr>
                <w:rFonts w:hint="eastAsia"/>
                <w:szCs w:val="21"/>
              </w:rPr>
              <w:t>1.8.</w:t>
            </w:r>
            <w:r w:rsidR="008C1E30"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清算途径说明】</w:t>
            </w:r>
          </w:p>
          <w:p w14:paraId="3BD2F82E" w14:textId="77777777" w:rsidR="006B3179" w:rsidRDefault="006B317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</w:t>
            </w:r>
            <w:r>
              <w:rPr>
                <w:rFonts w:hint="eastAsia"/>
                <w:szCs w:val="21"/>
              </w:rPr>
              <w:t>SWIFT</w:t>
            </w:r>
            <w:r>
              <w:rPr>
                <w:rFonts w:hint="eastAsia"/>
                <w:szCs w:val="21"/>
              </w:rPr>
              <w:t>报文发起，默认为是外币清算。</w:t>
            </w:r>
          </w:p>
        </w:tc>
      </w:tr>
      <w:tr w:rsidR="006B3179" w14:paraId="6C4A79F4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D77D3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A997E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受益人编号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F4752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FF8BF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676B4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449D87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5BF81F" w14:textId="77777777" w:rsidR="006B3179" w:rsidRDefault="006B3179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3179" w14:paraId="1DC072AA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57B6F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CF31F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79CAB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21B05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372EC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C94FD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C6BCC" w14:textId="77777777" w:rsidR="006B3179" w:rsidRDefault="006B3179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3179" w14:paraId="075F2D21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B997A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BE697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清算行代码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9FFB5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75DB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27C1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E1ADEBE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报文解析</w:t>
            </w:r>
          </w:p>
          <w:p w14:paraId="67E011BD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（MT202：发报行</w:t>
            </w:r>
            <w:r>
              <w:rPr>
                <w:rFonts w:ascii="宋体" w:hAnsi="宋体"/>
              </w:rPr>
              <w:t>）</w:t>
            </w:r>
          </w:p>
          <w:p w14:paraId="1A155D19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A14EF7" w14:textId="77777777" w:rsidR="006B3179" w:rsidRDefault="006B3179" w:rsidP="00BB4759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见【公共控制</w:t>
            </w:r>
            <w:r>
              <w:rPr>
                <w:rFonts w:hint="eastAsia"/>
                <w:szCs w:val="21"/>
              </w:rPr>
              <w:t>1.8.</w:t>
            </w:r>
            <w:r w:rsidR="00BB4759"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清算途径说明】</w:t>
            </w:r>
          </w:p>
        </w:tc>
      </w:tr>
      <w:tr w:rsidR="006B3179" w14:paraId="50FA30A1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304D5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D41E9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清算行名称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65C04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4CD29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F7136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72439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55EFF" w14:textId="77777777" w:rsidR="006B3179" w:rsidRDefault="006B3179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3179" w14:paraId="2CED3F6A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8215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32132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清算行账号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D2C2C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43F84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59941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95051D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  <w:p w14:paraId="20F213B6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2744" w:type="dxa"/>
            <w:tcBorders>
              <w:left w:val="single" w:sz="4" w:space="0" w:color="auto"/>
              <w:right w:val="single" w:sz="4" w:space="0" w:color="auto"/>
            </w:tcBorders>
          </w:tcPr>
          <w:p w14:paraId="01EAEF5C" w14:textId="77777777" w:rsidR="006B3179" w:rsidRDefault="006B3179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查询银行时，同时查询该行账号，如果有多个，用下拉列表显示</w:t>
            </w:r>
          </w:p>
        </w:tc>
      </w:tr>
      <w:tr w:rsidR="006B3179" w14:paraId="3C4FA860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698AF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C2D85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已收汇金额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B06C7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FFABA" w14:textId="77777777" w:rsidR="006B3179" w:rsidRDefault="006B3179" w:rsidP="009A23FB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283EB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99BF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自动计算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2A40" w14:textId="77777777" w:rsidR="006B3179" w:rsidRDefault="006B3179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自动计算该笔寄单编号项下累计收汇金额</w:t>
            </w:r>
          </w:p>
        </w:tc>
      </w:tr>
      <w:tr w:rsidR="006B3179" w14:paraId="563A79D4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B3D85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3FE90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收汇币种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9E60E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B77C8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F258C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0494B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报文解析</w:t>
            </w:r>
          </w:p>
          <w:p w14:paraId="34C8AF7E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(MT202:32A)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1482C" w14:textId="77777777" w:rsidR="006B3179" w:rsidRDefault="006B3179">
            <w:pPr>
              <w:ind w:leftChars="-44" w:left="-92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收汇币种与信用证币种不一致时，见交易控制中“收汇币种不一致处理说明”。</w:t>
            </w:r>
          </w:p>
        </w:tc>
      </w:tr>
      <w:tr w:rsidR="006B3179" w14:paraId="3D15B9A6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09C8C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7B3B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收汇金额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E4E23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88E65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BB84C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9FBF8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报文解析</w:t>
            </w:r>
          </w:p>
          <w:p w14:paraId="03945A6D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(MT202:32A)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A87D" w14:textId="77777777" w:rsidR="006B3179" w:rsidRDefault="006B3179">
            <w:pPr>
              <w:ind w:leftChars="-44" w:left="-92" w:firstLine="1"/>
              <w:rPr>
                <w:rFonts w:ascii="宋体" w:hAnsi="宋体"/>
              </w:rPr>
            </w:pPr>
          </w:p>
        </w:tc>
      </w:tr>
      <w:tr w:rsidR="006B3179" w14:paraId="283838E6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FE110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9C86E" w14:textId="77777777" w:rsidR="006B3179" w:rsidRDefault="006B3179" w:rsidP="000B4E5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国外扣费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ADE7B" w14:textId="77777777" w:rsidR="006B3179" w:rsidRDefault="006B317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E934" w14:textId="77777777" w:rsidR="006B3179" w:rsidRDefault="006B3179"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4589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863D9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B55D1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3DF0E29D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BA0B5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0E85D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F22DC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1B0E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FA65A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DA25D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A9131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5518811C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26465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5BD8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资金流向管理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A4F8D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AA539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3CC0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43857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系统带出</w:t>
            </w:r>
          </w:p>
          <w:p w14:paraId="66F2357C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D05D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  <w:tr w:rsidR="006B3179" w14:paraId="644CD1F0" w14:textId="77777777" w:rsidTr="004B5EDA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DFCCB" w14:textId="77777777" w:rsidR="006B3179" w:rsidRDefault="006B3179">
            <w:pPr>
              <w:numPr>
                <w:ilvl w:val="0"/>
                <w:numId w:val="2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C79F" w14:textId="77777777" w:rsidR="006B3179" w:rsidRDefault="006B317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1EA5E" w14:textId="77777777" w:rsidR="006B3179" w:rsidRDefault="006B3179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D631" w14:textId="77777777" w:rsidR="006B3179" w:rsidRDefault="006B317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DD890" w14:textId="77777777" w:rsidR="006B3179" w:rsidRDefault="006B317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9E015" w14:textId="77777777" w:rsidR="006B3179" w:rsidRDefault="006B3179" w:rsidP="004B5EDA">
            <w:pPr>
              <w:ind w:leftChars="-37" w:left="-78" w:right="210" w:firstLine="1"/>
            </w:pPr>
            <w:r>
              <w:rPr>
                <w:rFonts w:hint="eastAsia"/>
              </w:rPr>
              <w:t>系统带出</w:t>
            </w:r>
          </w:p>
          <w:p w14:paraId="44066251" w14:textId="77777777" w:rsidR="006B3179" w:rsidRDefault="006B3179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68B5A" w14:textId="77777777" w:rsidR="006B3179" w:rsidRDefault="006B3179">
            <w:pPr>
              <w:ind w:leftChars="-44" w:left="-92" w:firstLine="1"/>
              <w:rPr>
                <w:szCs w:val="21"/>
              </w:rPr>
            </w:pPr>
          </w:p>
        </w:tc>
      </w:tr>
    </w:tbl>
    <w:p w14:paraId="721EC0A5" w14:textId="77777777" w:rsidR="0004375B" w:rsidRDefault="0004375B"/>
    <w:p w14:paraId="20D17FB1" w14:textId="77777777" w:rsidR="0004375B" w:rsidRDefault="007027A8">
      <w:pPr>
        <w:pStyle w:val="4"/>
      </w:pPr>
      <w:r>
        <w:rPr>
          <w:rFonts w:hint="eastAsia"/>
        </w:rPr>
        <w:t>交易控制</w:t>
      </w:r>
    </w:p>
    <w:p w14:paraId="201C659F" w14:textId="77777777" w:rsidR="0004375B" w:rsidRDefault="007027A8">
      <w:pPr>
        <w:pStyle w:val="5"/>
      </w:pPr>
      <w:r>
        <w:rPr>
          <w:rFonts w:hint="eastAsia"/>
        </w:rPr>
        <w:t>交易控制左树说明：</w:t>
      </w:r>
    </w:p>
    <w:p w14:paraId="7C7340B3" w14:textId="77777777" w:rsidR="0004375B" w:rsidRDefault="007027A8" w:rsidP="00C43BF4">
      <w:pPr>
        <w:ind w:firstLine="420"/>
      </w:pPr>
      <w:r>
        <w:rPr>
          <w:rFonts w:hint="eastAsia"/>
        </w:rPr>
        <w:t>信用证未闭卷，单据未闭卷；</w:t>
      </w:r>
    </w:p>
    <w:p w14:paraId="6C861F37" w14:textId="77777777" w:rsidR="0004375B" w:rsidRDefault="007027A8">
      <w:pPr>
        <w:pStyle w:val="5"/>
      </w:pPr>
      <w:r>
        <w:rPr>
          <w:rFonts w:hint="eastAsia"/>
        </w:rPr>
        <w:t>交易控制：</w:t>
      </w:r>
    </w:p>
    <w:p w14:paraId="70687B7C" w14:textId="77777777" w:rsidR="0004375B" w:rsidRDefault="00A31456" w:rsidP="001A5C83">
      <w:pPr>
        <w:spacing w:line="360" w:lineRule="auto"/>
        <w:jc w:val="left"/>
      </w:pPr>
      <w:r>
        <w:rPr>
          <w:rFonts w:hint="eastAsia"/>
        </w:rPr>
        <w:t>该笔客户有融资交易，需要列出所有融资业务信息，并需要提示业务员。</w:t>
      </w:r>
    </w:p>
    <w:p w14:paraId="735643A6" w14:textId="77777777" w:rsidR="0004375B" w:rsidRDefault="007027A8">
      <w:pPr>
        <w:pStyle w:val="4"/>
      </w:pPr>
      <w:r>
        <w:rPr>
          <w:rFonts w:hint="eastAsia"/>
        </w:rPr>
        <w:t>边界描述</w:t>
      </w:r>
    </w:p>
    <w:p w14:paraId="4F6E1E08" w14:textId="77777777" w:rsidR="0004375B" w:rsidRDefault="007027A8">
      <w:pPr>
        <w:ind w:firstLine="420"/>
      </w:pPr>
      <w:r>
        <w:rPr>
          <w:rFonts w:hint="eastAsia"/>
        </w:rPr>
        <w:t>无</w:t>
      </w:r>
    </w:p>
    <w:p w14:paraId="4E82F3F2" w14:textId="77777777" w:rsidR="0004375B" w:rsidRDefault="007027A8">
      <w:pPr>
        <w:pStyle w:val="4"/>
      </w:pPr>
      <w:r>
        <w:rPr>
          <w:rFonts w:hint="eastAsia"/>
        </w:rPr>
        <w:t>输出描述</w:t>
      </w:r>
    </w:p>
    <w:p w14:paraId="10D558FE" w14:textId="77777777" w:rsidR="001A5C83" w:rsidRDefault="007027A8" w:rsidP="001A5C83">
      <w:pPr>
        <w:pStyle w:val="5"/>
      </w:pPr>
      <w:r>
        <w:rPr>
          <w:rFonts w:hint="eastAsia"/>
        </w:rPr>
        <w:t>面函</w:t>
      </w:r>
    </w:p>
    <w:p w14:paraId="63C3C616" w14:textId="77777777" w:rsidR="001A5C83" w:rsidRDefault="007027A8" w:rsidP="001A5C83">
      <w:r>
        <w:rPr>
          <w:rFonts w:hint="eastAsia"/>
        </w:rPr>
        <w:t>如果结算方向选择“解付”，出贷记通知面函；</w:t>
      </w:r>
    </w:p>
    <w:p w14:paraId="68933493" w14:textId="77777777" w:rsidR="003B7F3E" w:rsidRDefault="007027A8" w:rsidP="001A5C83">
      <w:pPr>
        <w:pStyle w:val="5"/>
      </w:pPr>
      <w:r>
        <w:rPr>
          <w:rFonts w:hint="eastAsia"/>
        </w:rPr>
        <w:t>报文</w:t>
      </w:r>
    </w:p>
    <w:p w14:paraId="7254CB88" w14:textId="77777777" w:rsidR="001A5C83" w:rsidRPr="001A5C83" w:rsidRDefault="001A5C83" w:rsidP="001A5C83">
      <w:r>
        <w:rPr>
          <w:rFonts w:hint="eastAsia"/>
        </w:rPr>
        <w:t>无。</w:t>
      </w:r>
    </w:p>
    <w:p w14:paraId="3A112255" w14:textId="77777777" w:rsidR="000F65A0" w:rsidRDefault="0016090E">
      <w:pPr>
        <w:pStyle w:val="5"/>
      </w:pPr>
      <w:r>
        <w:rPr>
          <w:rFonts w:hint="eastAsia"/>
        </w:rPr>
        <w:t>申报信息</w:t>
      </w:r>
    </w:p>
    <w:p w14:paraId="3E5EEF85" w14:textId="77777777" w:rsidR="00A2210B" w:rsidRDefault="00A75BB4" w:rsidP="00A75BB4">
      <w:pPr>
        <w:rPr>
          <w:szCs w:val="21"/>
        </w:rPr>
      </w:pPr>
      <w:r>
        <w:rPr>
          <w:rFonts w:hint="eastAsia"/>
          <w:szCs w:val="21"/>
        </w:rPr>
        <w:t>收支申报映射：</w:t>
      </w:r>
    </w:p>
    <w:p w14:paraId="5B179695" w14:textId="77777777" w:rsidR="00D0475C" w:rsidRDefault="00D0475C" w:rsidP="00A75BB4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涉外收入申报单或者境内收入申报单</w:t>
      </w:r>
    </w:p>
    <w:p w14:paraId="32F8C718" w14:textId="77777777" w:rsidR="000F65A0" w:rsidRDefault="008C649D">
      <w:pPr>
        <w:ind w:firstLine="420"/>
        <w:rPr>
          <w:szCs w:val="21"/>
        </w:rPr>
      </w:pPr>
      <w:r>
        <w:rPr>
          <w:rFonts w:hint="eastAsia"/>
          <w:szCs w:val="21"/>
        </w:rPr>
        <w:t>涉外收入申报单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基本信息：</w:t>
      </w:r>
    </w:p>
    <w:p w14:paraId="0CFAABF4" w14:textId="77777777" w:rsidR="000F65A0" w:rsidRDefault="00E075CC">
      <w:pPr>
        <w:ind w:leftChars="400" w:left="840"/>
      </w:pPr>
      <w:r>
        <w:rPr>
          <w:rFonts w:hint="eastAsia"/>
        </w:rPr>
        <w:t>收款人名称：</w:t>
      </w:r>
      <w:r>
        <w:t>受益人名称</w:t>
      </w:r>
      <w:r>
        <w:rPr>
          <w:rFonts w:hint="eastAsia"/>
        </w:rPr>
        <w:t>；</w:t>
      </w:r>
    </w:p>
    <w:p w14:paraId="07A36704" w14:textId="77777777" w:rsidR="000F65A0" w:rsidRDefault="00E075CC">
      <w:pPr>
        <w:ind w:leftChars="400" w:left="840"/>
      </w:pPr>
      <w:r>
        <w:t>收入款币种</w:t>
      </w:r>
      <w:r>
        <w:t>/</w:t>
      </w:r>
      <w:r>
        <w:t>金额</w:t>
      </w:r>
      <w:r>
        <w:rPr>
          <w:rFonts w:hint="eastAsia"/>
        </w:rPr>
        <w:t>：收汇金额；</w:t>
      </w:r>
    </w:p>
    <w:p w14:paraId="22B3C0D9" w14:textId="77777777" w:rsidR="000F65A0" w:rsidRDefault="00D03B11">
      <w:pPr>
        <w:ind w:leftChars="400" w:left="840"/>
      </w:pPr>
      <w:r>
        <w:t>付款人名称</w:t>
      </w:r>
      <w:r>
        <w:rPr>
          <w:rFonts w:hint="eastAsia"/>
        </w:rPr>
        <w:t>：（</w:t>
      </w:r>
      <w:r>
        <w:t>收汇款项来源</w:t>
      </w:r>
      <w:r>
        <w:rPr>
          <w:rFonts w:hint="eastAsia"/>
        </w:rPr>
        <w:t>）</w:t>
      </w:r>
      <w:r>
        <w:rPr>
          <w:rFonts w:hint="eastAsia"/>
        </w:rPr>
        <w:t xml:space="preserve">+ </w:t>
      </w:r>
      <w:r>
        <w:rPr>
          <w:rFonts w:hint="eastAsia"/>
        </w:rPr>
        <w:t>付款人名称</w:t>
      </w:r>
      <w:r w:rsidR="008E2179">
        <w:rPr>
          <w:rFonts w:hint="eastAsia"/>
        </w:rPr>
        <w:t>;</w:t>
      </w:r>
    </w:p>
    <w:p w14:paraId="64FA07BE" w14:textId="77777777" w:rsidR="000F65A0" w:rsidRDefault="008E2179">
      <w:pPr>
        <w:ind w:leftChars="400" w:left="840"/>
      </w:pPr>
      <w:r>
        <w:t>银行业务编号</w:t>
      </w:r>
      <w:r>
        <w:rPr>
          <w:rFonts w:hint="eastAsia"/>
        </w:rPr>
        <w:t>:</w:t>
      </w:r>
      <w:r>
        <w:rPr>
          <w:rFonts w:hint="eastAsia"/>
        </w:rPr>
        <w:t>寄单编号</w:t>
      </w:r>
      <w:r w:rsidR="0044564C">
        <w:rPr>
          <w:rFonts w:hint="eastAsia"/>
        </w:rPr>
        <w:t>；</w:t>
      </w:r>
    </w:p>
    <w:p w14:paraId="6707E5BA" w14:textId="77777777" w:rsidR="000F65A0" w:rsidRDefault="008C649D">
      <w:pPr>
        <w:ind w:leftChars="400" w:left="840"/>
      </w:pPr>
      <w:r>
        <w:rPr>
          <w:rFonts w:hint="eastAsia"/>
        </w:rPr>
        <w:t>结算方式：</w:t>
      </w:r>
      <w:r w:rsidR="008F10D1">
        <w:rPr>
          <w:rFonts w:hint="eastAsia"/>
        </w:rPr>
        <w:t>默认为当前业务类型</w:t>
      </w:r>
    </w:p>
    <w:p w14:paraId="35050B61" w14:textId="77777777" w:rsidR="000F65A0" w:rsidRDefault="008C649D">
      <w:pPr>
        <w:ind w:leftChars="400" w:left="840"/>
      </w:pPr>
      <w:r>
        <w:t>组织机构代码</w:t>
      </w:r>
      <w:r>
        <w:rPr>
          <w:rFonts w:hint="eastAsia"/>
        </w:rPr>
        <w:t>：</w:t>
      </w:r>
      <w:r w:rsidR="00A13B8C">
        <w:rPr>
          <w:rFonts w:hint="eastAsia"/>
        </w:rPr>
        <w:t>付款人信息表中对应的组织机构代码</w:t>
      </w:r>
    </w:p>
    <w:p w14:paraId="1D9256EA" w14:textId="77777777" w:rsidR="000F65A0" w:rsidRDefault="008C649D">
      <w:pPr>
        <w:ind w:leftChars="400" w:left="840"/>
      </w:pPr>
      <w:r>
        <w:t>收款人类型</w:t>
      </w:r>
      <w:r>
        <w:rPr>
          <w:rFonts w:hint="eastAsia"/>
        </w:rPr>
        <w:t>：</w:t>
      </w:r>
      <w:r w:rsidR="00331783">
        <w:rPr>
          <w:rFonts w:hint="eastAsia"/>
        </w:rPr>
        <w:t>收款人信息对应的对公对私类型</w:t>
      </w:r>
    </w:p>
    <w:p w14:paraId="121D1E36" w14:textId="77777777" w:rsidR="000F65A0" w:rsidRDefault="008C649D">
      <w:pPr>
        <w:ind w:firstLine="420"/>
      </w:pPr>
      <w:r>
        <w:rPr>
          <w:rFonts w:hint="eastAsia"/>
        </w:rPr>
        <w:t>涉外收入申报单</w:t>
      </w:r>
      <w:r>
        <w:rPr>
          <w:rFonts w:hint="eastAsia"/>
        </w:rPr>
        <w:t>-</w:t>
      </w:r>
      <w:r>
        <w:rPr>
          <w:rFonts w:hint="eastAsia"/>
        </w:rPr>
        <w:t>申报信息：</w:t>
      </w:r>
    </w:p>
    <w:p w14:paraId="021CB0DF" w14:textId="77777777" w:rsidR="000F65A0" w:rsidRDefault="008C649D">
      <w:pPr>
        <w:ind w:leftChars="400" w:left="840"/>
      </w:pPr>
      <w:r>
        <w:t>付款人常驻国家</w:t>
      </w:r>
      <w:r>
        <w:t>/</w:t>
      </w:r>
      <w:r>
        <w:t>地区代码</w:t>
      </w:r>
      <w:r>
        <w:rPr>
          <w:rFonts w:hint="eastAsia"/>
        </w:rPr>
        <w:t>：</w:t>
      </w:r>
      <w:r w:rsidR="00015194">
        <w:rPr>
          <w:rFonts w:hint="eastAsia"/>
        </w:rPr>
        <w:t>付款人信息表中国家</w:t>
      </w:r>
      <w:r w:rsidR="00AD2B32">
        <w:rPr>
          <w:rFonts w:hint="eastAsia"/>
        </w:rPr>
        <w:t>/</w:t>
      </w:r>
      <w:r w:rsidR="00AD2B32">
        <w:rPr>
          <w:rFonts w:hint="eastAsia"/>
        </w:rPr>
        <w:t>地区</w:t>
      </w:r>
      <w:r w:rsidR="00015194">
        <w:rPr>
          <w:rFonts w:hint="eastAsia"/>
        </w:rPr>
        <w:t>所对应的代码</w:t>
      </w:r>
    </w:p>
    <w:p w14:paraId="21BA17C8" w14:textId="77777777" w:rsidR="000F65A0" w:rsidRDefault="008C649D">
      <w:pPr>
        <w:ind w:leftChars="400" w:left="840"/>
      </w:pPr>
      <w:r>
        <w:t>相应金额</w:t>
      </w:r>
      <w:r>
        <w:t>1</w:t>
      </w:r>
      <w:r>
        <w:rPr>
          <w:rFonts w:hint="eastAsia"/>
        </w:rPr>
        <w:t>：收汇金额</w:t>
      </w:r>
    </w:p>
    <w:p w14:paraId="7B2F130B" w14:textId="77777777" w:rsidR="000F65A0" w:rsidRDefault="00894EA8">
      <w:pPr>
        <w:ind w:leftChars="400" w:left="840"/>
      </w:pPr>
      <w:r>
        <w:t>是否保税货物项下收汇</w:t>
      </w:r>
      <w:r>
        <w:rPr>
          <w:rFonts w:hint="eastAsia"/>
        </w:rPr>
        <w:t>：</w:t>
      </w:r>
      <w:r w:rsidR="00E05F77">
        <w:rPr>
          <w:rFonts w:hint="eastAsia"/>
        </w:rPr>
        <w:t>信用证是否保兑</w:t>
      </w:r>
    </w:p>
    <w:p w14:paraId="57FA9776" w14:textId="77777777" w:rsidR="000F65A0" w:rsidRDefault="00894EA8">
      <w:pPr>
        <w:ind w:leftChars="100" w:left="210" w:firstLineChars="300" w:firstLine="630"/>
      </w:pPr>
      <w:r>
        <w:t>填报人</w:t>
      </w:r>
      <w:r>
        <w:rPr>
          <w:rFonts w:hint="eastAsia"/>
        </w:rPr>
        <w:t>：</w:t>
      </w:r>
      <w:r w:rsidR="008F3EE0">
        <w:rPr>
          <w:rFonts w:hint="eastAsia"/>
        </w:rPr>
        <w:t>申报</w:t>
      </w:r>
      <w:r w:rsidR="008E5288">
        <w:rPr>
          <w:rFonts w:hint="eastAsia"/>
        </w:rPr>
        <w:t>人</w:t>
      </w:r>
      <w:r w:rsidR="008F3EE0">
        <w:rPr>
          <w:rFonts w:hint="eastAsia"/>
        </w:rPr>
        <w:t>信息表</w:t>
      </w:r>
      <w:r w:rsidR="008E5288">
        <w:rPr>
          <w:rFonts w:hint="eastAsia"/>
        </w:rPr>
        <w:t>姓名</w:t>
      </w:r>
      <w:r w:rsidR="000B47A5">
        <w:t>填报人电话</w:t>
      </w:r>
      <w:r w:rsidR="000B47A5">
        <w:rPr>
          <w:rFonts w:hint="eastAsia"/>
        </w:rPr>
        <w:t>：</w:t>
      </w:r>
      <w:r w:rsidR="008E5288">
        <w:rPr>
          <w:rFonts w:hint="eastAsia"/>
        </w:rPr>
        <w:t>申</w:t>
      </w:r>
      <w:r w:rsidR="008F3EE0">
        <w:rPr>
          <w:rFonts w:hint="eastAsia"/>
        </w:rPr>
        <w:t>报</w:t>
      </w:r>
      <w:r w:rsidR="008E5288">
        <w:rPr>
          <w:rFonts w:hint="eastAsia"/>
        </w:rPr>
        <w:t>人信息</w:t>
      </w:r>
      <w:r w:rsidR="008F3EE0">
        <w:rPr>
          <w:rFonts w:hint="eastAsia"/>
        </w:rPr>
        <w:t>表</w:t>
      </w:r>
      <w:r w:rsidR="008E5288">
        <w:rPr>
          <w:rFonts w:hint="eastAsia"/>
        </w:rPr>
        <w:t>电话</w:t>
      </w:r>
    </w:p>
    <w:p w14:paraId="43917D7B" w14:textId="77777777" w:rsidR="000F65A0" w:rsidRDefault="00894EA8">
      <w:pPr>
        <w:ind w:leftChars="400" w:left="840"/>
        <w:rPr>
          <w:szCs w:val="21"/>
        </w:rPr>
      </w:pPr>
      <w:r>
        <w:t>申报日期</w:t>
      </w:r>
      <w:r>
        <w:rPr>
          <w:rFonts w:hint="eastAsia"/>
        </w:rPr>
        <w:t>：</w:t>
      </w:r>
      <w:r w:rsidR="00246BEE">
        <w:rPr>
          <w:rFonts w:hint="eastAsia"/>
        </w:rPr>
        <w:t>默认系统日期</w:t>
      </w:r>
      <w:r w:rsidR="00652D2A">
        <w:rPr>
          <w:rFonts w:hint="eastAsia"/>
        </w:rPr>
        <w:t>。</w:t>
      </w:r>
    </w:p>
    <w:p w14:paraId="3F87BBF0" w14:textId="77777777" w:rsidR="0004375B" w:rsidRDefault="007027A8">
      <w:pPr>
        <w:pStyle w:val="4"/>
      </w:pPr>
      <w:r>
        <w:rPr>
          <w:rFonts w:hint="eastAsia"/>
        </w:rPr>
        <w:t>保证金和额度</w:t>
      </w:r>
    </w:p>
    <w:p w14:paraId="5541C160" w14:textId="77777777" w:rsidR="00B65686" w:rsidRDefault="00B65686">
      <w:r>
        <w:rPr>
          <w:rFonts w:hint="eastAsia"/>
          <w:szCs w:val="21"/>
        </w:rPr>
        <w:t>无</w:t>
      </w:r>
    </w:p>
    <w:p w14:paraId="56A45BE3" w14:textId="77777777" w:rsidR="0004375B" w:rsidRDefault="007027A8">
      <w:pPr>
        <w:pStyle w:val="4"/>
      </w:pPr>
      <w:r>
        <w:rPr>
          <w:rFonts w:hint="eastAsia"/>
        </w:rPr>
        <w:t>手续费</w:t>
      </w:r>
    </w:p>
    <w:p w14:paraId="7A65EF66" w14:textId="77777777" w:rsidR="0004375B" w:rsidRDefault="007027A8">
      <w:r>
        <w:rPr>
          <w:rFonts w:hint="eastAsia"/>
        </w:rPr>
        <w:t>列出所有未收费用，并默认为现收。允许免受，但不允许后收。</w:t>
      </w:r>
    </w:p>
    <w:p w14:paraId="339E1763" w14:textId="77777777" w:rsidR="0004375B" w:rsidRDefault="007027A8">
      <w:pPr>
        <w:pStyle w:val="4"/>
      </w:pPr>
      <w:r>
        <w:rPr>
          <w:rFonts w:hint="eastAsia"/>
        </w:rPr>
        <w:t>会计分录</w:t>
      </w:r>
    </w:p>
    <w:p w14:paraId="52F40A34" w14:textId="77777777" w:rsidR="0004375B" w:rsidRDefault="007027A8">
      <w:pPr>
        <w:rPr>
          <w:b/>
        </w:rPr>
      </w:pPr>
      <w:r>
        <w:rPr>
          <w:rFonts w:hint="eastAsia"/>
          <w:b/>
        </w:rPr>
        <w:t>表外：</w:t>
      </w:r>
    </w:p>
    <w:p w14:paraId="7738538A" w14:textId="77777777" w:rsidR="00F41E55" w:rsidRPr="00F41E55" w:rsidRDefault="00F41E55" w:rsidP="00CE2EC0">
      <w:pPr>
        <w:ind w:firstLine="420"/>
      </w:pPr>
      <w:r>
        <w:rPr>
          <w:rFonts w:hint="eastAsia"/>
        </w:rPr>
        <w:t>付：</w:t>
      </w:r>
      <w:r>
        <w:rPr>
          <w:rFonts w:hint="eastAsia"/>
        </w:rPr>
        <w:t>923</w:t>
      </w:r>
      <w:r>
        <w:rPr>
          <w:rFonts w:hint="eastAsia"/>
        </w:rPr>
        <w:t>应收信用证出口款项外币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46E9CF7E" w14:textId="77777777" w:rsidR="0004375B" w:rsidRPr="00CE2EC0" w:rsidRDefault="007027A8" w:rsidP="00CE2EC0">
      <w:pPr>
        <w:rPr>
          <w:b/>
        </w:rPr>
      </w:pPr>
      <w:r>
        <w:rPr>
          <w:rFonts w:hint="eastAsia"/>
          <w:b/>
        </w:rPr>
        <w:t>表内：</w:t>
      </w:r>
    </w:p>
    <w:p w14:paraId="12C9E014" w14:textId="77777777" w:rsidR="0004375B" w:rsidRDefault="007027A8">
      <w:pPr>
        <w:ind w:firstLine="420"/>
        <w:rPr>
          <w:b/>
        </w:rPr>
      </w:pPr>
      <w:r>
        <w:rPr>
          <w:rFonts w:hint="eastAsia"/>
          <w:b/>
        </w:rPr>
        <w:t>解付</w:t>
      </w:r>
    </w:p>
    <w:p w14:paraId="65A627CB" w14:textId="77777777" w:rsidR="0004375B" w:rsidRDefault="007027A8">
      <w:pPr>
        <w:ind w:left="420" w:firstLine="420"/>
      </w:pPr>
      <w:r>
        <w:rPr>
          <w:rFonts w:hint="eastAsia"/>
        </w:rPr>
        <w:t>借汇入款项（根据清算途径不同，可能账号不同）</w:t>
      </w:r>
    </w:p>
    <w:p w14:paraId="3251905B" w14:textId="77777777" w:rsidR="0004375B" w:rsidRDefault="007027A8">
      <w:pPr>
        <w:ind w:left="420" w:firstLine="420"/>
      </w:pPr>
      <w:r>
        <w:rPr>
          <w:rFonts w:hint="eastAsia"/>
        </w:rPr>
        <w:t>贷手续费</w:t>
      </w:r>
    </w:p>
    <w:p w14:paraId="7E1BC554" w14:textId="77777777" w:rsidR="0004375B" w:rsidRDefault="007027A8">
      <w:pPr>
        <w:ind w:left="420" w:firstLine="420"/>
      </w:pPr>
      <w:r>
        <w:rPr>
          <w:rFonts w:hint="eastAsia"/>
        </w:rPr>
        <w:t>贷邮电费</w:t>
      </w:r>
    </w:p>
    <w:p w14:paraId="0A6E124B" w14:textId="77777777" w:rsidR="0004375B" w:rsidRDefault="007027A8" w:rsidP="00CE2EC0">
      <w:pPr>
        <w:ind w:left="420" w:firstLine="420"/>
      </w:pPr>
      <w:r>
        <w:rPr>
          <w:rFonts w:hint="eastAsia"/>
        </w:rPr>
        <w:t>贷客户账</w:t>
      </w:r>
    </w:p>
    <w:p w14:paraId="3BC07494" w14:textId="77777777" w:rsidR="0004375B" w:rsidRPr="00091868" w:rsidRDefault="0004375B" w:rsidP="00091868">
      <w:pPr>
        <w:ind w:firstLineChars="790" w:firstLine="1659"/>
      </w:pPr>
    </w:p>
    <w:p w14:paraId="6145277B" w14:textId="77777777" w:rsidR="0004375B" w:rsidRDefault="007027A8">
      <w:pPr>
        <w:pStyle w:val="4"/>
      </w:pPr>
      <w:r>
        <w:rPr>
          <w:rFonts w:hint="eastAsia"/>
        </w:rPr>
        <w:t>其他</w:t>
      </w:r>
    </w:p>
    <w:p w14:paraId="35089218" w14:textId="77777777" w:rsidR="0004375B" w:rsidRDefault="007027A8">
      <w:r>
        <w:rPr>
          <w:rFonts w:hint="eastAsia"/>
        </w:rPr>
        <w:t>无</w:t>
      </w:r>
    </w:p>
    <w:p w14:paraId="24D97897" w14:textId="77777777" w:rsidR="00E01358" w:rsidRDefault="00F03970" w:rsidP="00E01358">
      <w:pPr>
        <w:pStyle w:val="3"/>
      </w:pPr>
      <w:bookmarkStart w:id="1033" w:name="_Toc393102976"/>
      <w:bookmarkStart w:id="1034" w:name="_Toc393104072"/>
      <w:bookmarkStart w:id="1035" w:name="_Toc393105168"/>
      <w:bookmarkStart w:id="1036" w:name="_Toc393106265"/>
      <w:bookmarkStart w:id="1037" w:name="_Toc393111631"/>
      <w:bookmarkStart w:id="1038" w:name="_Toc393112732"/>
      <w:bookmarkStart w:id="1039" w:name="_Toc393113814"/>
      <w:bookmarkStart w:id="1040" w:name="_Toc393102977"/>
      <w:bookmarkStart w:id="1041" w:name="_Toc393104073"/>
      <w:bookmarkStart w:id="1042" w:name="_Toc393105169"/>
      <w:bookmarkStart w:id="1043" w:name="_Toc393106266"/>
      <w:bookmarkStart w:id="1044" w:name="_Toc393111632"/>
      <w:bookmarkStart w:id="1045" w:name="_Toc393112733"/>
      <w:bookmarkStart w:id="1046" w:name="_Toc393113815"/>
      <w:bookmarkStart w:id="1047" w:name="_Toc393102978"/>
      <w:bookmarkStart w:id="1048" w:name="_Toc393104074"/>
      <w:bookmarkStart w:id="1049" w:name="_Toc393105170"/>
      <w:bookmarkStart w:id="1050" w:name="_Toc393106267"/>
      <w:bookmarkStart w:id="1051" w:name="_Toc393111633"/>
      <w:bookmarkStart w:id="1052" w:name="_Toc393112734"/>
      <w:bookmarkStart w:id="1053" w:name="_Toc393113816"/>
      <w:bookmarkStart w:id="1054" w:name="_Toc393102979"/>
      <w:bookmarkStart w:id="1055" w:name="_Toc393104075"/>
      <w:bookmarkStart w:id="1056" w:name="_Toc393105171"/>
      <w:bookmarkStart w:id="1057" w:name="_Toc393106268"/>
      <w:bookmarkStart w:id="1058" w:name="_Toc393111634"/>
      <w:bookmarkStart w:id="1059" w:name="_Toc393112735"/>
      <w:bookmarkStart w:id="1060" w:name="_Toc393113817"/>
      <w:bookmarkStart w:id="1061" w:name="_Toc393102980"/>
      <w:bookmarkStart w:id="1062" w:name="_Toc393104076"/>
      <w:bookmarkStart w:id="1063" w:name="_Toc393105172"/>
      <w:bookmarkStart w:id="1064" w:name="_Toc393106269"/>
      <w:bookmarkStart w:id="1065" w:name="_Toc393111635"/>
      <w:bookmarkStart w:id="1066" w:name="_Toc393112736"/>
      <w:bookmarkStart w:id="1067" w:name="_Toc393113818"/>
      <w:bookmarkStart w:id="1068" w:name="_Toc393102981"/>
      <w:bookmarkStart w:id="1069" w:name="_Toc393104077"/>
      <w:bookmarkStart w:id="1070" w:name="_Toc393105173"/>
      <w:bookmarkStart w:id="1071" w:name="_Toc393106270"/>
      <w:bookmarkStart w:id="1072" w:name="_Toc393111636"/>
      <w:bookmarkStart w:id="1073" w:name="_Toc393112737"/>
      <w:bookmarkStart w:id="1074" w:name="_Toc393113819"/>
      <w:bookmarkStart w:id="1075" w:name="_Toc393102982"/>
      <w:bookmarkStart w:id="1076" w:name="_Toc393104078"/>
      <w:bookmarkStart w:id="1077" w:name="_Toc393105174"/>
      <w:bookmarkStart w:id="1078" w:name="_Toc393106271"/>
      <w:bookmarkStart w:id="1079" w:name="_Toc393111637"/>
      <w:bookmarkStart w:id="1080" w:name="_Toc393112738"/>
      <w:bookmarkStart w:id="1081" w:name="_Toc393113820"/>
      <w:bookmarkStart w:id="1082" w:name="_Toc393102991"/>
      <w:bookmarkStart w:id="1083" w:name="_Toc393104087"/>
      <w:bookmarkStart w:id="1084" w:name="_Toc393105183"/>
      <w:bookmarkStart w:id="1085" w:name="_Toc393106280"/>
      <w:bookmarkStart w:id="1086" w:name="_Toc393111646"/>
      <w:bookmarkStart w:id="1087" w:name="_Toc393112747"/>
      <w:bookmarkStart w:id="1088" w:name="_Toc393113829"/>
      <w:bookmarkStart w:id="1089" w:name="_Toc393103000"/>
      <w:bookmarkStart w:id="1090" w:name="_Toc393104096"/>
      <w:bookmarkStart w:id="1091" w:name="_Toc393105192"/>
      <w:bookmarkStart w:id="1092" w:name="_Toc393106289"/>
      <w:bookmarkStart w:id="1093" w:name="_Toc393111655"/>
      <w:bookmarkStart w:id="1094" w:name="_Toc393112756"/>
      <w:bookmarkStart w:id="1095" w:name="_Toc393113838"/>
      <w:bookmarkStart w:id="1096" w:name="_Toc393103010"/>
      <w:bookmarkStart w:id="1097" w:name="_Toc393104106"/>
      <w:bookmarkStart w:id="1098" w:name="_Toc393105202"/>
      <w:bookmarkStart w:id="1099" w:name="_Toc393106299"/>
      <w:bookmarkStart w:id="1100" w:name="_Toc393111665"/>
      <w:bookmarkStart w:id="1101" w:name="_Toc393112766"/>
      <w:bookmarkStart w:id="1102" w:name="_Toc393113848"/>
      <w:bookmarkStart w:id="1103" w:name="_Toc393103018"/>
      <w:bookmarkStart w:id="1104" w:name="_Toc393104114"/>
      <w:bookmarkStart w:id="1105" w:name="_Toc393105210"/>
      <w:bookmarkStart w:id="1106" w:name="_Toc393106307"/>
      <w:bookmarkStart w:id="1107" w:name="_Toc393111673"/>
      <w:bookmarkStart w:id="1108" w:name="_Toc393112774"/>
      <w:bookmarkStart w:id="1109" w:name="_Toc393113856"/>
      <w:bookmarkStart w:id="1110" w:name="_Toc393103028"/>
      <w:bookmarkStart w:id="1111" w:name="_Toc393104124"/>
      <w:bookmarkStart w:id="1112" w:name="_Toc393105220"/>
      <w:bookmarkStart w:id="1113" w:name="_Toc393106317"/>
      <w:bookmarkStart w:id="1114" w:name="_Toc393111683"/>
      <w:bookmarkStart w:id="1115" w:name="_Toc393112784"/>
      <w:bookmarkStart w:id="1116" w:name="_Toc393113866"/>
      <w:bookmarkStart w:id="1117" w:name="_Toc393103046"/>
      <w:bookmarkStart w:id="1118" w:name="_Toc393104142"/>
      <w:bookmarkStart w:id="1119" w:name="_Toc393105238"/>
      <w:bookmarkStart w:id="1120" w:name="_Toc393106335"/>
      <w:bookmarkStart w:id="1121" w:name="_Toc393111701"/>
      <w:bookmarkStart w:id="1122" w:name="_Toc393112802"/>
      <w:bookmarkStart w:id="1123" w:name="_Toc393113884"/>
      <w:bookmarkStart w:id="1124" w:name="_Toc393103054"/>
      <w:bookmarkStart w:id="1125" w:name="_Toc393104150"/>
      <w:bookmarkStart w:id="1126" w:name="_Toc393105246"/>
      <w:bookmarkStart w:id="1127" w:name="_Toc393106343"/>
      <w:bookmarkStart w:id="1128" w:name="_Toc393111709"/>
      <w:bookmarkStart w:id="1129" w:name="_Toc393112810"/>
      <w:bookmarkStart w:id="1130" w:name="_Toc393113892"/>
      <w:bookmarkStart w:id="1131" w:name="_Toc393103063"/>
      <w:bookmarkStart w:id="1132" w:name="_Toc393104159"/>
      <w:bookmarkStart w:id="1133" w:name="_Toc393105255"/>
      <w:bookmarkStart w:id="1134" w:name="_Toc393106352"/>
      <w:bookmarkStart w:id="1135" w:name="_Toc393111718"/>
      <w:bookmarkStart w:id="1136" w:name="_Toc393112819"/>
      <w:bookmarkStart w:id="1137" w:name="_Toc393113901"/>
      <w:bookmarkStart w:id="1138" w:name="_Toc393103071"/>
      <w:bookmarkStart w:id="1139" w:name="_Toc393104167"/>
      <w:bookmarkStart w:id="1140" w:name="_Toc393105263"/>
      <w:bookmarkStart w:id="1141" w:name="_Toc393106360"/>
      <w:bookmarkStart w:id="1142" w:name="_Toc393111726"/>
      <w:bookmarkStart w:id="1143" w:name="_Toc393112827"/>
      <w:bookmarkStart w:id="1144" w:name="_Toc393113909"/>
      <w:bookmarkStart w:id="1145" w:name="_Toc393103079"/>
      <w:bookmarkStart w:id="1146" w:name="_Toc393104175"/>
      <w:bookmarkStart w:id="1147" w:name="_Toc393105271"/>
      <w:bookmarkStart w:id="1148" w:name="_Toc393106368"/>
      <w:bookmarkStart w:id="1149" w:name="_Toc393111734"/>
      <w:bookmarkStart w:id="1150" w:name="_Toc393112835"/>
      <w:bookmarkStart w:id="1151" w:name="_Toc393113917"/>
      <w:bookmarkStart w:id="1152" w:name="_Toc393103088"/>
      <w:bookmarkStart w:id="1153" w:name="_Toc393104184"/>
      <w:bookmarkStart w:id="1154" w:name="_Toc393105280"/>
      <w:bookmarkStart w:id="1155" w:name="_Toc393106377"/>
      <w:bookmarkStart w:id="1156" w:name="_Toc393111743"/>
      <w:bookmarkStart w:id="1157" w:name="_Toc393112844"/>
      <w:bookmarkStart w:id="1158" w:name="_Toc393113926"/>
      <w:bookmarkStart w:id="1159" w:name="_Toc393103096"/>
      <w:bookmarkStart w:id="1160" w:name="_Toc393104192"/>
      <w:bookmarkStart w:id="1161" w:name="_Toc393105288"/>
      <w:bookmarkStart w:id="1162" w:name="_Toc393106385"/>
      <w:bookmarkStart w:id="1163" w:name="_Toc393111751"/>
      <w:bookmarkStart w:id="1164" w:name="_Toc393112852"/>
      <w:bookmarkStart w:id="1165" w:name="_Toc393113934"/>
      <w:bookmarkStart w:id="1166" w:name="_Toc393103104"/>
      <w:bookmarkStart w:id="1167" w:name="_Toc393104200"/>
      <w:bookmarkStart w:id="1168" w:name="_Toc393105296"/>
      <w:bookmarkStart w:id="1169" w:name="_Toc393106393"/>
      <w:bookmarkStart w:id="1170" w:name="_Toc393111759"/>
      <w:bookmarkStart w:id="1171" w:name="_Toc393112860"/>
      <w:bookmarkStart w:id="1172" w:name="_Toc393113942"/>
      <w:bookmarkStart w:id="1173" w:name="_Toc393103112"/>
      <w:bookmarkStart w:id="1174" w:name="_Toc393104208"/>
      <w:bookmarkStart w:id="1175" w:name="_Toc393105304"/>
      <w:bookmarkStart w:id="1176" w:name="_Toc393106401"/>
      <w:bookmarkStart w:id="1177" w:name="_Toc393111767"/>
      <w:bookmarkStart w:id="1178" w:name="_Toc393112868"/>
      <w:bookmarkStart w:id="1179" w:name="_Toc393113950"/>
      <w:bookmarkStart w:id="1180" w:name="_Toc393103120"/>
      <w:bookmarkStart w:id="1181" w:name="_Toc393104216"/>
      <w:bookmarkStart w:id="1182" w:name="_Toc393105312"/>
      <w:bookmarkStart w:id="1183" w:name="_Toc393106409"/>
      <w:bookmarkStart w:id="1184" w:name="_Toc393111775"/>
      <w:bookmarkStart w:id="1185" w:name="_Toc393112876"/>
      <w:bookmarkStart w:id="1186" w:name="_Toc393113958"/>
      <w:bookmarkStart w:id="1187" w:name="_Toc393103128"/>
      <w:bookmarkStart w:id="1188" w:name="_Toc393104224"/>
      <w:bookmarkStart w:id="1189" w:name="_Toc393105320"/>
      <w:bookmarkStart w:id="1190" w:name="_Toc393106417"/>
      <w:bookmarkStart w:id="1191" w:name="_Toc393111783"/>
      <w:bookmarkStart w:id="1192" w:name="_Toc393112884"/>
      <w:bookmarkStart w:id="1193" w:name="_Toc393113966"/>
      <w:bookmarkStart w:id="1194" w:name="_Toc393103136"/>
      <w:bookmarkStart w:id="1195" w:name="_Toc393104232"/>
      <w:bookmarkStart w:id="1196" w:name="_Toc393105328"/>
      <w:bookmarkStart w:id="1197" w:name="_Toc393106425"/>
      <w:bookmarkStart w:id="1198" w:name="_Toc393111791"/>
      <w:bookmarkStart w:id="1199" w:name="_Toc393112892"/>
      <w:bookmarkStart w:id="1200" w:name="_Toc393113974"/>
      <w:bookmarkStart w:id="1201" w:name="_Toc393103144"/>
      <w:bookmarkStart w:id="1202" w:name="_Toc393104240"/>
      <w:bookmarkStart w:id="1203" w:name="_Toc393105336"/>
      <w:bookmarkStart w:id="1204" w:name="_Toc393106433"/>
      <w:bookmarkStart w:id="1205" w:name="_Toc393111799"/>
      <w:bookmarkStart w:id="1206" w:name="_Toc393112900"/>
      <w:bookmarkStart w:id="1207" w:name="_Toc393113982"/>
      <w:bookmarkStart w:id="1208" w:name="_Toc393103145"/>
      <w:bookmarkStart w:id="1209" w:name="_Toc393104241"/>
      <w:bookmarkStart w:id="1210" w:name="_Toc393105337"/>
      <w:bookmarkStart w:id="1211" w:name="_Toc393106434"/>
      <w:bookmarkStart w:id="1212" w:name="_Toc393111800"/>
      <w:bookmarkStart w:id="1213" w:name="_Toc393112901"/>
      <w:bookmarkStart w:id="1214" w:name="_Toc393113983"/>
      <w:bookmarkStart w:id="1215" w:name="_Toc393103146"/>
      <w:bookmarkStart w:id="1216" w:name="_Toc393104242"/>
      <w:bookmarkStart w:id="1217" w:name="_Toc393105338"/>
      <w:bookmarkStart w:id="1218" w:name="_Toc393106435"/>
      <w:bookmarkStart w:id="1219" w:name="_Toc393111801"/>
      <w:bookmarkStart w:id="1220" w:name="_Toc393112902"/>
      <w:bookmarkStart w:id="1221" w:name="_Toc393113984"/>
      <w:bookmarkStart w:id="1222" w:name="_Toc393103147"/>
      <w:bookmarkStart w:id="1223" w:name="_Toc393104243"/>
      <w:bookmarkStart w:id="1224" w:name="_Toc393105339"/>
      <w:bookmarkStart w:id="1225" w:name="_Toc393106436"/>
      <w:bookmarkStart w:id="1226" w:name="_Toc393111802"/>
      <w:bookmarkStart w:id="1227" w:name="_Toc393112903"/>
      <w:bookmarkStart w:id="1228" w:name="_Toc393113985"/>
      <w:bookmarkStart w:id="1229" w:name="_Toc393103148"/>
      <w:bookmarkStart w:id="1230" w:name="_Toc393104244"/>
      <w:bookmarkStart w:id="1231" w:name="_Toc393105340"/>
      <w:bookmarkStart w:id="1232" w:name="_Toc393106437"/>
      <w:bookmarkStart w:id="1233" w:name="_Toc393111803"/>
      <w:bookmarkStart w:id="1234" w:name="_Toc393112904"/>
      <w:bookmarkStart w:id="1235" w:name="_Toc393113986"/>
      <w:bookmarkStart w:id="1236" w:name="_Toc393103149"/>
      <w:bookmarkStart w:id="1237" w:name="_Toc393104245"/>
      <w:bookmarkStart w:id="1238" w:name="_Toc393105341"/>
      <w:bookmarkStart w:id="1239" w:name="_Toc393106438"/>
      <w:bookmarkStart w:id="1240" w:name="_Toc393111804"/>
      <w:bookmarkStart w:id="1241" w:name="_Toc393112905"/>
      <w:bookmarkStart w:id="1242" w:name="_Toc393113987"/>
      <w:bookmarkStart w:id="1243" w:name="_Toc393103150"/>
      <w:bookmarkStart w:id="1244" w:name="_Toc393104246"/>
      <w:bookmarkStart w:id="1245" w:name="_Toc393105342"/>
      <w:bookmarkStart w:id="1246" w:name="_Toc393106439"/>
      <w:bookmarkStart w:id="1247" w:name="_Toc393111805"/>
      <w:bookmarkStart w:id="1248" w:name="_Toc393112906"/>
      <w:bookmarkStart w:id="1249" w:name="_Toc393113988"/>
      <w:bookmarkStart w:id="1250" w:name="_Toc393103151"/>
      <w:bookmarkStart w:id="1251" w:name="_Toc393104247"/>
      <w:bookmarkStart w:id="1252" w:name="_Toc393105343"/>
      <w:bookmarkStart w:id="1253" w:name="_Toc393106440"/>
      <w:bookmarkStart w:id="1254" w:name="_Toc393111806"/>
      <w:bookmarkStart w:id="1255" w:name="_Toc393112907"/>
      <w:bookmarkStart w:id="1256" w:name="_Toc393113989"/>
      <w:bookmarkStart w:id="1257" w:name="_Toc393103152"/>
      <w:bookmarkStart w:id="1258" w:name="_Toc393104248"/>
      <w:bookmarkStart w:id="1259" w:name="_Toc393105344"/>
      <w:bookmarkStart w:id="1260" w:name="_Toc393106441"/>
      <w:bookmarkStart w:id="1261" w:name="_Toc393111807"/>
      <w:bookmarkStart w:id="1262" w:name="_Toc393112908"/>
      <w:bookmarkStart w:id="1263" w:name="_Toc393113990"/>
      <w:bookmarkStart w:id="1264" w:name="_Toc393103153"/>
      <w:bookmarkStart w:id="1265" w:name="_Toc393104249"/>
      <w:bookmarkStart w:id="1266" w:name="_Toc393105345"/>
      <w:bookmarkStart w:id="1267" w:name="_Toc393106442"/>
      <w:bookmarkStart w:id="1268" w:name="_Toc393111808"/>
      <w:bookmarkStart w:id="1269" w:name="_Toc393112909"/>
      <w:bookmarkStart w:id="1270" w:name="_Toc393113991"/>
      <w:bookmarkStart w:id="1271" w:name="_Toc393103154"/>
      <w:bookmarkStart w:id="1272" w:name="_Toc393104250"/>
      <w:bookmarkStart w:id="1273" w:name="_Toc393105346"/>
      <w:bookmarkStart w:id="1274" w:name="_Toc393106443"/>
      <w:bookmarkStart w:id="1275" w:name="_Toc393111809"/>
      <w:bookmarkStart w:id="1276" w:name="_Toc393112910"/>
      <w:bookmarkStart w:id="1277" w:name="_Toc393113992"/>
      <w:bookmarkStart w:id="1278" w:name="_Toc393103155"/>
      <w:bookmarkStart w:id="1279" w:name="_Toc393104251"/>
      <w:bookmarkStart w:id="1280" w:name="_Toc393105347"/>
      <w:bookmarkStart w:id="1281" w:name="_Toc393106444"/>
      <w:bookmarkStart w:id="1282" w:name="_Toc393111810"/>
      <w:bookmarkStart w:id="1283" w:name="_Toc393112911"/>
      <w:bookmarkStart w:id="1284" w:name="_Toc393113993"/>
      <w:bookmarkStart w:id="1285" w:name="_Toc393103156"/>
      <w:bookmarkStart w:id="1286" w:name="_Toc393104252"/>
      <w:bookmarkStart w:id="1287" w:name="_Toc393105348"/>
      <w:bookmarkStart w:id="1288" w:name="_Toc393106445"/>
      <w:bookmarkStart w:id="1289" w:name="_Toc393111811"/>
      <w:bookmarkStart w:id="1290" w:name="_Toc393112912"/>
      <w:bookmarkStart w:id="1291" w:name="_Toc393113994"/>
      <w:bookmarkStart w:id="1292" w:name="_Toc393103157"/>
      <w:bookmarkStart w:id="1293" w:name="_Toc393104253"/>
      <w:bookmarkStart w:id="1294" w:name="_Toc393105349"/>
      <w:bookmarkStart w:id="1295" w:name="_Toc393106446"/>
      <w:bookmarkStart w:id="1296" w:name="_Toc393111812"/>
      <w:bookmarkStart w:id="1297" w:name="_Toc393112913"/>
      <w:bookmarkStart w:id="1298" w:name="_Toc393113995"/>
      <w:bookmarkStart w:id="1299" w:name="_Toc393103158"/>
      <w:bookmarkStart w:id="1300" w:name="_Toc393104254"/>
      <w:bookmarkStart w:id="1301" w:name="_Toc393105350"/>
      <w:bookmarkStart w:id="1302" w:name="_Toc393106447"/>
      <w:bookmarkStart w:id="1303" w:name="_Toc393111813"/>
      <w:bookmarkStart w:id="1304" w:name="_Toc393112914"/>
      <w:bookmarkStart w:id="1305" w:name="_Toc393113996"/>
      <w:bookmarkStart w:id="1306" w:name="_Toc393103159"/>
      <w:bookmarkStart w:id="1307" w:name="_Toc393104255"/>
      <w:bookmarkStart w:id="1308" w:name="_Toc393105351"/>
      <w:bookmarkStart w:id="1309" w:name="_Toc393106448"/>
      <w:bookmarkStart w:id="1310" w:name="_Toc393111814"/>
      <w:bookmarkStart w:id="1311" w:name="_Toc393112915"/>
      <w:bookmarkStart w:id="1312" w:name="_Toc393113997"/>
      <w:bookmarkStart w:id="1313" w:name="_Toc393103160"/>
      <w:bookmarkStart w:id="1314" w:name="_Toc393104256"/>
      <w:bookmarkStart w:id="1315" w:name="_Toc393105352"/>
      <w:bookmarkStart w:id="1316" w:name="_Toc393106449"/>
      <w:bookmarkStart w:id="1317" w:name="_Toc393111815"/>
      <w:bookmarkStart w:id="1318" w:name="_Toc393112916"/>
      <w:bookmarkStart w:id="1319" w:name="_Toc393113998"/>
      <w:bookmarkStart w:id="1320" w:name="_Toc393103161"/>
      <w:bookmarkStart w:id="1321" w:name="_Toc393104257"/>
      <w:bookmarkStart w:id="1322" w:name="_Toc393105353"/>
      <w:bookmarkStart w:id="1323" w:name="_Toc393106450"/>
      <w:bookmarkStart w:id="1324" w:name="_Toc393111816"/>
      <w:bookmarkStart w:id="1325" w:name="_Toc393112917"/>
      <w:bookmarkStart w:id="1326" w:name="_Toc393113999"/>
      <w:bookmarkStart w:id="1327" w:name="_Toc393103162"/>
      <w:bookmarkStart w:id="1328" w:name="_Toc393104258"/>
      <w:bookmarkStart w:id="1329" w:name="_Toc393105354"/>
      <w:bookmarkStart w:id="1330" w:name="_Toc393106451"/>
      <w:bookmarkStart w:id="1331" w:name="_Toc393111817"/>
      <w:bookmarkStart w:id="1332" w:name="_Toc393112918"/>
      <w:bookmarkStart w:id="1333" w:name="_Toc393114000"/>
      <w:bookmarkStart w:id="1334" w:name="_Toc393103163"/>
      <w:bookmarkStart w:id="1335" w:name="_Toc393104259"/>
      <w:bookmarkStart w:id="1336" w:name="_Toc393105355"/>
      <w:bookmarkStart w:id="1337" w:name="_Toc393106452"/>
      <w:bookmarkStart w:id="1338" w:name="_Toc393111818"/>
      <w:bookmarkStart w:id="1339" w:name="_Toc393112919"/>
      <w:bookmarkStart w:id="1340" w:name="_Toc393114001"/>
      <w:bookmarkStart w:id="1341" w:name="_Toc393103164"/>
      <w:bookmarkStart w:id="1342" w:name="_Toc393104260"/>
      <w:bookmarkStart w:id="1343" w:name="_Toc393105356"/>
      <w:bookmarkStart w:id="1344" w:name="_Toc393106453"/>
      <w:bookmarkStart w:id="1345" w:name="_Toc393111819"/>
      <w:bookmarkStart w:id="1346" w:name="_Toc393112920"/>
      <w:bookmarkStart w:id="1347" w:name="_Toc393114002"/>
      <w:bookmarkStart w:id="1348" w:name="_Toc393103165"/>
      <w:bookmarkStart w:id="1349" w:name="_Toc393104261"/>
      <w:bookmarkStart w:id="1350" w:name="_Toc393105357"/>
      <w:bookmarkStart w:id="1351" w:name="_Toc393106454"/>
      <w:bookmarkStart w:id="1352" w:name="_Toc393111820"/>
      <w:bookmarkStart w:id="1353" w:name="_Toc393112921"/>
      <w:bookmarkStart w:id="1354" w:name="_Toc393114003"/>
      <w:bookmarkStart w:id="1355" w:name="_Toc393103166"/>
      <w:bookmarkStart w:id="1356" w:name="_Toc393104262"/>
      <w:bookmarkStart w:id="1357" w:name="_Toc393105358"/>
      <w:bookmarkStart w:id="1358" w:name="_Toc393106455"/>
      <w:bookmarkStart w:id="1359" w:name="_Toc393111821"/>
      <w:bookmarkStart w:id="1360" w:name="_Toc393112922"/>
      <w:bookmarkStart w:id="1361" w:name="_Toc393114004"/>
      <w:bookmarkStart w:id="1362" w:name="_Toc393103167"/>
      <w:bookmarkStart w:id="1363" w:name="_Toc393104263"/>
      <w:bookmarkStart w:id="1364" w:name="_Toc393105359"/>
      <w:bookmarkStart w:id="1365" w:name="_Toc393106456"/>
      <w:bookmarkStart w:id="1366" w:name="_Toc393111822"/>
      <w:bookmarkStart w:id="1367" w:name="_Toc393112923"/>
      <w:bookmarkStart w:id="1368" w:name="_Toc393114005"/>
      <w:bookmarkStart w:id="1369" w:name="_Toc393103168"/>
      <w:bookmarkStart w:id="1370" w:name="_Toc393104264"/>
      <w:bookmarkStart w:id="1371" w:name="_Toc393105360"/>
      <w:bookmarkStart w:id="1372" w:name="_Toc393106457"/>
      <w:bookmarkStart w:id="1373" w:name="_Toc393111823"/>
      <w:bookmarkStart w:id="1374" w:name="_Toc393112924"/>
      <w:bookmarkStart w:id="1375" w:name="_Toc393114006"/>
      <w:bookmarkStart w:id="1376" w:name="_Toc393103169"/>
      <w:bookmarkStart w:id="1377" w:name="_Toc393104265"/>
      <w:bookmarkStart w:id="1378" w:name="_Toc393105361"/>
      <w:bookmarkStart w:id="1379" w:name="_Toc393106458"/>
      <w:bookmarkStart w:id="1380" w:name="_Toc393111824"/>
      <w:bookmarkStart w:id="1381" w:name="_Toc393112925"/>
      <w:bookmarkStart w:id="1382" w:name="_Toc393114007"/>
      <w:bookmarkStart w:id="1383" w:name="_Toc393103170"/>
      <w:bookmarkStart w:id="1384" w:name="_Toc393104266"/>
      <w:bookmarkStart w:id="1385" w:name="_Toc393105362"/>
      <w:bookmarkStart w:id="1386" w:name="_Toc393106459"/>
      <w:bookmarkStart w:id="1387" w:name="_Toc393111825"/>
      <w:bookmarkStart w:id="1388" w:name="_Toc393112926"/>
      <w:bookmarkStart w:id="1389" w:name="_Toc393114008"/>
      <w:bookmarkStart w:id="1390" w:name="_Toc393103171"/>
      <w:bookmarkStart w:id="1391" w:name="_Toc393104267"/>
      <w:bookmarkStart w:id="1392" w:name="_Toc393105363"/>
      <w:bookmarkStart w:id="1393" w:name="_Toc393106460"/>
      <w:bookmarkStart w:id="1394" w:name="_Toc393111826"/>
      <w:bookmarkStart w:id="1395" w:name="_Toc393112927"/>
      <w:bookmarkStart w:id="1396" w:name="_Toc393114009"/>
      <w:bookmarkStart w:id="1397" w:name="_Toc393103172"/>
      <w:bookmarkStart w:id="1398" w:name="_Toc393104268"/>
      <w:bookmarkStart w:id="1399" w:name="_Toc393105364"/>
      <w:bookmarkStart w:id="1400" w:name="_Toc393106461"/>
      <w:bookmarkStart w:id="1401" w:name="_Toc393111827"/>
      <w:bookmarkStart w:id="1402" w:name="_Toc393112928"/>
      <w:bookmarkStart w:id="1403" w:name="_Toc393114010"/>
      <w:bookmarkStart w:id="1404" w:name="_Toc393103173"/>
      <w:bookmarkStart w:id="1405" w:name="_Toc393104269"/>
      <w:bookmarkStart w:id="1406" w:name="_Toc393105365"/>
      <w:bookmarkStart w:id="1407" w:name="_Toc393106462"/>
      <w:bookmarkStart w:id="1408" w:name="_Toc393111828"/>
      <w:bookmarkStart w:id="1409" w:name="_Toc393112929"/>
      <w:bookmarkStart w:id="1410" w:name="_Toc393114011"/>
      <w:bookmarkStart w:id="1411" w:name="_Toc393103174"/>
      <w:bookmarkStart w:id="1412" w:name="_Toc393104270"/>
      <w:bookmarkStart w:id="1413" w:name="_Toc393105366"/>
      <w:bookmarkStart w:id="1414" w:name="_Toc393106463"/>
      <w:bookmarkStart w:id="1415" w:name="_Toc393111829"/>
      <w:bookmarkStart w:id="1416" w:name="_Toc393112930"/>
      <w:bookmarkStart w:id="1417" w:name="_Toc393114012"/>
      <w:bookmarkStart w:id="1418" w:name="_Toc393103175"/>
      <w:bookmarkStart w:id="1419" w:name="_Toc393104271"/>
      <w:bookmarkStart w:id="1420" w:name="_Toc393105367"/>
      <w:bookmarkStart w:id="1421" w:name="_Toc393106464"/>
      <w:bookmarkStart w:id="1422" w:name="_Toc393111830"/>
      <w:bookmarkStart w:id="1423" w:name="_Toc393112931"/>
      <w:bookmarkStart w:id="1424" w:name="_Toc393114013"/>
      <w:bookmarkStart w:id="1425" w:name="_Toc393103176"/>
      <w:bookmarkStart w:id="1426" w:name="_Toc393104272"/>
      <w:bookmarkStart w:id="1427" w:name="_Toc393105368"/>
      <w:bookmarkStart w:id="1428" w:name="_Toc393106465"/>
      <w:bookmarkStart w:id="1429" w:name="_Toc393111831"/>
      <w:bookmarkStart w:id="1430" w:name="_Toc393112932"/>
      <w:bookmarkStart w:id="1431" w:name="_Toc393114014"/>
      <w:bookmarkStart w:id="1432" w:name="_Toc393103177"/>
      <w:bookmarkStart w:id="1433" w:name="_Toc393104273"/>
      <w:bookmarkStart w:id="1434" w:name="_Toc393105369"/>
      <w:bookmarkStart w:id="1435" w:name="_Toc393106466"/>
      <w:bookmarkStart w:id="1436" w:name="_Toc393111832"/>
      <w:bookmarkStart w:id="1437" w:name="_Toc393112933"/>
      <w:bookmarkStart w:id="1438" w:name="_Toc393114015"/>
      <w:bookmarkStart w:id="1439" w:name="_Toc393103178"/>
      <w:bookmarkStart w:id="1440" w:name="_Toc393104274"/>
      <w:bookmarkStart w:id="1441" w:name="_Toc393105370"/>
      <w:bookmarkStart w:id="1442" w:name="_Toc393106467"/>
      <w:bookmarkStart w:id="1443" w:name="_Toc393111833"/>
      <w:bookmarkStart w:id="1444" w:name="_Toc393112934"/>
      <w:bookmarkStart w:id="1445" w:name="_Toc393114016"/>
      <w:bookmarkStart w:id="1446" w:name="_Toc393103179"/>
      <w:bookmarkStart w:id="1447" w:name="_Toc393104275"/>
      <w:bookmarkStart w:id="1448" w:name="_Toc393105371"/>
      <w:bookmarkStart w:id="1449" w:name="_Toc393106468"/>
      <w:bookmarkStart w:id="1450" w:name="_Toc393111834"/>
      <w:bookmarkStart w:id="1451" w:name="_Toc393112935"/>
      <w:bookmarkStart w:id="1452" w:name="_Toc393114017"/>
      <w:bookmarkStart w:id="1453" w:name="_Toc393103180"/>
      <w:bookmarkStart w:id="1454" w:name="_Toc393104276"/>
      <w:bookmarkStart w:id="1455" w:name="_Toc393105372"/>
      <w:bookmarkStart w:id="1456" w:name="_Toc393106469"/>
      <w:bookmarkStart w:id="1457" w:name="_Toc393111835"/>
      <w:bookmarkStart w:id="1458" w:name="_Toc393112936"/>
      <w:bookmarkStart w:id="1459" w:name="_Toc393114018"/>
      <w:bookmarkStart w:id="1460" w:name="_Toc393103189"/>
      <w:bookmarkStart w:id="1461" w:name="_Toc393104285"/>
      <w:bookmarkStart w:id="1462" w:name="_Toc393105381"/>
      <w:bookmarkStart w:id="1463" w:name="_Toc393106478"/>
      <w:bookmarkStart w:id="1464" w:name="_Toc393111844"/>
      <w:bookmarkStart w:id="1465" w:name="_Toc393112945"/>
      <w:bookmarkStart w:id="1466" w:name="_Toc393114027"/>
      <w:bookmarkStart w:id="1467" w:name="_Toc393103197"/>
      <w:bookmarkStart w:id="1468" w:name="_Toc393104293"/>
      <w:bookmarkStart w:id="1469" w:name="_Toc393105389"/>
      <w:bookmarkStart w:id="1470" w:name="_Toc393106486"/>
      <w:bookmarkStart w:id="1471" w:name="_Toc393111852"/>
      <w:bookmarkStart w:id="1472" w:name="_Toc393112953"/>
      <w:bookmarkStart w:id="1473" w:name="_Toc393114035"/>
      <w:bookmarkStart w:id="1474" w:name="_Toc393103205"/>
      <w:bookmarkStart w:id="1475" w:name="_Toc393104301"/>
      <w:bookmarkStart w:id="1476" w:name="_Toc393105397"/>
      <w:bookmarkStart w:id="1477" w:name="_Toc393106494"/>
      <w:bookmarkStart w:id="1478" w:name="_Toc393111860"/>
      <w:bookmarkStart w:id="1479" w:name="_Toc393112961"/>
      <w:bookmarkStart w:id="1480" w:name="_Toc393114043"/>
      <w:bookmarkStart w:id="1481" w:name="_Toc393103213"/>
      <w:bookmarkStart w:id="1482" w:name="_Toc393104309"/>
      <w:bookmarkStart w:id="1483" w:name="_Toc393105405"/>
      <w:bookmarkStart w:id="1484" w:name="_Toc393106502"/>
      <w:bookmarkStart w:id="1485" w:name="_Toc393111868"/>
      <w:bookmarkStart w:id="1486" w:name="_Toc393112969"/>
      <w:bookmarkStart w:id="1487" w:name="_Toc393114051"/>
      <w:bookmarkStart w:id="1488" w:name="_Toc393103221"/>
      <w:bookmarkStart w:id="1489" w:name="_Toc393104317"/>
      <w:bookmarkStart w:id="1490" w:name="_Toc393105413"/>
      <w:bookmarkStart w:id="1491" w:name="_Toc393106510"/>
      <w:bookmarkStart w:id="1492" w:name="_Toc393111876"/>
      <w:bookmarkStart w:id="1493" w:name="_Toc393112977"/>
      <w:bookmarkStart w:id="1494" w:name="_Toc393114059"/>
      <w:bookmarkStart w:id="1495" w:name="_Toc393103222"/>
      <w:bookmarkStart w:id="1496" w:name="_Toc393104318"/>
      <w:bookmarkStart w:id="1497" w:name="_Toc393105414"/>
      <w:bookmarkStart w:id="1498" w:name="_Toc393106511"/>
      <w:bookmarkStart w:id="1499" w:name="_Toc393111877"/>
      <w:bookmarkStart w:id="1500" w:name="_Toc393112978"/>
      <w:bookmarkStart w:id="1501" w:name="_Toc393114060"/>
      <w:bookmarkStart w:id="1502" w:name="_Toc393103223"/>
      <w:bookmarkStart w:id="1503" w:name="_Toc393104319"/>
      <w:bookmarkStart w:id="1504" w:name="_Toc393105415"/>
      <w:bookmarkStart w:id="1505" w:name="_Toc393106512"/>
      <w:bookmarkStart w:id="1506" w:name="_Toc393111878"/>
      <w:bookmarkStart w:id="1507" w:name="_Toc393112979"/>
      <w:bookmarkStart w:id="1508" w:name="_Toc393114061"/>
      <w:bookmarkStart w:id="1509" w:name="_Toc393103224"/>
      <w:bookmarkStart w:id="1510" w:name="_Toc393104320"/>
      <w:bookmarkStart w:id="1511" w:name="_Toc393105416"/>
      <w:bookmarkStart w:id="1512" w:name="_Toc393106513"/>
      <w:bookmarkStart w:id="1513" w:name="_Toc393111879"/>
      <w:bookmarkStart w:id="1514" w:name="_Toc393112980"/>
      <w:bookmarkStart w:id="1515" w:name="_Toc393114062"/>
      <w:bookmarkStart w:id="1516" w:name="_Toc393103225"/>
      <w:bookmarkStart w:id="1517" w:name="_Toc393104321"/>
      <w:bookmarkStart w:id="1518" w:name="_Toc393105417"/>
      <w:bookmarkStart w:id="1519" w:name="_Toc393106514"/>
      <w:bookmarkStart w:id="1520" w:name="_Toc393111880"/>
      <w:bookmarkStart w:id="1521" w:name="_Toc393112981"/>
      <w:bookmarkStart w:id="1522" w:name="_Toc393114063"/>
      <w:bookmarkStart w:id="1523" w:name="_Toc393103226"/>
      <w:bookmarkStart w:id="1524" w:name="_Toc393104322"/>
      <w:bookmarkStart w:id="1525" w:name="_Toc393105418"/>
      <w:bookmarkStart w:id="1526" w:name="_Toc393106515"/>
      <w:bookmarkStart w:id="1527" w:name="_Toc393111881"/>
      <w:bookmarkStart w:id="1528" w:name="_Toc393112982"/>
      <w:bookmarkStart w:id="1529" w:name="_Toc393114064"/>
      <w:bookmarkStart w:id="1530" w:name="_Toc393103227"/>
      <w:bookmarkStart w:id="1531" w:name="_Toc393104323"/>
      <w:bookmarkStart w:id="1532" w:name="_Toc393105419"/>
      <w:bookmarkStart w:id="1533" w:name="_Toc393106516"/>
      <w:bookmarkStart w:id="1534" w:name="_Toc393111882"/>
      <w:bookmarkStart w:id="1535" w:name="_Toc393112983"/>
      <w:bookmarkStart w:id="1536" w:name="_Toc393114065"/>
      <w:bookmarkStart w:id="1537" w:name="_Toc393103228"/>
      <w:bookmarkStart w:id="1538" w:name="_Toc393104324"/>
      <w:bookmarkStart w:id="1539" w:name="_Toc393105420"/>
      <w:bookmarkStart w:id="1540" w:name="_Toc393106517"/>
      <w:bookmarkStart w:id="1541" w:name="_Toc393111883"/>
      <w:bookmarkStart w:id="1542" w:name="_Toc393112984"/>
      <w:bookmarkStart w:id="1543" w:name="_Toc393114066"/>
      <w:bookmarkStart w:id="1544" w:name="_Toc393103229"/>
      <w:bookmarkStart w:id="1545" w:name="_Toc393104325"/>
      <w:bookmarkStart w:id="1546" w:name="_Toc393105421"/>
      <w:bookmarkStart w:id="1547" w:name="_Toc393106518"/>
      <w:bookmarkStart w:id="1548" w:name="_Toc393111884"/>
      <w:bookmarkStart w:id="1549" w:name="_Toc393112985"/>
      <w:bookmarkStart w:id="1550" w:name="_Toc393114067"/>
      <w:bookmarkStart w:id="1551" w:name="_Toc393103230"/>
      <w:bookmarkStart w:id="1552" w:name="_Toc393104326"/>
      <w:bookmarkStart w:id="1553" w:name="_Toc393105422"/>
      <w:bookmarkStart w:id="1554" w:name="_Toc393106519"/>
      <w:bookmarkStart w:id="1555" w:name="_Toc393111885"/>
      <w:bookmarkStart w:id="1556" w:name="_Toc393112986"/>
      <w:bookmarkStart w:id="1557" w:name="_Toc393114068"/>
      <w:bookmarkStart w:id="1558" w:name="_Toc393103231"/>
      <w:bookmarkStart w:id="1559" w:name="_Toc393104327"/>
      <w:bookmarkStart w:id="1560" w:name="_Toc393105423"/>
      <w:bookmarkStart w:id="1561" w:name="_Toc393106520"/>
      <w:bookmarkStart w:id="1562" w:name="_Toc393111886"/>
      <w:bookmarkStart w:id="1563" w:name="_Toc393112987"/>
      <w:bookmarkStart w:id="1564" w:name="_Toc393114069"/>
      <w:bookmarkStart w:id="1565" w:name="_Toc393103232"/>
      <w:bookmarkStart w:id="1566" w:name="_Toc393104328"/>
      <w:bookmarkStart w:id="1567" w:name="_Toc393105424"/>
      <w:bookmarkStart w:id="1568" w:name="_Toc393106521"/>
      <w:bookmarkStart w:id="1569" w:name="_Toc393111887"/>
      <w:bookmarkStart w:id="1570" w:name="_Toc393112988"/>
      <w:bookmarkStart w:id="1571" w:name="_Toc393114070"/>
      <w:bookmarkStart w:id="1572" w:name="_Toc393103233"/>
      <w:bookmarkStart w:id="1573" w:name="_Toc393104329"/>
      <w:bookmarkStart w:id="1574" w:name="_Toc393105425"/>
      <w:bookmarkStart w:id="1575" w:name="_Toc393106522"/>
      <w:bookmarkStart w:id="1576" w:name="_Toc393111888"/>
      <w:bookmarkStart w:id="1577" w:name="_Toc393112989"/>
      <w:bookmarkStart w:id="1578" w:name="_Toc393114071"/>
      <w:bookmarkStart w:id="1579" w:name="_Toc393103234"/>
      <w:bookmarkStart w:id="1580" w:name="_Toc393104330"/>
      <w:bookmarkStart w:id="1581" w:name="_Toc393105426"/>
      <w:bookmarkStart w:id="1582" w:name="_Toc393106523"/>
      <w:bookmarkStart w:id="1583" w:name="_Toc393111889"/>
      <w:bookmarkStart w:id="1584" w:name="_Toc393112990"/>
      <w:bookmarkStart w:id="1585" w:name="_Toc393114072"/>
      <w:bookmarkStart w:id="1586" w:name="_Toc393103235"/>
      <w:bookmarkStart w:id="1587" w:name="_Toc393104331"/>
      <w:bookmarkStart w:id="1588" w:name="_Toc393105427"/>
      <w:bookmarkStart w:id="1589" w:name="_Toc393106524"/>
      <w:bookmarkStart w:id="1590" w:name="_Toc393111890"/>
      <w:bookmarkStart w:id="1591" w:name="_Toc393112991"/>
      <w:bookmarkStart w:id="1592" w:name="_Toc393114073"/>
      <w:bookmarkStart w:id="1593" w:name="_Toc393103236"/>
      <w:bookmarkStart w:id="1594" w:name="_Toc393104332"/>
      <w:bookmarkStart w:id="1595" w:name="_Toc393105428"/>
      <w:bookmarkStart w:id="1596" w:name="_Toc393106525"/>
      <w:bookmarkStart w:id="1597" w:name="_Toc393111891"/>
      <w:bookmarkStart w:id="1598" w:name="_Toc393112992"/>
      <w:bookmarkStart w:id="1599" w:name="_Toc393114074"/>
      <w:bookmarkStart w:id="1600" w:name="_Toc393103237"/>
      <w:bookmarkStart w:id="1601" w:name="_Toc393104333"/>
      <w:bookmarkStart w:id="1602" w:name="_Toc393105429"/>
      <w:bookmarkStart w:id="1603" w:name="_Toc393106526"/>
      <w:bookmarkStart w:id="1604" w:name="_Toc393111892"/>
      <w:bookmarkStart w:id="1605" w:name="_Toc393112993"/>
      <w:bookmarkStart w:id="1606" w:name="_Toc393114075"/>
      <w:bookmarkStart w:id="1607" w:name="_Toc393103238"/>
      <w:bookmarkStart w:id="1608" w:name="_Toc393104334"/>
      <w:bookmarkStart w:id="1609" w:name="_Toc393105430"/>
      <w:bookmarkStart w:id="1610" w:name="_Toc393106527"/>
      <w:bookmarkStart w:id="1611" w:name="_Toc393111893"/>
      <w:bookmarkStart w:id="1612" w:name="_Toc393112994"/>
      <w:bookmarkStart w:id="1613" w:name="_Toc393114076"/>
      <w:bookmarkStart w:id="1614" w:name="_Toc393103239"/>
      <w:bookmarkStart w:id="1615" w:name="_Toc393104335"/>
      <w:bookmarkStart w:id="1616" w:name="_Toc393105431"/>
      <w:bookmarkStart w:id="1617" w:name="_Toc393106528"/>
      <w:bookmarkStart w:id="1618" w:name="_Toc393111894"/>
      <w:bookmarkStart w:id="1619" w:name="_Toc393112995"/>
      <w:bookmarkStart w:id="1620" w:name="_Toc393114077"/>
      <w:bookmarkStart w:id="1621" w:name="_Toc403122944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r>
        <w:rPr>
          <w:rFonts w:hint="eastAsia"/>
        </w:rPr>
        <w:t>无偿放</w:t>
      </w:r>
      <w:r w:rsidR="00E01358">
        <w:rPr>
          <w:rFonts w:hint="eastAsia"/>
        </w:rPr>
        <w:t>单</w:t>
      </w:r>
      <w:r w:rsidR="00A34C75">
        <w:rPr>
          <w:rFonts w:hint="eastAsia"/>
        </w:rPr>
        <w:t>/退单</w:t>
      </w:r>
      <w:bookmarkEnd w:id="1621"/>
    </w:p>
    <w:p w14:paraId="45F3F27A" w14:textId="77777777" w:rsidR="00E01358" w:rsidRDefault="00E01358" w:rsidP="00E01358">
      <w:pPr>
        <w:pStyle w:val="4"/>
      </w:pPr>
      <w:r>
        <w:rPr>
          <w:rFonts w:hint="eastAsia"/>
        </w:rPr>
        <w:t>交易描述：</w:t>
      </w:r>
    </w:p>
    <w:p w14:paraId="3AA9FFF2" w14:textId="77777777" w:rsidR="00E01358" w:rsidRDefault="00E01358" w:rsidP="00E01358">
      <w:pPr>
        <w:ind w:firstLineChars="202" w:firstLine="424"/>
      </w:pPr>
      <w:r>
        <w:rPr>
          <w:rFonts w:hint="eastAsia"/>
        </w:rPr>
        <w:t>本交易是收到受益人提出无偿放单</w:t>
      </w:r>
      <w:r w:rsidR="00A34C75">
        <w:rPr>
          <w:rFonts w:hint="eastAsia"/>
        </w:rPr>
        <w:t>或退单时</w:t>
      </w:r>
      <w:r>
        <w:rPr>
          <w:rFonts w:hint="eastAsia"/>
        </w:rPr>
        <w:t>，销表外，作单据闭卷处理。</w:t>
      </w:r>
    </w:p>
    <w:p w14:paraId="26CCC7A6" w14:textId="77777777" w:rsidR="00E01358" w:rsidRDefault="00E01358" w:rsidP="00E01358">
      <w:pPr>
        <w:pStyle w:val="4"/>
      </w:pPr>
      <w:r>
        <w:rPr>
          <w:rFonts w:hint="eastAsia"/>
        </w:rPr>
        <w:t>柜员操作</w:t>
      </w:r>
    </w:p>
    <w:p w14:paraId="1913F1E4" w14:textId="77777777" w:rsidR="00E01358" w:rsidRDefault="00E01358" w:rsidP="00E01358">
      <w:pPr>
        <w:ind w:firstLine="420"/>
      </w:pPr>
      <w:r>
        <w:rPr>
          <w:rFonts w:hint="eastAsia"/>
        </w:rPr>
        <w:t>本交易由具有无偿交单经办权限的柜员发起操作。</w:t>
      </w:r>
    </w:p>
    <w:p w14:paraId="2D336F5A" w14:textId="77777777" w:rsidR="00E01358" w:rsidRDefault="00E01358" w:rsidP="00E01358">
      <w:pPr>
        <w:ind w:firstLine="420"/>
      </w:pPr>
      <w:r>
        <w:rPr>
          <w:rFonts w:hint="eastAsia"/>
        </w:rPr>
        <w:t>系统需支持手工发起，报文发起。</w:t>
      </w:r>
    </w:p>
    <w:p w14:paraId="29439A07" w14:textId="77777777" w:rsidR="00E01358" w:rsidRDefault="00E01358" w:rsidP="00E01358">
      <w:pPr>
        <w:pStyle w:val="4"/>
      </w:pPr>
      <w:r>
        <w:rPr>
          <w:rFonts w:hint="eastAsia"/>
        </w:rPr>
        <w:t>界面布局与菜单按钮</w:t>
      </w:r>
    </w:p>
    <w:p w14:paraId="2178B937" w14:textId="77777777" w:rsidR="00E01358" w:rsidRDefault="00E01358" w:rsidP="00E01358">
      <w:pPr>
        <w:ind w:firstLine="420"/>
      </w:pPr>
      <w:r>
        <w:rPr>
          <w:rFonts w:hint="eastAsia"/>
        </w:rPr>
        <w:t>同一页面布局原则，一行两列，从上至下：</w:t>
      </w:r>
    </w:p>
    <w:p w14:paraId="2F662F13" w14:textId="77777777" w:rsidR="00E01358" w:rsidRDefault="00E01358" w:rsidP="00E01358">
      <w:pPr>
        <w:ind w:firstLine="420"/>
      </w:pPr>
      <w:r>
        <w:rPr>
          <w:rFonts w:hint="eastAsia"/>
        </w:rPr>
        <w:t>第一区域：基本信息；</w:t>
      </w:r>
    </w:p>
    <w:p w14:paraId="7E28B94D" w14:textId="77777777" w:rsidR="00E01358" w:rsidRDefault="00E01358" w:rsidP="00E01358">
      <w:pPr>
        <w:ind w:firstLine="420"/>
      </w:pPr>
      <w:r>
        <w:rPr>
          <w:rFonts w:hint="eastAsia"/>
        </w:rPr>
        <w:t>第二区域：费用管理；</w:t>
      </w:r>
    </w:p>
    <w:p w14:paraId="7B59B129" w14:textId="77777777" w:rsidR="00E01358" w:rsidRDefault="00E01358" w:rsidP="00E01358">
      <w:pPr>
        <w:ind w:firstLine="420"/>
      </w:pPr>
      <w:r>
        <w:rPr>
          <w:rFonts w:hint="eastAsia"/>
        </w:rPr>
        <w:t>第三区域：按钮</w:t>
      </w:r>
    </w:p>
    <w:p w14:paraId="3AEE6B34" w14:textId="77777777" w:rsidR="001451D5" w:rsidRDefault="00E01358" w:rsidP="001451D5">
      <w:pPr>
        <w:pStyle w:val="5"/>
      </w:pPr>
      <w:r>
        <w:rPr>
          <w:rFonts w:hint="eastAsia"/>
        </w:rPr>
        <w:t>基本信息、费用管理和按钮</w:t>
      </w:r>
    </w:p>
    <w:p w14:paraId="679386BA" w14:textId="77777777" w:rsidR="001451D5" w:rsidRDefault="003B5F42" w:rsidP="001451D5">
      <w:pPr>
        <w:ind w:leftChars="-675" w:left="-1418"/>
      </w:pPr>
      <w:r>
        <w:rPr>
          <w:noProof/>
        </w:rPr>
        <w:drawing>
          <wp:inline distT="0" distB="0" distL="0" distR="0" wp14:anchorId="7215A974" wp14:editId="4412A8D9">
            <wp:extent cx="6753600" cy="4068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偿放单退单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696F" w14:textId="77777777" w:rsidR="005D30A6" w:rsidRDefault="005D30A6" w:rsidP="005D30A6">
      <w:pPr>
        <w:pStyle w:val="4"/>
      </w:pPr>
      <w:r>
        <w:rPr>
          <w:rFonts w:hint="eastAsia"/>
        </w:rPr>
        <w:t>输入描述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1"/>
        <w:gridCol w:w="1468"/>
        <w:gridCol w:w="1081"/>
        <w:gridCol w:w="1137"/>
        <w:gridCol w:w="426"/>
        <w:gridCol w:w="1275"/>
        <w:gridCol w:w="2744"/>
      </w:tblGrid>
      <w:tr w:rsidR="005D30A6" w14:paraId="13EAC993" w14:textId="77777777" w:rsidTr="00A34C75">
        <w:trPr>
          <w:jc w:val="center"/>
        </w:trPr>
        <w:tc>
          <w:tcPr>
            <w:tcW w:w="391" w:type="dxa"/>
            <w:shd w:val="clear" w:color="auto" w:fill="FFFFFF"/>
            <w:vAlign w:val="center"/>
          </w:tcPr>
          <w:p w14:paraId="3B6D9553" w14:textId="77777777" w:rsidR="005D30A6" w:rsidRDefault="005D30A6" w:rsidP="00A34C75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468" w:type="dxa"/>
            <w:shd w:val="clear" w:color="auto" w:fill="FFFFFF"/>
            <w:vAlign w:val="center"/>
          </w:tcPr>
          <w:p w14:paraId="76066E5C" w14:textId="77777777" w:rsidR="005D30A6" w:rsidRDefault="005D30A6" w:rsidP="00A34C75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1081" w:type="dxa"/>
            <w:shd w:val="clear" w:color="auto" w:fill="FFFFFF"/>
            <w:vAlign w:val="center"/>
          </w:tcPr>
          <w:p w14:paraId="6FC4BE1F" w14:textId="77777777" w:rsidR="005D30A6" w:rsidRDefault="005D30A6" w:rsidP="00A34C75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1137" w:type="dxa"/>
            <w:shd w:val="clear" w:color="auto" w:fill="FFFFFF"/>
            <w:vAlign w:val="center"/>
          </w:tcPr>
          <w:p w14:paraId="69BEB175" w14:textId="77777777" w:rsidR="005D30A6" w:rsidRDefault="005D30A6" w:rsidP="00A34C75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426" w:type="dxa"/>
            <w:shd w:val="clear" w:color="auto" w:fill="FFFFFF"/>
            <w:vAlign w:val="center"/>
          </w:tcPr>
          <w:p w14:paraId="53AABBA1" w14:textId="77777777" w:rsidR="005D30A6" w:rsidRDefault="005D30A6" w:rsidP="00A34C75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1275" w:type="dxa"/>
            <w:shd w:val="clear" w:color="auto" w:fill="FFFFFF"/>
            <w:vAlign w:val="center"/>
          </w:tcPr>
          <w:p w14:paraId="57ECFF6E" w14:textId="77777777" w:rsidR="005D30A6" w:rsidRDefault="005D30A6" w:rsidP="00A34C7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2744" w:type="dxa"/>
            <w:shd w:val="clear" w:color="auto" w:fill="FFFFFF"/>
            <w:vAlign w:val="center"/>
          </w:tcPr>
          <w:p w14:paraId="3A100709" w14:textId="77777777" w:rsidR="005D30A6" w:rsidRDefault="005D30A6" w:rsidP="00A34C7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5D30A6" w14:paraId="10554B2E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3D60F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7C622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8C12C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7F04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0819D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9309C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AC2F0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4D71F7A0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1DCF5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67427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寄单编号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2CB24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80F26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A145F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C6C1D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C41B8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9B0972" w14:paraId="68979819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58F6A" w14:textId="77777777" w:rsidR="009B0972" w:rsidRDefault="009B0972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BAAA1" w14:textId="77777777" w:rsidR="009B0972" w:rsidRDefault="009B0972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DA328" w14:textId="77777777" w:rsidR="009B0972" w:rsidRDefault="009B0972" w:rsidP="00A34C75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8DFA3" w14:textId="77777777" w:rsidR="009B0972" w:rsidRDefault="009B0972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87391" w14:textId="77777777" w:rsidR="009B0972" w:rsidRDefault="009B0972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4531" w14:textId="77777777" w:rsidR="009B0972" w:rsidRDefault="009B0972" w:rsidP="00A34C75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0F2B" w14:textId="77777777" w:rsidR="009B0972" w:rsidRDefault="00B64857" w:rsidP="00A34C75">
            <w:pPr>
              <w:ind w:leftChars="-44" w:left="-92" w:firstLine="1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选择项（退单；</w:t>
            </w:r>
            <w:r w:rsidR="00F03970">
              <w:rPr>
                <w:rFonts w:hint="eastAsia"/>
                <w:szCs w:val="21"/>
              </w:rPr>
              <w:t>无偿放单</w:t>
            </w:r>
            <w:r w:rsidR="009B0972">
              <w:rPr>
                <w:rFonts w:hint="eastAsia"/>
                <w:szCs w:val="21"/>
              </w:rPr>
              <w:t>）</w:t>
            </w:r>
          </w:p>
        </w:tc>
      </w:tr>
      <w:tr w:rsidR="005D30A6" w14:paraId="7EA53DEE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2D442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5A99D" w14:textId="77777777" w:rsidR="005D30A6" w:rsidRDefault="009B0972" w:rsidP="00A34C75">
            <w:pPr>
              <w:ind w:leftChars="-51" w:left="-107" w:right="-47"/>
              <w:jc w:val="left"/>
              <w:rPr>
                <w:sz w:val="24"/>
                <w:szCs w:val="21"/>
              </w:rPr>
            </w:pPr>
            <w:r>
              <w:rPr>
                <w:rFonts w:hint="eastAsia"/>
                <w:szCs w:val="21"/>
              </w:rPr>
              <w:t>退</w:t>
            </w:r>
            <w:r w:rsidR="00F939F3">
              <w:rPr>
                <w:rFonts w:hint="eastAsia"/>
                <w:szCs w:val="21"/>
              </w:rPr>
              <w:t>放</w:t>
            </w:r>
            <w:r w:rsidR="005D30A6">
              <w:rPr>
                <w:rFonts w:hint="eastAsia"/>
                <w:szCs w:val="21"/>
              </w:rPr>
              <w:t>单日期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8CA5E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86C49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F1B56" w14:textId="77777777" w:rsidR="005D30A6" w:rsidRDefault="00F939F3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8A4F5" w14:textId="77777777" w:rsidR="005D30A6" w:rsidRDefault="005D30A6" w:rsidP="00A34C75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日期选择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D2870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5D30A6" w14:paraId="32CCA91F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5CD39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BDA1" w14:textId="77777777" w:rsidR="005D30A6" w:rsidRDefault="009B0972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退</w:t>
            </w:r>
            <w:r w:rsidR="00F939F3">
              <w:rPr>
                <w:rFonts w:hint="eastAsia"/>
                <w:szCs w:val="21"/>
              </w:rPr>
              <w:t>放</w:t>
            </w:r>
            <w:r w:rsidR="005D30A6">
              <w:rPr>
                <w:rFonts w:hint="eastAsia"/>
                <w:szCs w:val="21"/>
              </w:rPr>
              <w:t>单原因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D8CA1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8A65F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378F4" w14:textId="77777777" w:rsidR="005D30A6" w:rsidRDefault="00F939F3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41ECD" w14:textId="77777777" w:rsidR="005D30A6" w:rsidRDefault="005D30A6" w:rsidP="00A34C75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E8978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5D30A6" w14:paraId="02692969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0CCA5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7D399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D5F96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D083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1552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E22BBA3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8535AE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32B3476A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6426A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A8DD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收单行名称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0F449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871BB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EB47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1BC30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D5C85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132381E1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772F8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2562E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收益人编号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1047F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63130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9C8FE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509359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274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831A213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19966F3C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A5972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659E8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收益人名称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3FDEA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0AB50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8E379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B5068" w14:textId="77777777" w:rsidR="005D30A6" w:rsidRDefault="005D30A6" w:rsidP="00A34C75">
            <w:pPr>
              <w:ind w:leftChars="-37" w:left="-78" w:right="210" w:firstLine="1"/>
              <w:jc w:val="left"/>
            </w:pPr>
          </w:p>
        </w:tc>
        <w:tc>
          <w:tcPr>
            <w:tcW w:w="27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86925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7A6C6EB0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60C84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AF4E1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115CF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E7745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8070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61185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E413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46A54CD7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F4236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BD73B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C9C18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D1E42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A623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87696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A4BA8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743658DE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1A1A8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383CB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索偿总额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3F3D1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5013" w14:textId="77777777" w:rsidR="005D30A6" w:rsidRDefault="005D30A6" w:rsidP="00A34C75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B6C2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20D964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408B8D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5D30A6" w14:paraId="2D2E205B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C22C6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EF5F2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单据余额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E33F5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C1F30" w14:textId="77777777" w:rsidR="005D30A6" w:rsidRDefault="005D30A6" w:rsidP="00A34C75">
            <w:pPr>
              <w:jc w:val="left"/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53E78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A46C0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26B1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5D30A6" w14:paraId="32C2FE44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C048B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73F42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发票号码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29CFF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DAA32" w14:textId="77777777" w:rsidR="005D30A6" w:rsidRDefault="005D30A6" w:rsidP="00A34C75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058D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CAD57" w14:textId="77777777" w:rsidR="005D30A6" w:rsidRDefault="005D30A6" w:rsidP="00A34C75">
            <w:pPr>
              <w:ind w:leftChars="-37" w:left="-78" w:right="210" w:firstLine="1"/>
              <w:jc w:val="left"/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C882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5D30A6" w14:paraId="384FE3CA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144C6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86A79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97840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165A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15223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8E194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系统带出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22D4F1" w14:textId="77777777" w:rsidR="005D30A6" w:rsidRDefault="005D30A6" w:rsidP="00A34C75">
            <w:pPr>
              <w:ind w:leftChars="-44" w:left="-92" w:firstLine="1"/>
              <w:jc w:val="left"/>
              <w:rPr>
                <w:rFonts w:ascii="宋体" w:hAnsi="宋体"/>
              </w:rPr>
            </w:pPr>
          </w:p>
        </w:tc>
      </w:tr>
      <w:tr w:rsidR="005D30A6" w14:paraId="7356D92E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285BC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76D4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894D5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85EC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80B5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E6EA7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E0C6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  <w:tr w:rsidR="005D30A6" w14:paraId="4D7F0507" w14:textId="77777777" w:rsidTr="00A34C75">
        <w:trPr>
          <w:jc w:val="center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69DF7" w14:textId="77777777" w:rsidR="001451D5" w:rsidRDefault="001451D5" w:rsidP="001451D5">
            <w:pPr>
              <w:numPr>
                <w:ilvl w:val="0"/>
                <w:numId w:val="4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E811" w14:textId="77777777" w:rsidR="005D30A6" w:rsidRDefault="005D30A6" w:rsidP="00A34C75">
            <w:pPr>
              <w:ind w:leftChars="-51" w:left="-107"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1BE1F" w14:textId="77777777" w:rsidR="005D30A6" w:rsidRDefault="005D30A6" w:rsidP="00A34C75">
            <w:pPr>
              <w:ind w:leftChars="-59" w:left="-124" w:right="4" w:firstLine="1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A578" w14:textId="77777777" w:rsidR="005D30A6" w:rsidRDefault="005D30A6" w:rsidP="00A34C75">
            <w:pPr>
              <w:ind w:leftChars="-37" w:left="-78" w:right="210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3D053" w14:textId="77777777" w:rsidR="005D30A6" w:rsidRDefault="005D30A6" w:rsidP="00A34C75">
            <w:pPr>
              <w:ind w:leftChars="-12" w:left="-25" w:right="4" w:firstLine="1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BD0EE" w14:textId="77777777" w:rsidR="005D30A6" w:rsidRDefault="005D30A6" w:rsidP="00A34C75">
            <w:pPr>
              <w:ind w:leftChars="-37" w:left="-78" w:right="210" w:firstLine="1"/>
              <w:jc w:val="left"/>
              <w:rPr>
                <w:sz w:val="24"/>
              </w:rPr>
            </w:pPr>
            <w:r>
              <w:rPr>
                <w:rFonts w:hint="eastAsia"/>
              </w:rPr>
              <w:t>系统带出</w:t>
            </w:r>
          </w:p>
          <w:p w14:paraId="53DAE698" w14:textId="77777777" w:rsidR="005D30A6" w:rsidRDefault="005D30A6" w:rsidP="00A34C75">
            <w:pPr>
              <w:ind w:leftChars="-37" w:left="-78" w:right="210" w:firstLine="1"/>
              <w:jc w:val="left"/>
              <w:rPr>
                <w:sz w:val="24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2E89" w14:textId="77777777" w:rsidR="005D30A6" w:rsidRDefault="005D30A6" w:rsidP="00A34C75">
            <w:pPr>
              <w:ind w:leftChars="-44" w:left="-92" w:firstLine="1"/>
              <w:jc w:val="left"/>
              <w:rPr>
                <w:szCs w:val="21"/>
              </w:rPr>
            </w:pPr>
          </w:p>
        </w:tc>
      </w:tr>
    </w:tbl>
    <w:p w14:paraId="1CF0AD6B" w14:textId="77777777" w:rsidR="005D30A6" w:rsidRDefault="005D30A6" w:rsidP="005D30A6">
      <w:pPr>
        <w:pStyle w:val="4"/>
      </w:pPr>
      <w:r>
        <w:rPr>
          <w:rFonts w:hint="eastAsia"/>
        </w:rPr>
        <w:t>交易控制</w:t>
      </w:r>
    </w:p>
    <w:p w14:paraId="5839AD79" w14:textId="77777777" w:rsidR="005D30A6" w:rsidRDefault="005D30A6" w:rsidP="005D30A6">
      <w:pPr>
        <w:pStyle w:val="5"/>
      </w:pPr>
      <w:r>
        <w:rPr>
          <w:rFonts w:hint="eastAsia"/>
        </w:rPr>
        <w:t>交易控制左树说明：</w:t>
      </w:r>
    </w:p>
    <w:p w14:paraId="37C0DF5D" w14:textId="77777777" w:rsidR="005D30A6" w:rsidRDefault="005D30A6" w:rsidP="005D30A6">
      <w:r>
        <w:rPr>
          <w:rFonts w:hint="eastAsia"/>
        </w:rPr>
        <w:t>信用证未闭卷，单据未闭卷；</w:t>
      </w:r>
    </w:p>
    <w:p w14:paraId="7D45B58B" w14:textId="77777777" w:rsidR="005D30A6" w:rsidRDefault="005D30A6" w:rsidP="005D30A6">
      <w:pPr>
        <w:pStyle w:val="5"/>
      </w:pPr>
      <w:r>
        <w:rPr>
          <w:rFonts w:hint="eastAsia"/>
        </w:rPr>
        <w:t>交易控制：</w:t>
      </w:r>
    </w:p>
    <w:p w14:paraId="76528FA0" w14:textId="77777777" w:rsidR="005D30A6" w:rsidRDefault="005D30A6" w:rsidP="005D30A6">
      <w:pPr>
        <w:pStyle w:val="11"/>
        <w:numPr>
          <w:ilvl w:val="0"/>
          <w:numId w:val="25"/>
        </w:numPr>
        <w:spacing w:line="360" w:lineRule="auto"/>
        <w:ind w:firstLineChars="0"/>
        <w:jc w:val="left"/>
      </w:pPr>
      <w:r>
        <w:rPr>
          <w:rFonts w:hint="eastAsia"/>
        </w:rPr>
        <w:t>单据闭卷。</w:t>
      </w:r>
    </w:p>
    <w:p w14:paraId="585CF053" w14:textId="77777777" w:rsidR="005D30A6" w:rsidRDefault="005D30A6" w:rsidP="005D30A6">
      <w:pPr>
        <w:pStyle w:val="4"/>
      </w:pPr>
      <w:r>
        <w:rPr>
          <w:rFonts w:hint="eastAsia"/>
        </w:rPr>
        <w:t>边界描述</w:t>
      </w:r>
    </w:p>
    <w:p w14:paraId="007C7C18" w14:textId="77777777" w:rsidR="005D30A6" w:rsidRDefault="005D30A6" w:rsidP="005D30A6">
      <w:pPr>
        <w:ind w:firstLine="420"/>
      </w:pPr>
      <w:r>
        <w:rPr>
          <w:rFonts w:hint="eastAsia"/>
        </w:rPr>
        <w:t>无</w:t>
      </w:r>
    </w:p>
    <w:p w14:paraId="42B15353" w14:textId="77777777" w:rsidR="005D30A6" w:rsidRDefault="005D30A6" w:rsidP="005D30A6">
      <w:pPr>
        <w:pStyle w:val="4"/>
      </w:pPr>
      <w:r>
        <w:rPr>
          <w:rFonts w:hint="eastAsia"/>
        </w:rPr>
        <w:t>输出描述</w:t>
      </w:r>
    </w:p>
    <w:p w14:paraId="27D6703F" w14:textId="77777777" w:rsidR="005D30A6" w:rsidRDefault="005D30A6" w:rsidP="005D30A6">
      <w:pPr>
        <w:pStyle w:val="5"/>
      </w:pPr>
      <w:r>
        <w:rPr>
          <w:rFonts w:hint="eastAsia"/>
        </w:rPr>
        <w:t>面函</w:t>
      </w:r>
    </w:p>
    <w:p w14:paraId="689CDEB3" w14:textId="77777777" w:rsidR="005D30A6" w:rsidRDefault="005D30A6" w:rsidP="005D30A6">
      <w:pPr>
        <w:ind w:firstLine="420"/>
      </w:pPr>
      <w:r>
        <w:rPr>
          <w:rFonts w:hint="eastAsia"/>
        </w:rPr>
        <w:t>无。</w:t>
      </w:r>
    </w:p>
    <w:p w14:paraId="6518739C" w14:textId="77777777" w:rsidR="005D30A6" w:rsidRDefault="005D30A6" w:rsidP="005D30A6">
      <w:pPr>
        <w:pStyle w:val="5"/>
      </w:pPr>
      <w:r>
        <w:rPr>
          <w:rFonts w:hint="eastAsia"/>
        </w:rPr>
        <w:t>报文</w:t>
      </w:r>
    </w:p>
    <w:p w14:paraId="761807CD" w14:textId="77777777" w:rsidR="005D30A6" w:rsidRDefault="005D30A6" w:rsidP="005D30A6">
      <w:pPr>
        <w:ind w:leftChars="100" w:left="210" w:firstLine="210"/>
      </w:pPr>
      <w:r>
        <w:rPr>
          <w:rFonts w:hint="eastAsia"/>
        </w:rPr>
        <w:t>无。</w:t>
      </w:r>
    </w:p>
    <w:p w14:paraId="12F04567" w14:textId="77777777" w:rsidR="005D30A6" w:rsidRDefault="005D30A6" w:rsidP="005D30A6">
      <w:pPr>
        <w:pStyle w:val="4"/>
      </w:pPr>
      <w:r>
        <w:rPr>
          <w:rFonts w:hint="eastAsia"/>
        </w:rPr>
        <w:t>保证金和额度</w:t>
      </w:r>
    </w:p>
    <w:p w14:paraId="26A332B2" w14:textId="77777777" w:rsidR="005D30A6" w:rsidRDefault="005D30A6" w:rsidP="005D30A6">
      <w:pPr>
        <w:ind w:firstLine="420"/>
      </w:pPr>
      <w:r>
        <w:rPr>
          <w:rFonts w:hint="eastAsia"/>
        </w:rPr>
        <w:t>无。</w:t>
      </w:r>
    </w:p>
    <w:p w14:paraId="5DDCABEE" w14:textId="77777777" w:rsidR="005D30A6" w:rsidRDefault="005D30A6" w:rsidP="005D30A6">
      <w:pPr>
        <w:pStyle w:val="4"/>
      </w:pPr>
      <w:r>
        <w:rPr>
          <w:rFonts w:hint="eastAsia"/>
        </w:rPr>
        <w:t>手续费</w:t>
      </w:r>
    </w:p>
    <w:p w14:paraId="75BCBE6C" w14:textId="77777777" w:rsidR="005D30A6" w:rsidRDefault="005D30A6" w:rsidP="005D30A6">
      <w:r>
        <w:rPr>
          <w:rFonts w:hint="eastAsia"/>
        </w:rPr>
        <w:t>列出所有未收费用，并默认为现收，外收。可以免收，但不允许后收。</w:t>
      </w:r>
    </w:p>
    <w:p w14:paraId="64E223D4" w14:textId="77777777" w:rsidR="005D30A6" w:rsidRDefault="005D30A6" w:rsidP="005D30A6">
      <w:pPr>
        <w:pStyle w:val="4"/>
      </w:pPr>
      <w:r>
        <w:rPr>
          <w:rFonts w:hint="eastAsia"/>
        </w:rPr>
        <w:t>会计分录</w:t>
      </w:r>
    </w:p>
    <w:p w14:paraId="528559C0" w14:textId="77777777" w:rsidR="005D30A6" w:rsidRDefault="005D30A6" w:rsidP="005D30A6">
      <w:pPr>
        <w:rPr>
          <w:b/>
        </w:rPr>
      </w:pPr>
      <w:r>
        <w:rPr>
          <w:rFonts w:hint="eastAsia"/>
          <w:b/>
        </w:rPr>
        <w:t>表外：</w:t>
      </w:r>
    </w:p>
    <w:p w14:paraId="60D0FD81" w14:textId="77777777" w:rsidR="005D30A6" w:rsidRDefault="005D30A6" w:rsidP="005D30A6">
      <w:pPr>
        <w:ind w:firstLine="420"/>
      </w:pPr>
      <w:r>
        <w:rPr>
          <w:rFonts w:hint="eastAsia"/>
        </w:rPr>
        <w:t>付：</w:t>
      </w:r>
      <w:r>
        <w:rPr>
          <w:rFonts w:hint="eastAsia"/>
        </w:rPr>
        <w:t>923</w:t>
      </w:r>
      <w:r>
        <w:rPr>
          <w:rFonts w:hint="eastAsia"/>
        </w:rPr>
        <w:t>应收信用证出口款项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4C9A2723" w14:textId="77777777" w:rsidR="005D30A6" w:rsidRPr="001F3742" w:rsidRDefault="005D30A6" w:rsidP="005D30A6">
      <w:pPr>
        <w:rPr>
          <w:b/>
        </w:rPr>
      </w:pPr>
      <w:r>
        <w:rPr>
          <w:rFonts w:hint="eastAsia"/>
          <w:b/>
        </w:rPr>
        <w:t>表内（手续费）：</w:t>
      </w:r>
    </w:p>
    <w:p w14:paraId="50DC4B6C" w14:textId="77777777" w:rsidR="005D30A6" w:rsidRDefault="005D30A6" w:rsidP="005D30A6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2E4642AE" w14:textId="77777777" w:rsidR="005D30A6" w:rsidRDefault="005D30A6" w:rsidP="005D30A6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</w:t>
      </w:r>
      <w:r>
        <w:rPr>
          <w:rFonts w:hint="eastAsia"/>
        </w:rPr>
        <w:t>/</w:t>
      </w:r>
      <w:r>
        <w:rPr>
          <w:rFonts w:hint="eastAsia"/>
        </w:rPr>
        <w:t>人民币</w:t>
      </w:r>
    </w:p>
    <w:p w14:paraId="5878DBE2" w14:textId="77777777" w:rsidR="005D30A6" w:rsidRDefault="005D30A6" w:rsidP="005D30A6">
      <w:pPr>
        <w:pStyle w:val="4"/>
      </w:pPr>
      <w:r>
        <w:rPr>
          <w:rFonts w:hint="eastAsia"/>
        </w:rPr>
        <w:t>其他</w:t>
      </w:r>
    </w:p>
    <w:p w14:paraId="2F9862AA" w14:textId="77777777" w:rsidR="005D30A6" w:rsidRDefault="005D30A6" w:rsidP="005D30A6">
      <w:r>
        <w:rPr>
          <w:rFonts w:hint="eastAsia"/>
        </w:rPr>
        <w:t>无。</w:t>
      </w:r>
    </w:p>
    <w:p w14:paraId="040DED60" w14:textId="77777777" w:rsidR="000F65A0" w:rsidRDefault="000F65A0" w:rsidP="000F65A0">
      <w:pPr>
        <w:ind w:firstLine="420"/>
      </w:pPr>
    </w:p>
    <w:p w14:paraId="255838A5" w14:textId="77777777" w:rsidR="00253254" w:rsidRDefault="00253254" w:rsidP="00F06453"/>
    <w:p w14:paraId="4481D155" w14:textId="77777777" w:rsidR="000F65A0" w:rsidRDefault="00C63193">
      <w:pPr>
        <w:pStyle w:val="1"/>
      </w:pPr>
      <w:bookmarkStart w:id="1622" w:name="_Toc392183679"/>
      <w:bookmarkStart w:id="1623" w:name="_Toc403122945"/>
      <w:r>
        <w:rPr>
          <w:rFonts w:hint="eastAsia"/>
        </w:rPr>
        <w:t>附件</w:t>
      </w:r>
      <w:bookmarkEnd w:id="1622"/>
      <w:bookmarkEnd w:id="1623"/>
    </w:p>
    <w:p w14:paraId="434876FB" w14:textId="77777777" w:rsidR="009777E4" w:rsidRDefault="006F182B" w:rsidP="009777E4">
      <w:pPr>
        <w:pStyle w:val="2"/>
        <w:ind w:left="-142" w:firstLine="0"/>
      </w:pPr>
      <w:bookmarkStart w:id="1624" w:name="_Toc403122946"/>
      <w:r w:rsidRPr="006F182B">
        <w:rPr>
          <w:rFonts w:hint="eastAsia"/>
        </w:rPr>
        <w:t>出口信用证跟踪情况表</w:t>
      </w:r>
      <w:bookmarkEnd w:id="1624"/>
    </w:p>
    <w:p w14:paraId="4E095180" w14:textId="77777777" w:rsidR="000F65A0" w:rsidRDefault="000F4C38">
      <w:r>
        <w:rPr>
          <w:noProof/>
        </w:rPr>
        <w:pict w14:anchorId="1AE46147">
          <v:shape id="图片 1" o:spid="_x0000_i1038" type="#_x0000_t75" style="width:6in;height:574.5pt;visibility:visible;mso-wrap-style:square">
            <v:imagedata r:id="rId42" o:title=""/>
          </v:shape>
        </w:pict>
      </w:r>
    </w:p>
    <w:p w14:paraId="56887EEE" w14:textId="77777777" w:rsidR="000F65A0" w:rsidRPr="00D436A9" w:rsidRDefault="000F65A0"/>
    <w:p w14:paraId="4D7A4BB9" w14:textId="77777777" w:rsidR="00031397" w:rsidRDefault="00031397" w:rsidP="00031397">
      <w:pPr>
        <w:pStyle w:val="2"/>
        <w:ind w:left="-142" w:firstLine="0"/>
      </w:pPr>
      <w:bookmarkStart w:id="1625" w:name="_Toc403122947"/>
      <w:r>
        <w:rPr>
          <w:rFonts w:hint="eastAsia"/>
        </w:rPr>
        <w:t>国内证通知书</w:t>
      </w:r>
      <w:bookmarkEnd w:id="1625"/>
    </w:p>
    <w:p w14:paraId="67B7DB2F" w14:textId="77777777" w:rsidR="00031397" w:rsidRPr="00031397" w:rsidRDefault="00031397" w:rsidP="00031397"/>
    <w:p w14:paraId="13609842" w14:textId="77777777" w:rsidR="00031397" w:rsidRDefault="00031397" w:rsidP="00031397">
      <w:pPr>
        <w:jc w:val="center"/>
      </w:pPr>
      <w:r w:rsidRPr="008763C6">
        <w:rPr>
          <w:rFonts w:hint="eastAsia"/>
          <w:b/>
          <w:sz w:val="24"/>
        </w:rPr>
        <w:t>信用证通知书（</w:t>
      </w:r>
      <w:r>
        <w:rPr>
          <w:rFonts w:hint="eastAsia"/>
          <w:b/>
          <w:sz w:val="24"/>
        </w:rPr>
        <w:t>第一联</w:t>
      </w:r>
      <w:r w:rsidRPr="008763C6">
        <w:rPr>
          <w:rFonts w:hint="eastAsia"/>
          <w:b/>
          <w:sz w:val="24"/>
        </w:rPr>
        <w:t>通知）</w:t>
      </w:r>
      <w:r w:rsidRPr="008763C6">
        <w:rPr>
          <w:rFonts w:hint="eastAsia"/>
        </w:rPr>
        <w:t>通知编号：</w:t>
      </w:r>
    </w:p>
    <w:p w14:paraId="7BBDCAF4" w14:textId="77777777" w:rsidR="00031397" w:rsidRDefault="00031397" w:rsidP="00031397">
      <w:pPr>
        <w:ind w:firstLineChars="700" w:firstLine="1470"/>
      </w:pPr>
      <w:r w:rsidRPr="008763C6">
        <w:rPr>
          <w:rFonts w:hint="eastAsia"/>
        </w:rPr>
        <w:t>通知日期：年月日</w:t>
      </w:r>
    </w:p>
    <w:p w14:paraId="3B1FEE93" w14:textId="77777777" w:rsidR="00031397" w:rsidRDefault="00031397" w:rsidP="00031397">
      <w:r w:rsidRPr="008763C6">
        <w:rPr>
          <w:rFonts w:hint="eastAsia"/>
        </w:rPr>
        <w:t>受益人：</w:t>
      </w:r>
    </w:p>
    <w:p w14:paraId="531041A9" w14:textId="77777777" w:rsidR="00031397" w:rsidRDefault="00031397" w:rsidP="00031397"/>
    <w:p w14:paraId="31B3DC71" w14:textId="77777777" w:rsidR="00031397" w:rsidRDefault="00031397" w:rsidP="00031397">
      <w:r w:rsidRPr="008763C6">
        <w:rPr>
          <w:rFonts w:hint="eastAsia"/>
        </w:rPr>
        <w:t>开证行名称：</w:t>
      </w:r>
    </w:p>
    <w:p w14:paraId="5C1CB20B" w14:textId="77777777" w:rsidR="00031397" w:rsidRDefault="00031397" w:rsidP="00031397"/>
    <w:p w14:paraId="53E7256A" w14:textId="77777777" w:rsidR="00031397" w:rsidRDefault="00031397" w:rsidP="00031397">
      <w:r w:rsidRPr="008763C6">
        <w:rPr>
          <w:rFonts w:hint="eastAsia"/>
        </w:rPr>
        <w:t>信用证编号：开证日期：</w:t>
      </w:r>
    </w:p>
    <w:p w14:paraId="6593300B" w14:textId="77777777" w:rsidR="00031397" w:rsidRDefault="00031397" w:rsidP="00031397"/>
    <w:p w14:paraId="5AA6FC59" w14:textId="77777777" w:rsidR="00031397" w:rsidRDefault="00031397" w:rsidP="00031397">
      <w:r w:rsidRPr="008763C6">
        <w:rPr>
          <w:rFonts w:hint="eastAsia"/>
        </w:rPr>
        <w:t>信用证金额：</w:t>
      </w:r>
    </w:p>
    <w:p w14:paraId="532BC0D1" w14:textId="77777777" w:rsidR="00031397" w:rsidRDefault="00031397" w:rsidP="00031397"/>
    <w:p w14:paraId="5090EDA3" w14:textId="77777777" w:rsidR="00031397" w:rsidRDefault="00031397" w:rsidP="00031397">
      <w:r w:rsidRPr="008763C6">
        <w:rPr>
          <w:rFonts w:hint="eastAsia"/>
        </w:rPr>
        <w:t>我行收到上述银行□电开□信开信用证一份，经核验，证实电相符</w:t>
      </w:r>
      <w:r w:rsidRPr="008763C6">
        <w:rPr>
          <w:rFonts w:hint="eastAsia"/>
        </w:rPr>
        <w:t>/</w:t>
      </w:r>
      <w:r w:rsidRPr="008763C6">
        <w:rPr>
          <w:rFonts w:hint="eastAsia"/>
        </w:rPr>
        <w:t>签章相符</w:t>
      </w:r>
      <w:r>
        <w:rPr>
          <w:rFonts w:hint="eastAsia"/>
        </w:rPr>
        <w:t>。</w:t>
      </w:r>
    </w:p>
    <w:p w14:paraId="62F96CA4" w14:textId="77777777" w:rsidR="00031397" w:rsidRDefault="00031397" w:rsidP="00031397"/>
    <w:p w14:paraId="15C9B509" w14:textId="77777777" w:rsidR="00031397" w:rsidRDefault="00031397" w:rsidP="00031397">
      <w:r w:rsidRPr="008763C6">
        <w:rPr>
          <w:rFonts w:hint="eastAsia"/>
        </w:rPr>
        <w:t>现随附通知。你单位申请委托收款、议付交单时，请将本通知及信用证一并提交，</w:t>
      </w:r>
    </w:p>
    <w:p w14:paraId="7632CB7F" w14:textId="77777777" w:rsidR="00031397" w:rsidRDefault="00031397" w:rsidP="00031397"/>
    <w:p w14:paraId="15B5ADF1" w14:textId="77777777" w:rsidR="00031397" w:rsidRDefault="00031397" w:rsidP="00031397">
      <w:r w:rsidRPr="008763C6">
        <w:rPr>
          <w:rFonts w:hint="eastAsia"/>
        </w:rPr>
        <w:t>否则我行对由此产生的一切后果不承担任何责任。</w:t>
      </w:r>
    </w:p>
    <w:p w14:paraId="75DEB21E" w14:textId="77777777" w:rsidR="00031397" w:rsidRDefault="00031397" w:rsidP="00031397"/>
    <w:p w14:paraId="7B64123F" w14:textId="77777777" w:rsidR="00031397" w:rsidRDefault="00031397" w:rsidP="00031397">
      <w:r w:rsidRPr="008763C6">
        <w:rPr>
          <w:rFonts w:hint="eastAsia"/>
        </w:rPr>
        <w:t>备注：</w:t>
      </w:r>
    </w:p>
    <w:p w14:paraId="491CE3B6" w14:textId="77777777" w:rsidR="00031397" w:rsidRDefault="00031397" w:rsidP="00031397"/>
    <w:p w14:paraId="74589B73" w14:textId="77777777" w:rsidR="00031397" w:rsidRDefault="00031397" w:rsidP="00031397"/>
    <w:p w14:paraId="06507EEC" w14:textId="77777777" w:rsidR="00031397" w:rsidRDefault="00031397" w:rsidP="00031397">
      <w:r w:rsidRPr="008763C6">
        <w:rPr>
          <w:rFonts w:hint="eastAsia"/>
        </w:rPr>
        <w:t>本信用证连同通知书及附件共页。</w:t>
      </w:r>
    </w:p>
    <w:p w14:paraId="5921C5D3" w14:textId="77777777" w:rsidR="00031397" w:rsidRDefault="00031397" w:rsidP="00031397"/>
    <w:p w14:paraId="7FAF224A" w14:textId="77777777" w:rsidR="00031397" w:rsidRDefault="00031397" w:rsidP="00031397">
      <w:r w:rsidRPr="008763C6">
        <w:rPr>
          <w:rFonts w:hint="eastAsia"/>
        </w:rPr>
        <w:t>如对本信用证的条款有异议，请与开证申请人联系进行必要的修改，以排除交单时可</w:t>
      </w:r>
    </w:p>
    <w:p w14:paraId="7CC36DA3" w14:textId="77777777" w:rsidR="00031397" w:rsidRDefault="00031397" w:rsidP="00031397"/>
    <w:p w14:paraId="7051F0AF" w14:textId="77777777" w:rsidR="00031397" w:rsidRDefault="00031397" w:rsidP="00031397">
      <w:r w:rsidRPr="008763C6">
        <w:rPr>
          <w:rFonts w:hint="eastAsia"/>
        </w:rPr>
        <w:t>能发生的问题。</w:t>
      </w:r>
    </w:p>
    <w:p w14:paraId="128B6E20" w14:textId="77777777" w:rsidR="00031397" w:rsidRDefault="00031397" w:rsidP="00031397"/>
    <w:p w14:paraId="0A0C818B" w14:textId="77777777" w:rsidR="00031397" w:rsidRDefault="00031397" w:rsidP="00031397">
      <w:r w:rsidRPr="008763C6">
        <w:rPr>
          <w:rFonts w:hint="eastAsia"/>
        </w:rPr>
        <w:t>通知行地址：</w:t>
      </w:r>
    </w:p>
    <w:p w14:paraId="1CD262A7" w14:textId="77777777" w:rsidR="00031397" w:rsidRDefault="00031397" w:rsidP="00031397">
      <w:pPr>
        <w:ind w:firstLineChars="200" w:firstLine="420"/>
      </w:pPr>
      <w:r w:rsidRPr="008763C6">
        <w:rPr>
          <w:rFonts w:hint="eastAsia"/>
        </w:rPr>
        <w:t>电传：</w:t>
      </w:r>
    </w:p>
    <w:p w14:paraId="4E1F5A23" w14:textId="77777777" w:rsidR="00031397" w:rsidRDefault="00031397" w:rsidP="00031397">
      <w:r w:rsidRPr="008763C6">
        <w:rPr>
          <w:rFonts w:hint="eastAsia"/>
        </w:rPr>
        <w:t>电话：</w:t>
      </w:r>
    </w:p>
    <w:p w14:paraId="23D1D6C5" w14:textId="77777777" w:rsidR="00031397" w:rsidRDefault="00031397" w:rsidP="00031397">
      <w:r w:rsidRPr="008763C6">
        <w:rPr>
          <w:rFonts w:hint="eastAsia"/>
        </w:rPr>
        <w:t>传真：</w:t>
      </w:r>
    </w:p>
    <w:p w14:paraId="4429062D" w14:textId="77777777" w:rsidR="00031397" w:rsidRDefault="00031397" w:rsidP="00031397"/>
    <w:p w14:paraId="74DED88B" w14:textId="77777777" w:rsidR="00031397" w:rsidRDefault="00031397" w:rsidP="00031397">
      <w:pPr>
        <w:ind w:firstLineChars="2750" w:firstLine="5775"/>
      </w:pPr>
      <w:r w:rsidRPr="008763C6">
        <w:rPr>
          <w:rFonts w:hint="eastAsia"/>
        </w:rPr>
        <w:t>通知行签章</w:t>
      </w:r>
    </w:p>
    <w:p w14:paraId="2426316D" w14:textId="77777777" w:rsidR="00031397" w:rsidRDefault="00031397" w:rsidP="00031397"/>
    <w:p w14:paraId="6842EFD9" w14:textId="77777777" w:rsidR="00031397" w:rsidRDefault="00031397" w:rsidP="00031397"/>
    <w:p w14:paraId="6AF83C15" w14:textId="77777777" w:rsidR="00031397" w:rsidRDefault="00031397" w:rsidP="00031397"/>
    <w:p w14:paraId="5025F32E" w14:textId="77777777" w:rsidR="00031397" w:rsidRDefault="00031397" w:rsidP="00031397"/>
    <w:p w14:paraId="5AEF07CC" w14:textId="77777777" w:rsidR="00031397" w:rsidRDefault="00031397" w:rsidP="00031397"/>
    <w:p w14:paraId="1F0B0004" w14:textId="77777777" w:rsidR="00031397" w:rsidRDefault="00031397" w:rsidP="00031397"/>
    <w:p w14:paraId="040C6A4E" w14:textId="77777777" w:rsidR="000F65A0" w:rsidRDefault="00031397" w:rsidP="00031397">
      <w:r w:rsidRPr="008763C6">
        <w:rPr>
          <w:rFonts w:hint="eastAsia"/>
          <w:sz w:val="18"/>
          <w:szCs w:val="18"/>
        </w:rPr>
        <w:t>注：本通知书一式两联；第一联通知，第二联通知存查。用途及联次应分别印在“信用证通知书”右端括弧内、括弧与编号之间。</w:t>
      </w:r>
    </w:p>
    <w:p w14:paraId="6B56E56F" w14:textId="77777777" w:rsidR="000F65A0" w:rsidRDefault="000F65A0"/>
    <w:p w14:paraId="7FACCEE1" w14:textId="77777777" w:rsidR="000F65A0" w:rsidRDefault="000F65A0"/>
    <w:p w14:paraId="23897BCF" w14:textId="77777777" w:rsidR="00031397" w:rsidRDefault="00031397" w:rsidP="00031397">
      <w:pPr>
        <w:pStyle w:val="2"/>
        <w:ind w:left="-142" w:firstLine="0"/>
      </w:pPr>
      <w:bookmarkStart w:id="1626" w:name="_Toc403122948"/>
      <w:r>
        <w:rPr>
          <w:rFonts w:hint="eastAsia"/>
        </w:rPr>
        <w:t>国内证修改通知书</w:t>
      </w:r>
      <w:bookmarkEnd w:id="1626"/>
    </w:p>
    <w:p w14:paraId="6C5F8798" w14:textId="77777777" w:rsidR="00031397" w:rsidRDefault="00031397" w:rsidP="00031397"/>
    <w:p w14:paraId="27E1B26E" w14:textId="77777777" w:rsidR="00031397" w:rsidRPr="00C14655" w:rsidRDefault="00031397" w:rsidP="00031397">
      <w:pPr>
        <w:rPr>
          <w:sz w:val="22"/>
        </w:rPr>
      </w:pPr>
      <w:r w:rsidRPr="00C14655">
        <w:rPr>
          <w:rFonts w:hint="eastAsia"/>
          <w:sz w:val="22"/>
        </w:rPr>
        <w:t>附件</w:t>
      </w:r>
      <w:r>
        <w:rPr>
          <w:rFonts w:hint="eastAsia"/>
          <w:sz w:val="22"/>
        </w:rPr>
        <w:t>7</w:t>
      </w:r>
      <w:r w:rsidRPr="00C14655">
        <w:rPr>
          <w:rFonts w:hint="eastAsia"/>
          <w:sz w:val="22"/>
        </w:rPr>
        <w:t>：</w:t>
      </w:r>
    </w:p>
    <w:p w14:paraId="1886E222" w14:textId="77777777" w:rsidR="00031397" w:rsidRPr="00C14655" w:rsidRDefault="00031397" w:rsidP="00031397">
      <w:pPr>
        <w:rPr>
          <w:sz w:val="22"/>
        </w:rPr>
      </w:pPr>
    </w:p>
    <w:p w14:paraId="099DE05C" w14:textId="77777777" w:rsidR="00031397" w:rsidRPr="00C14655" w:rsidRDefault="00031397" w:rsidP="00031397">
      <w:pPr>
        <w:jc w:val="center"/>
        <w:rPr>
          <w:sz w:val="22"/>
        </w:rPr>
      </w:pPr>
      <w:r w:rsidRPr="00C14655">
        <w:rPr>
          <w:rFonts w:hint="eastAsia"/>
          <w:b/>
          <w:sz w:val="24"/>
        </w:rPr>
        <w:t>信用证修改通知书（</w:t>
      </w:r>
      <w:r>
        <w:rPr>
          <w:rFonts w:hint="eastAsia"/>
          <w:b/>
          <w:sz w:val="24"/>
        </w:rPr>
        <w:t>第一联</w:t>
      </w:r>
      <w:r w:rsidRPr="00C14655">
        <w:rPr>
          <w:rFonts w:hint="eastAsia"/>
          <w:b/>
          <w:sz w:val="24"/>
        </w:rPr>
        <w:t>通知）</w:t>
      </w:r>
      <w:r w:rsidRPr="00C14655">
        <w:rPr>
          <w:rFonts w:hint="eastAsia"/>
          <w:sz w:val="22"/>
        </w:rPr>
        <w:t>通知编号：</w:t>
      </w:r>
    </w:p>
    <w:p w14:paraId="08B4F122" w14:textId="77777777" w:rsidR="00031397" w:rsidRDefault="00031397" w:rsidP="00031397">
      <w:pPr>
        <w:jc w:val="center"/>
      </w:pPr>
    </w:p>
    <w:p w14:paraId="20935250" w14:textId="77777777" w:rsidR="00031397" w:rsidRPr="00C14655" w:rsidRDefault="00031397" w:rsidP="00031397">
      <w:pPr>
        <w:jc w:val="center"/>
        <w:rPr>
          <w:sz w:val="22"/>
        </w:rPr>
      </w:pPr>
      <w:r w:rsidRPr="00C14655">
        <w:rPr>
          <w:rFonts w:hint="eastAsia"/>
          <w:sz w:val="22"/>
        </w:rPr>
        <w:t>通知日期：年月日</w:t>
      </w:r>
    </w:p>
    <w:p w14:paraId="4EC979F0" w14:textId="77777777" w:rsidR="00031397" w:rsidRPr="00C14655" w:rsidRDefault="00031397" w:rsidP="00031397">
      <w:pPr>
        <w:rPr>
          <w:szCs w:val="21"/>
        </w:rPr>
      </w:pPr>
    </w:p>
    <w:p w14:paraId="2257D2D7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受益人：</w:t>
      </w:r>
    </w:p>
    <w:p w14:paraId="1E40561A" w14:textId="77777777" w:rsidR="00031397" w:rsidRPr="00C14655" w:rsidRDefault="00031397" w:rsidP="00031397">
      <w:pPr>
        <w:rPr>
          <w:szCs w:val="21"/>
        </w:rPr>
      </w:pPr>
    </w:p>
    <w:p w14:paraId="2533EEAD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开证行名称：</w:t>
      </w:r>
    </w:p>
    <w:p w14:paraId="54582469" w14:textId="77777777" w:rsidR="00031397" w:rsidRPr="00C14655" w:rsidRDefault="00031397" w:rsidP="00031397">
      <w:pPr>
        <w:rPr>
          <w:szCs w:val="21"/>
        </w:rPr>
      </w:pPr>
    </w:p>
    <w:p w14:paraId="5479A783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信用证编号：开证日期：</w:t>
      </w:r>
    </w:p>
    <w:p w14:paraId="5A1C1E7C" w14:textId="77777777" w:rsidR="00031397" w:rsidRPr="00C14655" w:rsidRDefault="00031397" w:rsidP="00031397">
      <w:pPr>
        <w:rPr>
          <w:szCs w:val="21"/>
        </w:rPr>
      </w:pPr>
    </w:p>
    <w:p w14:paraId="03CA6958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修改次数：修改日期：</w:t>
      </w:r>
    </w:p>
    <w:p w14:paraId="073816D6" w14:textId="77777777" w:rsidR="00031397" w:rsidRPr="00C14655" w:rsidRDefault="00031397" w:rsidP="00031397">
      <w:pPr>
        <w:rPr>
          <w:szCs w:val="21"/>
        </w:rPr>
      </w:pPr>
    </w:p>
    <w:p w14:paraId="0DD0B642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我行收到上述银行□电开□信开信用证修改书一份，经核验，证实电相符</w:t>
      </w:r>
      <w:r w:rsidRPr="00C14655">
        <w:rPr>
          <w:rFonts w:hint="eastAsia"/>
          <w:szCs w:val="21"/>
        </w:rPr>
        <w:t>/</w:t>
      </w:r>
      <w:r w:rsidRPr="00C14655">
        <w:rPr>
          <w:rFonts w:hint="eastAsia"/>
          <w:szCs w:val="21"/>
        </w:rPr>
        <w:t>签章相符，</w:t>
      </w:r>
    </w:p>
    <w:p w14:paraId="1AECC364" w14:textId="77777777" w:rsidR="00031397" w:rsidRPr="00C14655" w:rsidRDefault="00031397" w:rsidP="00031397">
      <w:pPr>
        <w:rPr>
          <w:szCs w:val="21"/>
        </w:rPr>
      </w:pPr>
    </w:p>
    <w:p w14:paraId="08109CC3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现随附通知。本通知须附于有关信用证，你单位申请委托收款、议付交单时，请将本通知</w:t>
      </w:r>
    </w:p>
    <w:p w14:paraId="005A989F" w14:textId="77777777" w:rsidR="00031397" w:rsidRPr="00C14655" w:rsidRDefault="00031397" w:rsidP="00031397">
      <w:pPr>
        <w:rPr>
          <w:szCs w:val="21"/>
        </w:rPr>
      </w:pPr>
    </w:p>
    <w:p w14:paraId="2E9DAC95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及信用证和信用证修改书一并提交，否则，我行对由此产生的一切后果不承担任何责任。</w:t>
      </w:r>
    </w:p>
    <w:p w14:paraId="71F29908" w14:textId="77777777" w:rsidR="00031397" w:rsidRPr="00C14655" w:rsidRDefault="00031397" w:rsidP="00031397">
      <w:pPr>
        <w:rPr>
          <w:szCs w:val="21"/>
        </w:rPr>
      </w:pPr>
    </w:p>
    <w:p w14:paraId="02E5CC62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备注：</w:t>
      </w:r>
    </w:p>
    <w:p w14:paraId="44DE8479" w14:textId="77777777" w:rsidR="00031397" w:rsidRPr="00C14655" w:rsidRDefault="00031397" w:rsidP="00031397">
      <w:pPr>
        <w:rPr>
          <w:szCs w:val="21"/>
        </w:rPr>
      </w:pPr>
    </w:p>
    <w:p w14:paraId="278CEAA1" w14:textId="77777777" w:rsidR="00031397" w:rsidRPr="00C14655" w:rsidRDefault="00031397" w:rsidP="00031397">
      <w:pPr>
        <w:rPr>
          <w:szCs w:val="21"/>
        </w:rPr>
      </w:pPr>
    </w:p>
    <w:p w14:paraId="6411F6B5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本修改连同信用证修改通知书及附件共页。</w:t>
      </w:r>
    </w:p>
    <w:p w14:paraId="20325DE4" w14:textId="77777777" w:rsidR="00031397" w:rsidRPr="00C14655" w:rsidRDefault="00031397" w:rsidP="00031397">
      <w:pPr>
        <w:rPr>
          <w:szCs w:val="21"/>
        </w:rPr>
      </w:pPr>
    </w:p>
    <w:p w14:paraId="4748A907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如对本修改条款有异议，请与修改申请人联系。</w:t>
      </w:r>
    </w:p>
    <w:p w14:paraId="49894A08" w14:textId="77777777" w:rsidR="00031397" w:rsidRPr="00C14655" w:rsidRDefault="00031397" w:rsidP="00031397">
      <w:pPr>
        <w:rPr>
          <w:szCs w:val="21"/>
        </w:rPr>
      </w:pPr>
    </w:p>
    <w:p w14:paraId="32EA029A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通知行地址：</w:t>
      </w:r>
    </w:p>
    <w:p w14:paraId="5672A4C9" w14:textId="77777777" w:rsidR="00031397" w:rsidRPr="00C14655" w:rsidRDefault="00031397" w:rsidP="00031397">
      <w:pPr>
        <w:ind w:firstLineChars="200" w:firstLine="420"/>
        <w:rPr>
          <w:szCs w:val="21"/>
        </w:rPr>
      </w:pPr>
      <w:r w:rsidRPr="00C14655">
        <w:rPr>
          <w:rFonts w:hint="eastAsia"/>
          <w:szCs w:val="21"/>
        </w:rPr>
        <w:t>电传：</w:t>
      </w:r>
    </w:p>
    <w:p w14:paraId="0728A0DE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电话：</w:t>
      </w:r>
    </w:p>
    <w:p w14:paraId="3CB02310" w14:textId="77777777" w:rsidR="00031397" w:rsidRPr="00C14655" w:rsidRDefault="00031397" w:rsidP="00031397">
      <w:pPr>
        <w:rPr>
          <w:szCs w:val="21"/>
        </w:rPr>
      </w:pPr>
      <w:r w:rsidRPr="00C14655">
        <w:rPr>
          <w:rFonts w:hint="eastAsia"/>
          <w:szCs w:val="21"/>
        </w:rPr>
        <w:t>传真：</w:t>
      </w:r>
    </w:p>
    <w:p w14:paraId="4C3E026A" w14:textId="77777777" w:rsidR="00031397" w:rsidRPr="00C14655" w:rsidRDefault="00031397" w:rsidP="00031397">
      <w:pPr>
        <w:rPr>
          <w:szCs w:val="21"/>
        </w:rPr>
      </w:pPr>
    </w:p>
    <w:p w14:paraId="01EF820A" w14:textId="77777777" w:rsidR="00031397" w:rsidRPr="00C14655" w:rsidRDefault="00031397" w:rsidP="00031397">
      <w:pPr>
        <w:ind w:firstLineChars="2750" w:firstLine="5775"/>
        <w:rPr>
          <w:szCs w:val="21"/>
        </w:rPr>
      </w:pPr>
      <w:r w:rsidRPr="00C14655">
        <w:rPr>
          <w:rFonts w:hint="eastAsia"/>
          <w:szCs w:val="21"/>
        </w:rPr>
        <w:t>通知行签章</w:t>
      </w:r>
    </w:p>
    <w:p w14:paraId="5C5C71D4" w14:textId="77777777" w:rsidR="00031397" w:rsidRPr="00C14655" w:rsidRDefault="00031397" w:rsidP="00031397">
      <w:pPr>
        <w:ind w:firstLineChars="2750" w:firstLine="5775"/>
        <w:rPr>
          <w:szCs w:val="21"/>
        </w:rPr>
      </w:pPr>
    </w:p>
    <w:p w14:paraId="6187B4B2" w14:textId="77777777" w:rsidR="00031397" w:rsidRPr="00C14655" w:rsidRDefault="00031397" w:rsidP="00031397">
      <w:pPr>
        <w:ind w:firstLineChars="2750" w:firstLine="5775"/>
        <w:rPr>
          <w:szCs w:val="21"/>
        </w:rPr>
      </w:pPr>
    </w:p>
    <w:p w14:paraId="2E2C09F9" w14:textId="77777777" w:rsidR="000F65A0" w:rsidRDefault="00031397" w:rsidP="00031397">
      <w:r w:rsidRPr="00523594">
        <w:rPr>
          <w:rFonts w:hint="eastAsia"/>
          <w:sz w:val="18"/>
          <w:szCs w:val="18"/>
        </w:rPr>
        <w:t>注：本修改通知书一式两联；第一联通知，第二联通知存查。用途及联次应分别印在“信用证修改通知书”右端括弧内、括弧与编号之间。</w:t>
      </w:r>
    </w:p>
    <w:p w14:paraId="6A877237" w14:textId="77777777" w:rsidR="009219BD" w:rsidRDefault="009219BD" w:rsidP="009219BD"/>
    <w:p w14:paraId="6935A33C" w14:textId="77777777" w:rsidR="00031397" w:rsidRDefault="00031397" w:rsidP="009219BD"/>
    <w:p w14:paraId="49C42D48" w14:textId="77777777" w:rsidR="00031397" w:rsidRDefault="00031397" w:rsidP="009219BD"/>
    <w:p w14:paraId="0609FFFF" w14:textId="77777777" w:rsidR="00031397" w:rsidRDefault="00031397" w:rsidP="009219BD"/>
    <w:p w14:paraId="48AE8F23" w14:textId="77777777" w:rsidR="00031397" w:rsidRDefault="00031397" w:rsidP="00031397">
      <w:pPr>
        <w:pStyle w:val="2"/>
        <w:ind w:left="-142" w:firstLine="0"/>
      </w:pPr>
      <w:bookmarkStart w:id="1627" w:name="_Toc403122949"/>
      <w:r>
        <w:rPr>
          <w:rFonts w:hint="eastAsia"/>
        </w:rPr>
        <w:t>国内证寄单通知书</w:t>
      </w:r>
      <w:bookmarkEnd w:id="1627"/>
    </w:p>
    <w:p w14:paraId="6BB5FFB6" w14:textId="77777777" w:rsidR="00031397" w:rsidRDefault="00031397" w:rsidP="00031397">
      <w:pPr>
        <w:pStyle w:val="af"/>
      </w:pPr>
      <w:r>
        <w:rPr>
          <w:rFonts w:hint="eastAsia"/>
        </w:rPr>
        <w:t>附件10</w:t>
      </w:r>
    </w:p>
    <w:p w14:paraId="401FECB1" w14:textId="77777777" w:rsidR="00031397" w:rsidRDefault="00031397" w:rsidP="00031397">
      <w:pPr>
        <w:pStyle w:val="af"/>
        <w:jc w:val="center"/>
      </w:pPr>
      <w:r>
        <w:t>××银行</w:t>
      </w:r>
    </w:p>
    <w:p w14:paraId="23C81AA5" w14:textId="77777777" w:rsidR="00031397" w:rsidRPr="00031397" w:rsidRDefault="00031397" w:rsidP="00031397">
      <w:pPr>
        <w:pStyle w:val="af"/>
        <w:jc w:val="center"/>
      </w:pPr>
      <w:r w:rsidRPr="00031397">
        <w:rPr>
          <w:rStyle w:val="af6"/>
        </w:rPr>
        <w:t>寄单通知书</w:t>
      </w:r>
      <w:r w:rsidRPr="00031397">
        <w:rPr>
          <w:rStyle w:val="af6"/>
          <w:rFonts w:hint="eastAsia"/>
        </w:rPr>
        <w:t>（第一联 交单）</w:t>
      </w:r>
    </w:p>
    <w:p w14:paraId="4EB2E556" w14:textId="77777777" w:rsidR="00031397" w:rsidRDefault="00031397" w:rsidP="00031397">
      <w:pPr>
        <w:pStyle w:val="af"/>
        <w:jc w:val="right"/>
      </w:pPr>
      <w:r>
        <w:t xml:space="preserve">编号：           </w:t>
      </w:r>
    </w:p>
    <w:p w14:paraId="4014F354" w14:textId="77777777" w:rsidR="00031397" w:rsidRDefault="00031397" w:rsidP="00031397">
      <w:pPr>
        <w:pStyle w:val="af"/>
        <w:jc w:val="center"/>
      </w:pPr>
      <w:r>
        <w:t>寄单日期　　　年　月　日</w:t>
      </w:r>
    </w:p>
    <w:p w14:paraId="7EC7A43F" w14:textId="77777777" w:rsidR="00031397" w:rsidRDefault="00031397" w:rsidP="00031397">
      <w:pPr>
        <w:pStyle w:val="af"/>
        <w:spacing w:line="360" w:lineRule="atLeast"/>
      </w:pPr>
      <w:r>
        <w:t xml:space="preserve">　　××银行（开证行）：</w:t>
      </w:r>
    </w:p>
    <w:p w14:paraId="4BF4F0B5" w14:textId="77777777" w:rsidR="00031397" w:rsidRDefault="00031397" w:rsidP="00031397">
      <w:pPr>
        <w:pStyle w:val="af"/>
        <w:spacing w:line="360" w:lineRule="atLeast"/>
        <w:ind w:firstLine="480"/>
      </w:pPr>
      <w:r>
        <w:t>现将_____号信用证项下单据寄贵行，我行已对××受益人议付。</w:t>
      </w:r>
    </w:p>
    <w:p w14:paraId="0EC33848" w14:textId="77777777" w:rsidR="00031397" w:rsidRPr="00EB5B79" w:rsidRDefault="00031397" w:rsidP="00031397">
      <w:pPr>
        <w:pStyle w:val="af"/>
        <w:spacing w:line="360" w:lineRule="atLeast"/>
        <w:ind w:firstLine="480"/>
      </w:pPr>
      <w:r w:rsidRPr="00EB5B79">
        <w:rPr>
          <w:rFonts w:hint="eastAsia"/>
        </w:rPr>
        <w:t>受益人名称：</w:t>
      </w:r>
    </w:p>
    <w:p w14:paraId="7252E48A" w14:textId="77777777" w:rsidR="00031397" w:rsidRDefault="00031397" w:rsidP="00031397">
      <w:pPr>
        <w:pStyle w:val="af"/>
        <w:spacing w:line="360" w:lineRule="atLeast"/>
      </w:pPr>
      <w:r>
        <w:t xml:space="preserve">　　付款期限：即期□ 远期□ 到期日_____索偿金额：</w:t>
      </w:r>
    </w:p>
    <w:tbl>
      <w:tblPr>
        <w:tblW w:w="0" w:type="auto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55"/>
        <w:gridCol w:w="660"/>
        <w:gridCol w:w="660"/>
        <w:gridCol w:w="660"/>
        <w:gridCol w:w="675"/>
        <w:gridCol w:w="675"/>
        <w:gridCol w:w="675"/>
        <w:gridCol w:w="675"/>
        <w:gridCol w:w="675"/>
        <w:gridCol w:w="675"/>
      </w:tblGrid>
      <w:tr w:rsidR="00031397" w14:paraId="04599262" w14:textId="77777777" w:rsidTr="00264F60">
        <w:trPr>
          <w:trHeight w:val="240"/>
          <w:tblCellSpacing w:w="0" w:type="dxa"/>
          <w:jc w:val="center"/>
        </w:trPr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71167FC9" w14:textId="77777777" w:rsidR="00031397" w:rsidRDefault="00031397" w:rsidP="00264F60">
            <w:pPr>
              <w:pStyle w:val="af"/>
              <w:jc w:val="center"/>
            </w:pPr>
            <w:r>
              <w:rPr>
                <w:rFonts w:hint="eastAsia"/>
              </w:rPr>
              <w:t>票据种类</w:t>
            </w:r>
          </w:p>
        </w:tc>
        <w:tc>
          <w:tcPr>
            <w:tcW w:w="6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07313364" w14:textId="77777777" w:rsidR="00031397" w:rsidRDefault="00031397" w:rsidP="00264F60">
            <w:pPr>
              <w:pStyle w:val="af"/>
            </w:pPr>
            <w:r>
              <w:rPr>
                <w:rFonts w:hint="eastAsia"/>
              </w:rPr>
              <w:t xml:space="preserve">  </w:t>
            </w:r>
          </w:p>
        </w:tc>
        <w:tc>
          <w:tcPr>
            <w:tcW w:w="6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058D3010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14799A26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181B7076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6FB60B5F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35DF37AB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4F677436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4EE21455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5232DD1D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</w:tr>
      <w:tr w:rsidR="00031397" w14:paraId="5CC1C9FB" w14:textId="77777777" w:rsidTr="00264F60">
        <w:trPr>
          <w:trHeight w:val="240"/>
          <w:tblCellSpacing w:w="0" w:type="dxa"/>
          <w:jc w:val="center"/>
        </w:trPr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7B515BD7" w14:textId="77777777" w:rsidR="00031397" w:rsidRDefault="00031397" w:rsidP="00264F60">
            <w:pPr>
              <w:pStyle w:val="af"/>
              <w:jc w:val="center"/>
            </w:pPr>
            <w:r>
              <w:rPr>
                <w:rFonts w:hint="eastAsia"/>
              </w:rPr>
              <w:t>票据份数</w:t>
            </w:r>
          </w:p>
        </w:tc>
        <w:tc>
          <w:tcPr>
            <w:tcW w:w="6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7B3D47AE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78F3D2B9" w14:textId="77777777" w:rsidR="00031397" w:rsidRDefault="00031397" w:rsidP="00264F60">
            <w:pPr>
              <w:pStyle w:val="af"/>
            </w:pPr>
            <w:r>
              <w:rPr>
                <w:rFonts w:hint="eastAsia"/>
              </w:rPr>
              <w:t xml:space="preserve">  </w:t>
            </w:r>
          </w:p>
        </w:tc>
        <w:tc>
          <w:tcPr>
            <w:tcW w:w="6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3CE7EE6E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28B2C91B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6DD9CDCC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57B905C4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701F1760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73D0C2A5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  <w:tc>
          <w:tcPr>
            <w:tcW w:w="67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</w:tcPr>
          <w:p w14:paraId="2AC82F0D" w14:textId="77777777" w:rsidR="00031397" w:rsidRDefault="00031397" w:rsidP="00264F60">
            <w:r>
              <w:rPr>
                <w:rFonts w:hint="eastAsia"/>
              </w:rPr>
              <w:t xml:space="preserve">  </w:t>
            </w:r>
          </w:p>
        </w:tc>
      </w:tr>
    </w:tbl>
    <w:p w14:paraId="116E8E3C" w14:textId="77777777" w:rsidR="00031397" w:rsidRDefault="00031397" w:rsidP="00031397"/>
    <w:p w14:paraId="5953446D" w14:textId="77777777" w:rsidR="00031397" w:rsidRDefault="00031397" w:rsidP="00031397">
      <w:pPr>
        <w:ind w:firstLineChars="200" w:firstLine="420"/>
      </w:pPr>
      <w:r>
        <w:t>委托收款结算凭证及有关通知书：</w:t>
      </w:r>
      <w:r>
        <w:t>_____</w:t>
      </w:r>
      <w:r>
        <w:t>份</w:t>
      </w:r>
      <w:r>
        <w:br/>
      </w:r>
      <w:r>
        <w:t xml:space="preserve">　　</w:t>
      </w:r>
    </w:p>
    <w:p w14:paraId="6A74DF03" w14:textId="77777777" w:rsidR="00031397" w:rsidRDefault="00031397" w:rsidP="00031397">
      <w:pPr>
        <w:ind w:firstLineChars="200" w:firstLine="420"/>
      </w:pPr>
      <w:r>
        <w:t>请根据随附委托收款结算凭证偿付</w:t>
      </w:r>
      <w:r w:rsidRPr="00EB5B79">
        <w:rPr>
          <w:rFonts w:hint="eastAsia"/>
        </w:rPr>
        <w:t>，以上款项请通过电子联行划入我行，并注明我行编号</w:t>
      </w:r>
      <w:r>
        <w:rPr>
          <w:rFonts w:hint="eastAsia"/>
        </w:rPr>
        <w:t>。</w:t>
      </w:r>
    </w:p>
    <w:p w14:paraId="209C78FE" w14:textId="77777777" w:rsidR="00031397" w:rsidRDefault="00031397" w:rsidP="00031397">
      <w:pPr>
        <w:pStyle w:val="af"/>
        <w:spacing w:line="360" w:lineRule="atLeast"/>
      </w:pPr>
      <w:r>
        <w:t xml:space="preserve">　　寄单行地址：</w:t>
      </w:r>
      <w:r>
        <w:br/>
        <w:t xml:space="preserve">　　　　　电传：</w:t>
      </w:r>
      <w:r>
        <w:br/>
        <w:t xml:space="preserve">　　　　　电话：</w:t>
      </w:r>
      <w:r>
        <w:br/>
        <w:t xml:space="preserve">　　　　　传真：</w:t>
      </w:r>
    </w:p>
    <w:p w14:paraId="2DDA6843" w14:textId="77777777" w:rsidR="00031397" w:rsidRDefault="00031397" w:rsidP="00031397">
      <w:pPr>
        <w:pStyle w:val="af"/>
        <w:spacing w:line="360" w:lineRule="atLeast"/>
      </w:pPr>
      <w:r>
        <w:t xml:space="preserve">　　备注：</w:t>
      </w:r>
    </w:p>
    <w:p w14:paraId="2EDEB0D3" w14:textId="77777777" w:rsidR="00031397" w:rsidRDefault="00031397" w:rsidP="00031397">
      <w:pPr>
        <w:pStyle w:val="af"/>
        <w:spacing w:line="360" w:lineRule="atLeast"/>
        <w:jc w:val="right"/>
      </w:pPr>
      <w:r>
        <w:t xml:space="preserve">寄单行签章           　</w:t>
      </w:r>
    </w:p>
    <w:p w14:paraId="30326A5E" w14:textId="77777777" w:rsidR="00031397" w:rsidRPr="009219BD" w:rsidRDefault="00031397" w:rsidP="00031397">
      <w:r>
        <w:t xml:space="preserve">　　注：本通知书一式两联，第一联随委托收款凭证寄开证行；第二联议付行留存。联次应印在</w:t>
      </w:r>
      <w:r>
        <w:t>“</w:t>
      </w:r>
      <w:r>
        <w:t>寄单通知书</w:t>
      </w:r>
      <w:r>
        <w:t>”</w:t>
      </w:r>
      <w:r>
        <w:t>右端。</w:t>
      </w:r>
    </w:p>
    <w:sectPr w:rsidR="00031397" w:rsidRPr="009219BD" w:rsidSect="005629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21667" w14:textId="77777777" w:rsidR="007516E3" w:rsidRDefault="007516E3" w:rsidP="00DD455D">
      <w:r>
        <w:separator/>
      </w:r>
    </w:p>
  </w:endnote>
  <w:endnote w:type="continuationSeparator" w:id="0">
    <w:p w14:paraId="764C0C8B" w14:textId="77777777" w:rsidR="007516E3" w:rsidRDefault="007516E3" w:rsidP="00DD4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7E47B3" w14:textId="77777777" w:rsidR="007516E3" w:rsidRDefault="007516E3" w:rsidP="00DD455D">
      <w:r>
        <w:separator/>
      </w:r>
    </w:p>
  </w:footnote>
  <w:footnote w:type="continuationSeparator" w:id="0">
    <w:p w14:paraId="59C444E7" w14:textId="77777777" w:rsidR="007516E3" w:rsidRDefault="007516E3" w:rsidP="00DD4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95F4D"/>
    <w:multiLevelType w:val="multilevel"/>
    <w:tmpl w:val="4B18331C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  <w:b w:val="0"/>
        <w:sz w:val="21"/>
        <w:szCs w:val="21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" w15:restartNumberingAfterBreak="0">
    <w:nsid w:val="047B7F62"/>
    <w:multiLevelType w:val="multilevel"/>
    <w:tmpl w:val="2A10F0C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6AE0095"/>
    <w:multiLevelType w:val="multilevel"/>
    <w:tmpl w:val="06AE0095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" w15:restartNumberingAfterBreak="0">
    <w:nsid w:val="09344334"/>
    <w:multiLevelType w:val="multilevel"/>
    <w:tmpl w:val="09344334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4" w15:restartNumberingAfterBreak="0">
    <w:nsid w:val="09606A04"/>
    <w:multiLevelType w:val="hybridMultilevel"/>
    <w:tmpl w:val="617068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BF5E0F"/>
    <w:multiLevelType w:val="multilevel"/>
    <w:tmpl w:val="0BBF5E0F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0F3807"/>
    <w:multiLevelType w:val="multilevel"/>
    <w:tmpl w:val="100F3807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7" w15:restartNumberingAfterBreak="0">
    <w:nsid w:val="10F66428"/>
    <w:multiLevelType w:val="multilevel"/>
    <w:tmpl w:val="10F664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354297B"/>
    <w:multiLevelType w:val="multilevel"/>
    <w:tmpl w:val="1354297B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9" w15:restartNumberingAfterBreak="0">
    <w:nsid w:val="15C01859"/>
    <w:multiLevelType w:val="multilevel"/>
    <w:tmpl w:val="15C01859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0" w15:restartNumberingAfterBreak="0">
    <w:nsid w:val="17E554B7"/>
    <w:multiLevelType w:val="multilevel"/>
    <w:tmpl w:val="17E554B7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1" w15:restartNumberingAfterBreak="0">
    <w:nsid w:val="19632167"/>
    <w:multiLevelType w:val="multilevel"/>
    <w:tmpl w:val="1963216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1A1482"/>
    <w:multiLevelType w:val="multilevel"/>
    <w:tmpl w:val="1D1A148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074E67"/>
    <w:multiLevelType w:val="multilevel"/>
    <w:tmpl w:val="21074E6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4C1AB1"/>
    <w:multiLevelType w:val="multilevel"/>
    <w:tmpl w:val="4A5890B6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sz w:val="21"/>
        <w:szCs w:val="2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935B84"/>
    <w:multiLevelType w:val="multilevel"/>
    <w:tmpl w:val="27935B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006107"/>
    <w:multiLevelType w:val="multilevel"/>
    <w:tmpl w:val="E0A6CE64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  <w:b w:val="0"/>
        <w:sz w:val="21"/>
        <w:szCs w:val="21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7" w15:restartNumberingAfterBreak="0">
    <w:nsid w:val="2E273E4F"/>
    <w:multiLevelType w:val="multilevel"/>
    <w:tmpl w:val="2E273E4F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8" w15:restartNumberingAfterBreak="0">
    <w:nsid w:val="34F737D8"/>
    <w:multiLevelType w:val="multilevel"/>
    <w:tmpl w:val="34F737D8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9" w15:restartNumberingAfterBreak="0">
    <w:nsid w:val="3C7B0E11"/>
    <w:multiLevelType w:val="multilevel"/>
    <w:tmpl w:val="3C7B0E11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0" w15:restartNumberingAfterBreak="0">
    <w:nsid w:val="40007E7B"/>
    <w:multiLevelType w:val="multilevel"/>
    <w:tmpl w:val="34F737D8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1" w15:restartNumberingAfterBreak="0">
    <w:nsid w:val="41B510D5"/>
    <w:multiLevelType w:val="multilevel"/>
    <w:tmpl w:val="41B510D5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2" w15:restartNumberingAfterBreak="0">
    <w:nsid w:val="425026B8"/>
    <w:multiLevelType w:val="multilevel"/>
    <w:tmpl w:val="425026B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F21000"/>
    <w:multiLevelType w:val="hybridMultilevel"/>
    <w:tmpl w:val="F99A3C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75664EC"/>
    <w:multiLevelType w:val="multilevel"/>
    <w:tmpl w:val="475664EC"/>
    <w:lvl w:ilvl="0">
      <w:start w:val="1"/>
      <w:numFmt w:val="decimal"/>
      <w:lvlText w:val="%1）"/>
      <w:lvlJc w:val="left"/>
      <w:pPr>
        <w:tabs>
          <w:tab w:val="left" w:pos="432"/>
        </w:tabs>
        <w:ind w:left="432" w:hanging="144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hint="default"/>
        <w:sz w:val="30"/>
      </w:rPr>
    </w:lvl>
    <w:lvl w:ilvl="2" w:tentative="1">
      <w:start w:val="1"/>
      <w:numFmt w:val="decimal"/>
      <w:lvlText w:val="%1.%2.%3"/>
      <w:lvlJc w:val="center"/>
      <w:pPr>
        <w:tabs>
          <w:tab w:val="left" w:pos="432"/>
        </w:tabs>
        <w:ind w:left="432" w:hanging="432"/>
      </w:pPr>
      <w:rPr>
        <w:rFonts w:ascii="Times New Roman" w:hAnsi="Times New Roman" w:hint="default"/>
      </w:rPr>
    </w:lvl>
    <w:lvl w:ilvl="3" w:tentative="1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Arial" w:hAnsi="Arial" w:hint="default"/>
      </w:rPr>
    </w:lvl>
    <w:lvl w:ilvl="4" w:tentative="1">
      <w:start w:val="1"/>
      <w:numFmt w:val="decimal"/>
      <w:lvlText w:val="%1.%2.%3.4.1"/>
      <w:lvlJc w:val="left"/>
      <w:pPr>
        <w:tabs>
          <w:tab w:val="left" w:pos="1008"/>
        </w:tabs>
        <w:ind w:left="1008" w:hanging="1008"/>
      </w:pPr>
      <w:rPr>
        <w:rFonts w:ascii="Times New Roman" w:hAnsi="Times New Roman"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ascii="Arial" w:hAnsi="Arial"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54730AC0"/>
    <w:multiLevelType w:val="multilevel"/>
    <w:tmpl w:val="54730AC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8435BD7"/>
    <w:multiLevelType w:val="multilevel"/>
    <w:tmpl w:val="58435BD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91552CA"/>
    <w:multiLevelType w:val="multilevel"/>
    <w:tmpl w:val="EB5479A0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  <w:b w:val="0"/>
        <w:sz w:val="21"/>
        <w:szCs w:val="21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8" w15:restartNumberingAfterBreak="0">
    <w:nsid w:val="595A266E"/>
    <w:multiLevelType w:val="multilevel"/>
    <w:tmpl w:val="34F737D8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9" w15:restartNumberingAfterBreak="0">
    <w:nsid w:val="641540B2"/>
    <w:multiLevelType w:val="multilevel"/>
    <w:tmpl w:val="641540B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B55216"/>
    <w:multiLevelType w:val="multilevel"/>
    <w:tmpl w:val="4A04E436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  <w:b w:val="0"/>
        <w:sz w:val="21"/>
        <w:szCs w:val="21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1" w15:restartNumberingAfterBreak="0">
    <w:nsid w:val="6CF11F7F"/>
    <w:multiLevelType w:val="multilevel"/>
    <w:tmpl w:val="34F737D8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2" w15:restartNumberingAfterBreak="0">
    <w:nsid w:val="72DC3BBB"/>
    <w:multiLevelType w:val="multilevel"/>
    <w:tmpl w:val="72DC3BB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B0E249D"/>
    <w:multiLevelType w:val="multilevel"/>
    <w:tmpl w:val="7B0E249D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4" w15:restartNumberingAfterBreak="0">
    <w:nsid w:val="7B1236C9"/>
    <w:multiLevelType w:val="multilevel"/>
    <w:tmpl w:val="7B1236C9"/>
    <w:lvl w:ilvl="0" w:tentative="1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150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C603A89"/>
    <w:multiLevelType w:val="multilevel"/>
    <w:tmpl w:val="7C603A89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6" w15:restartNumberingAfterBreak="0">
    <w:nsid w:val="7E6F40F6"/>
    <w:multiLevelType w:val="multilevel"/>
    <w:tmpl w:val="7E6F40F6"/>
    <w:lvl w:ilvl="0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730" w:hanging="420"/>
      </w:pPr>
    </w:lvl>
    <w:lvl w:ilvl="2" w:tentative="1">
      <w:start w:val="1"/>
      <w:numFmt w:val="lowerRoman"/>
      <w:lvlText w:val="%3."/>
      <w:lvlJc w:val="right"/>
      <w:pPr>
        <w:ind w:left="1150" w:hanging="420"/>
      </w:pPr>
    </w:lvl>
    <w:lvl w:ilvl="3" w:tentative="1">
      <w:start w:val="1"/>
      <w:numFmt w:val="decimal"/>
      <w:lvlText w:val="%4."/>
      <w:lvlJc w:val="left"/>
      <w:pPr>
        <w:ind w:left="1570" w:hanging="420"/>
      </w:pPr>
    </w:lvl>
    <w:lvl w:ilvl="4" w:tentative="1">
      <w:start w:val="1"/>
      <w:numFmt w:val="lowerLetter"/>
      <w:lvlText w:val="%5)"/>
      <w:lvlJc w:val="left"/>
      <w:pPr>
        <w:ind w:left="1990" w:hanging="420"/>
      </w:pPr>
    </w:lvl>
    <w:lvl w:ilvl="5" w:tentative="1">
      <w:start w:val="1"/>
      <w:numFmt w:val="lowerRoman"/>
      <w:lvlText w:val="%6."/>
      <w:lvlJc w:val="right"/>
      <w:pPr>
        <w:ind w:left="2410" w:hanging="420"/>
      </w:pPr>
    </w:lvl>
    <w:lvl w:ilvl="6" w:tentative="1">
      <w:start w:val="1"/>
      <w:numFmt w:val="decimal"/>
      <w:lvlText w:val="%7."/>
      <w:lvlJc w:val="left"/>
      <w:pPr>
        <w:ind w:left="2830" w:hanging="420"/>
      </w:pPr>
    </w:lvl>
    <w:lvl w:ilvl="7" w:tentative="1">
      <w:start w:val="1"/>
      <w:numFmt w:val="lowerLetter"/>
      <w:lvlText w:val="%8)"/>
      <w:lvlJc w:val="left"/>
      <w:pPr>
        <w:ind w:left="3250" w:hanging="420"/>
      </w:pPr>
    </w:lvl>
    <w:lvl w:ilvl="8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7" w15:restartNumberingAfterBreak="0">
    <w:nsid w:val="7E81672E"/>
    <w:multiLevelType w:val="multilevel"/>
    <w:tmpl w:val="7E8167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FAE0C15"/>
    <w:multiLevelType w:val="multilevel"/>
    <w:tmpl w:val="7FAE0C15"/>
    <w:lvl w:ilvl="0" w:tentative="1">
      <w:start w:val="1"/>
      <w:numFmt w:val="decimal"/>
      <w:lvlText w:val="%1"/>
      <w:lvlJc w:val="left"/>
      <w:pPr>
        <w:ind w:left="432" w:hanging="432"/>
      </w:pPr>
    </w:lvl>
    <w:lvl w:ilvl="1" w:tentative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150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2"/>
  </w:num>
  <w:num w:numId="3">
    <w:abstractNumId w:val="13"/>
  </w:num>
  <w:num w:numId="4">
    <w:abstractNumId w:val="11"/>
  </w:num>
  <w:num w:numId="5">
    <w:abstractNumId w:val="26"/>
  </w:num>
  <w:num w:numId="6">
    <w:abstractNumId w:val="12"/>
  </w:num>
  <w:num w:numId="7">
    <w:abstractNumId w:val="22"/>
  </w:num>
  <w:num w:numId="8">
    <w:abstractNumId w:val="29"/>
  </w:num>
  <w:num w:numId="9">
    <w:abstractNumId w:val="34"/>
  </w:num>
  <w:num w:numId="10">
    <w:abstractNumId w:val="5"/>
  </w:num>
  <w:num w:numId="11">
    <w:abstractNumId w:val="24"/>
  </w:num>
  <w:num w:numId="12">
    <w:abstractNumId w:val="10"/>
  </w:num>
  <w:num w:numId="13">
    <w:abstractNumId w:val="3"/>
  </w:num>
  <w:num w:numId="14">
    <w:abstractNumId w:val="17"/>
  </w:num>
  <w:num w:numId="15">
    <w:abstractNumId w:val="19"/>
  </w:num>
  <w:num w:numId="16">
    <w:abstractNumId w:val="21"/>
  </w:num>
  <w:num w:numId="17">
    <w:abstractNumId w:val="14"/>
  </w:num>
  <w:num w:numId="18">
    <w:abstractNumId w:val="35"/>
  </w:num>
  <w:num w:numId="19">
    <w:abstractNumId w:val="16"/>
  </w:num>
  <w:num w:numId="20">
    <w:abstractNumId w:val="6"/>
  </w:num>
  <w:num w:numId="21">
    <w:abstractNumId w:val="33"/>
  </w:num>
  <w:num w:numId="22">
    <w:abstractNumId w:val="25"/>
  </w:num>
  <w:num w:numId="23">
    <w:abstractNumId w:val="30"/>
  </w:num>
  <w:num w:numId="24">
    <w:abstractNumId w:val="18"/>
  </w:num>
  <w:num w:numId="25">
    <w:abstractNumId w:val="37"/>
  </w:num>
  <w:num w:numId="26">
    <w:abstractNumId w:val="9"/>
  </w:num>
  <w:num w:numId="27">
    <w:abstractNumId w:val="7"/>
  </w:num>
  <w:num w:numId="28">
    <w:abstractNumId w:val="15"/>
  </w:num>
  <w:num w:numId="29">
    <w:abstractNumId w:val="2"/>
  </w:num>
  <w:num w:numId="30">
    <w:abstractNumId w:val="36"/>
  </w:num>
  <w:num w:numId="31">
    <w:abstractNumId w:val="38"/>
  </w:num>
  <w:num w:numId="32">
    <w:abstractNumId w:val="8"/>
  </w:num>
  <w:num w:numId="33">
    <w:abstractNumId w:val="1"/>
  </w:num>
  <w:num w:numId="34">
    <w:abstractNumId w:val="1"/>
  </w:num>
  <w:num w:numId="35">
    <w:abstractNumId w:val="4"/>
  </w:num>
  <w:num w:numId="36">
    <w:abstractNumId w:val="23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27"/>
  </w:num>
  <w:num w:numId="46">
    <w:abstractNumId w:val="28"/>
  </w:num>
  <w:num w:numId="47">
    <w:abstractNumId w:val="20"/>
  </w:num>
  <w:num w:numId="48">
    <w:abstractNumId w:val="31"/>
  </w:num>
  <w:num w:numId="4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my">
    <w15:presenceInfo w15:providerId="None" w15:userId="Am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trackRevisions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75B"/>
    <w:rsid w:val="00002688"/>
    <w:rsid w:val="00005220"/>
    <w:rsid w:val="00005515"/>
    <w:rsid w:val="0000685E"/>
    <w:rsid w:val="00006CB9"/>
    <w:rsid w:val="00007E5D"/>
    <w:rsid w:val="00010909"/>
    <w:rsid w:val="00010996"/>
    <w:rsid w:val="00015194"/>
    <w:rsid w:val="0001795D"/>
    <w:rsid w:val="00024780"/>
    <w:rsid w:val="00026A84"/>
    <w:rsid w:val="00026FDA"/>
    <w:rsid w:val="00027D1C"/>
    <w:rsid w:val="00030778"/>
    <w:rsid w:val="00031397"/>
    <w:rsid w:val="00036AE3"/>
    <w:rsid w:val="0004020F"/>
    <w:rsid w:val="00042457"/>
    <w:rsid w:val="0004375B"/>
    <w:rsid w:val="00045BAF"/>
    <w:rsid w:val="00046ABA"/>
    <w:rsid w:val="00047279"/>
    <w:rsid w:val="000538BA"/>
    <w:rsid w:val="00055565"/>
    <w:rsid w:val="00060529"/>
    <w:rsid w:val="0006387D"/>
    <w:rsid w:val="00070508"/>
    <w:rsid w:val="0007086D"/>
    <w:rsid w:val="00070BD3"/>
    <w:rsid w:val="00072241"/>
    <w:rsid w:val="00073E00"/>
    <w:rsid w:val="000748E4"/>
    <w:rsid w:val="00080F9C"/>
    <w:rsid w:val="00081F44"/>
    <w:rsid w:val="000822B5"/>
    <w:rsid w:val="00082E6F"/>
    <w:rsid w:val="00084604"/>
    <w:rsid w:val="00085553"/>
    <w:rsid w:val="00085EDF"/>
    <w:rsid w:val="00090B6F"/>
    <w:rsid w:val="00091868"/>
    <w:rsid w:val="00091994"/>
    <w:rsid w:val="0009241A"/>
    <w:rsid w:val="00092806"/>
    <w:rsid w:val="0009379B"/>
    <w:rsid w:val="000A4247"/>
    <w:rsid w:val="000A628F"/>
    <w:rsid w:val="000A703E"/>
    <w:rsid w:val="000A7BC1"/>
    <w:rsid w:val="000B47A5"/>
    <w:rsid w:val="000B4C62"/>
    <w:rsid w:val="000B4E5E"/>
    <w:rsid w:val="000B56C3"/>
    <w:rsid w:val="000B638E"/>
    <w:rsid w:val="000C31C7"/>
    <w:rsid w:val="000C4369"/>
    <w:rsid w:val="000C502F"/>
    <w:rsid w:val="000D175E"/>
    <w:rsid w:val="000D1FE7"/>
    <w:rsid w:val="000D25C4"/>
    <w:rsid w:val="000D3329"/>
    <w:rsid w:val="000D3D17"/>
    <w:rsid w:val="000D43DC"/>
    <w:rsid w:val="000D4C74"/>
    <w:rsid w:val="000D6CD7"/>
    <w:rsid w:val="000E056D"/>
    <w:rsid w:val="000E2866"/>
    <w:rsid w:val="000E337D"/>
    <w:rsid w:val="000E3A28"/>
    <w:rsid w:val="000E3CA4"/>
    <w:rsid w:val="000F03D3"/>
    <w:rsid w:val="000F4C38"/>
    <w:rsid w:val="000F65A0"/>
    <w:rsid w:val="000F7D27"/>
    <w:rsid w:val="001006F0"/>
    <w:rsid w:val="001013D4"/>
    <w:rsid w:val="00102A94"/>
    <w:rsid w:val="00103843"/>
    <w:rsid w:val="00104B16"/>
    <w:rsid w:val="001060EF"/>
    <w:rsid w:val="00110426"/>
    <w:rsid w:val="00110A32"/>
    <w:rsid w:val="00111146"/>
    <w:rsid w:val="001116B6"/>
    <w:rsid w:val="00111B4E"/>
    <w:rsid w:val="00112D6F"/>
    <w:rsid w:val="001142D4"/>
    <w:rsid w:val="00117060"/>
    <w:rsid w:val="001177AE"/>
    <w:rsid w:val="001203E7"/>
    <w:rsid w:val="0012461B"/>
    <w:rsid w:val="0012469F"/>
    <w:rsid w:val="001260BA"/>
    <w:rsid w:val="0012673D"/>
    <w:rsid w:val="00131100"/>
    <w:rsid w:val="00134432"/>
    <w:rsid w:val="0013463F"/>
    <w:rsid w:val="00137315"/>
    <w:rsid w:val="00137F4A"/>
    <w:rsid w:val="00143DD9"/>
    <w:rsid w:val="001451D5"/>
    <w:rsid w:val="00147AB5"/>
    <w:rsid w:val="00150C92"/>
    <w:rsid w:val="0015108E"/>
    <w:rsid w:val="001529C5"/>
    <w:rsid w:val="00154A51"/>
    <w:rsid w:val="00156F24"/>
    <w:rsid w:val="0015713C"/>
    <w:rsid w:val="0016090E"/>
    <w:rsid w:val="00160F0A"/>
    <w:rsid w:val="001621F1"/>
    <w:rsid w:val="00171ABA"/>
    <w:rsid w:val="001723D4"/>
    <w:rsid w:val="00174D80"/>
    <w:rsid w:val="0017602C"/>
    <w:rsid w:val="0017749E"/>
    <w:rsid w:val="001817DB"/>
    <w:rsid w:val="00182264"/>
    <w:rsid w:val="001837B4"/>
    <w:rsid w:val="0018452D"/>
    <w:rsid w:val="00185B4B"/>
    <w:rsid w:val="00187E7B"/>
    <w:rsid w:val="00192C6E"/>
    <w:rsid w:val="00193226"/>
    <w:rsid w:val="00194E21"/>
    <w:rsid w:val="00195046"/>
    <w:rsid w:val="00196D37"/>
    <w:rsid w:val="001A16D7"/>
    <w:rsid w:val="001A34F6"/>
    <w:rsid w:val="001A4DC6"/>
    <w:rsid w:val="001A5C83"/>
    <w:rsid w:val="001B25B3"/>
    <w:rsid w:val="001B269D"/>
    <w:rsid w:val="001B28A8"/>
    <w:rsid w:val="001B2F0C"/>
    <w:rsid w:val="001B3F96"/>
    <w:rsid w:val="001B4E08"/>
    <w:rsid w:val="001C056A"/>
    <w:rsid w:val="001C0BFB"/>
    <w:rsid w:val="001C1593"/>
    <w:rsid w:val="001C2C73"/>
    <w:rsid w:val="001C3801"/>
    <w:rsid w:val="001C39FD"/>
    <w:rsid w:val="001C4DB7"/>
    <w:rsid w:val="001C7F82"/>
    <w:rsid w:val="001D22C1"/>
    <w:rsid w:val="001D2F0F"/>
    <w:rsid w:val="001D31A8"/>
    <w:rsid w:val="001D400F"/>
    <w:rsid w:val="001D5009"/>
    <w:rsid w:val="001D6F06"/>
    <w:rsid w:val="001D7366"/>
    <w:rsid w:val="001E53B1"/>
    <w:rsid w:val="001E60DB"/>
    <w:rsid w:val="001E6649"/>
    <w:rsid w:val="001E7E96"/>
    <w:rsid w:val="001F1217"/>
    <w:rsid w:val="001F17F0"/>
    <w:rsid w:val="001F28E9"/>
    <w:rsid w:val="001F3742"/>
    <w:rsid w:val="001F67D6"/>
    <w:rsid w:val="00200101"/>
    <w:rsid w:val="00202745"/>
    <w:rsid w:val="002029C1"/>
    <w:rsid w:val="00206FB4"/>
    <w:rsid w:val="0020754C"/>
    <w:rsid w:val="00211B22"/>
    <w:rsid w:val="00212D0E"/>
    <w:rsid w:val="00213770"/>
    <w:rsid w:val="00214C7B"/>
    <w:rsid w:val="002151AD"/>
    <w:rsid w:val="00217EA9"/>
    <w:rsid w:val="002200CD"/>
    <w:rsid w:val="002204CE"/>
    <w:rsid w:val="00220A2B"/>
    <w:rsid w:val="00220CBF"/>
    <w:rsid w:val="0022350F"/>
    <w:rsid w:val="002302A9"/>
    <w:rsid w:val="002321C5"/>
    <w:rsid w:val="002327E4"/>
    <w:rsid w:val="00235C9C"/>
    <w:rsid w:val="002373DE"/>
    <w:rsid w:val="0024215D"/>
    <w:rsid w:val="002436ED"/>
    <w:rsid w:val="00246310"/>
    <w:rsid w:val="00246BEE"/>
    <w:rsid w:val="00247A15"/>
    <w:rsid w:val="00251A53"/>
    <w:rsid w:val="00253254"/>
    <w:rsid w:val="00264271"/>
    <w:rsid w:val="002649CE"/>
    <w:rsid w:val="00264F60"/>
    <w:rsid w:val="0026570D"/>
    <w:rsid w:val="002665C9"/>
    <w:rsid w:val="0027067D"/>
    <w:rsid w:val="002715FF"/>
    <w:rsid w:val="002716BB"/>
    <w:rsid w:val="00272027"/>
    <w:rsid w:val="00272605"/>
    <w:rsid w:val="002762F0"/>
    <w:rsid w:val="002809B7"/>
    <w:rsid w:val="00281173"/>
    <w:rsid w:val="00281414"/>
    <w:rsid w:val="00291B2D"/>
    <w:rsid w:val="002929C6"/>
    <w:rsid w:val="00293C14"/>
    <w:rsid w:val="00294B20"/>
    <w:rsid w:val="002A0B44"/>
    <w:rsid w:val="002A0DA8"/>
    <w:rsid w:val="002A2319"/>
    <w:rsid w:val="002A2D8C"/>
    <w:rsid w:val="002A61FC"/>
    <w:rsid w:val="002A65C2"/>
    <w:rsid w:val="002A67CB"/>
    <w:rsid w:val="002B2FFA"/>
    <w:rsid w:val="002B6AA1"/>
    <w:rsid w:val="002B6EA1"/>
    <w:rsid w:val="002C48B8"/>
    <w:rsid w:val="002C661E"/>
    <w:rsid w:val="002D333F"/>
    <w:rsid w:val="002D4685"/>
    <w:rsid w:val="002D5955"/>
    <w:rsid w:val="002D5CB7"/>
    <w:rsid w:val="002E1286"/>
    <w:rsid w:val="002E1F37"/>
    <w:rsid w:val="002F0ECC"/>
    <w:rsid w:val="002F193E"/>
    <w:rsid w:val="002F2D8C"/>
    <w:rsid w:val="002F5EB7"/>
    <w:rsid w:val="002F7A6F"/>
    <w:rsid w:val="003014D5"/>
    <w:rsid w:val="00301776"/>
    <w:rsid w:val="003019C0"/>
    <w:rsid w:val="00303BE1"/>
    <w:rsid w:val="00304088"/>
    <w:rsid w:val="00305B0C"/>
    <w:rsid w:val="0031145A"/>
    <w:rsid w:val="00321B7D"/>
    <w:rsid w:val="00322D9D"/>
    <w:rsid w:val="00323B4D"/>
    <w:rsid w:val="00331783"/>
    <w:rsid w:val="003327F6"/>
    <w:rsid w:val="00332C31"/>
    <w:rsid w:val="00333847"/>
    <w:rsid w:val="00333D46"/>
    <w:rsid w:val="00333E25"/>
    <w:rsid w:val="00334830"/>
    <w:rsid w:val="00342449"/>
    <w:rsid w:val="00344FBF"/>
    <w:rsid w:val="00345110"/>
    <w:rsid w:val="0034638B"/>
    <w:rsid w:val="0034758E"/>
    <w:rsid w:val="00347E4F"/>
    <w:rsid w:val="00350185"/>
    <w:rsid w:val="003517FE"/>
    <w:rsid w:val="003528F1"/>
    <w:rsid w:val="0035333C"/>
    <w:rsid w:val="00362ECC"/>
    <w:rsid w:val="00364139"/>
    <w:rsid w:val="00365B0F"/>
    <w:rsid w:val="00366AAC"/>
    <w:rsid w:val="00366EE0"/>
    <w:rsid w:val="00370E2A"/>
    <w:rsid w:val="003711F9"/>
    <w:rsid w:val="003718C3"/>
    <w:rsid w:val="00371A22"/>
    <w:rsid w:val="00373091"/>
    <w:rsid w:val="00375C64"/>
    <w:rsid w:val="00380F6C"/>
    <w:rsid w:val="0038322F"/>
    <w:rsid w:val="0038426B"/>
    <w:rsid w:val="00385529"/>
    <w:rsid w:val="00386B72"/>
    <w:rsid w:val="00390B0C"/>
    <w:rsid w:val="00392DB2"/>
    <w:rsid w:val="00395138"/>
    <w:rsid w:val="003971A3"/>
    <w:rsid w:val="0039755B"/>
    <w:rsid w:val="003A2421"/>
    <w:rsid w:val="003B1F50"/>
    <w:rsid w:val="003B5F42"/>
    <w:rsid w:val="003B7EB1"/>
    <w:rsid w:val="003B7F3E"/>
    <w:rsid w:val="003C4080"/>
    <w:rsid w:val="003C4C8A"/>
    <w:rsid w:val="003C78A5"/>
    <w:rsid w:val="003D0504"/>
    <w:rsid w:val="003D0BDA"/>
    <w:rsid w:val="003D626F"/>
    <w:rsid w:val="003D716D"/>
    <w:rsid w:val="003E0544"/>
    <w:rsid w:val="003E3D45"/>
    <w:rsid w:val="003E64D4"/>
    <w:rsid w:val="003E709E"/>
    <w:rsid w:val="003F04A8"/>
    <w:rsid w:val="003F20C7"/>
    <w:rsid w:val="003F2261"/>
    <w:rsid w:val="003F25C2"/>
    <w:rsid w:val="003F41D1"/>
    <w:rsid w:val="003F50CF"/>
    <w:rsid w:val="003F5495"/>
    <w:rsid w:val="003F6CFC"/>
    <w:rsid w:val="00400065"/>
    <w:rsid w:val="0040151E"/>
    <w:rsid w:val="004024AA"/>
    <w:rsid w:val="004030F4"/>
    <w:rsid w:val="00403880"/>
    <w:rsid w:val="004102A5"/>
    <w:rsid w:val="00411893"/>
    <w:rsid w:val="0041404B"/>
    <w:rsid w:val="004146FF"/>
    <w:rsid w:val="00415472"/>
    <w:rsid w:val="0042013F"/>
    <w:rsid w:val="0042409E"/>
    <w:rsid w:val="00427F61"/>
    <w:rsid w:val="00430A9A"/>
    <w:rsid w:val="004319F2"/>
    <w:rsid w:val="0043388B"/>
    <w:rsid w:val="00436EA2"/>
    <w:rsid w:val="00440B05"/>
    <w:rsid w:val="00440C2C"/>
    <w:rsid w:val="0044564C"/>
    <w:rsid w:val="0044791C"/>
    <w:rsid w:val="00451186"/>
    <w:rsid w:val="00451895"/>
    <w:rsid w:val="00452889"/>
    <w:rsid w:val="0045643F"/>
    <w:rsid w:val="004576B0"/>
    <w:rsid w:val="00457F00"/>
    <w:rsid w:val="004645D3"/>
    <w:rsid w:val="00464600"/>
    <w:rsid w:val="00464EF0"/>
    <w:rsid w:val="004744C6"/>
    <w:rsid w:val="00475ED7"/>
    <w:rsid w:val="004815FD"/>
    <w:rsid w:val="00482304"/>
    <w:rsid w:val="00482583"/>
    <w:rsid w:val="00482652"/>
    <w:rsid w:val="00482AA9"/>
    <w:rsid w:val="00483754"/>
    <w:rsid w:val="004901AB"/>
    <w:rsid w:val="0049263F"/>
    <w:rsid w:val="00493B76"/>
    <w:rsid w:val="00494CE3"/>
    <w:rsid w:val="0049503C"/>
    <w:rsid w:val="0049522E"/>
    <w:rsid w:val="00496A7E"/>
    <w:rsid w:val="004973CE"/>
    <w:rsid w:val="00497664"/>
    <w:rsid w:val="004A1907"/>
    <w:rsid w:val="004A1E38"/>
    <w:rsid w:val="004A2BA1"/>
    <w:rsid w:val="004A6F96"/>
    <w:rsid w:val="004A7618"/>
    <w:rsid w:val="004B0CAB"/>
    <w:rsid w:val="004B2311"/>
    <w:rsid w:val="004B5EDA"/>
    <w:rsid w:val="004B6B08"/>
    <w:rsid w:val="004C289E"/>
    <w:rsid w:val="004C4F36"/>
    <w:rsid w:val="004D1F41"/>
    <w:rsid w:val="004D355A"/>
    <w:rsid w:val="004D3CE2"/>
    <w:rsid w:val="004E21AC"/>
    <w:rsid w:val="004E2B47"/>
    <w:rsid w:val="004E4831"/>
    <w:rsid w:val="004E5029"/>
    <w:rsid w:val="004E6812"/>
    <w:rsid w:val="004E6C1C"/>
    <w:rsid w:val="004F7788"/>
    <w:rsid w:val="004F7D48"/>
    <w:rsid w:val="00500060"/>
    <w:rsid w:val="00505FD1"/>
    <w:rsid w:val="00510A02"/>
    <w:rsid w:val="00511403"/>
    <w:rsid w:val="0051170D"/>
    <w:rsid w:val="00511FEB"/>
    <w:rsid w:val="00512654"/>
    <w:rsid w:val="00514FF2"/>
    <w:rsid w:val="00526DDA"/>
    <w:rsid w:val="00527958"/>
    <w:rsid w:val="00532F65"/>
    <w:rsid w:val="00533A97"/>
    <w:rsid w:val="00537963"/>
    <w:rsid w:val="0054121A"/>
    <w:rsid w:val="005421B8"/>
    <w:rsid w:val="00543BA6"/>
    <w:rsid w:val="005449DF"/>
    <w:rsid w:val="005476A5"/>
    <w:rsid w:val="00552769"/>
    <w:rsid w:val="00553861"/>
    <w:rsid w:val="00560362"/>
    <w:rsid w:val="005604B3"/>
    <w:rsid w:val="0056299E"/>
    <w:rsid w:val="0056540D"/>
    <w:rsid w:val="00571C41"/>
    <w:rsid w:val="00573D29"/>
    <w:rsid w:val="00574BE8"/>
    <w:rsid w:val="005774EF"/>
    <w:rsid w:val="0057758A"/>
    <w:rsid w:val="0058061F"/>
    <w:rsid w:val="005820EA"/>
    <w:rsid w:val="00582A38"/>
    <w:rsid w:val="00585157"/>
    <w:rsid w:val="005951FC"/>
    <w:rsid w:val="0059536E"/>
    <w:rsid w:val="00595B1A"/>
    <w:rsid w:val="005A4B31"/>
    <w:rsid w:val="005A5881"/>
    <w:rsid w:val="005B4493"/>
    <w:rsid w:val="005B4D43"/>
    <w:rsid w:val="005C1364"/>
    <w:rsid w:val="005C3018"/>
    <w:rsid w:val="005C47BA"/>
    <w:rsid w:val="005C4A92"/>
    <w:rsid w:val="005C75A5"/>
    <w:rsid w:val="005D0858"/>
    <w:rsid w:val="005D19B6"/>
    <w:rsid w:val="005D30A6"/>
    <w:rsid w:val="005D7222"/>
    <w:rsid w:val="005D774C"/>
    <w:rsid w:val="005E06B7"/>
    <w:rsid w:val="005E147C"/>
    <w:rsid w:val="005E1BFA"/>
    <w:rsid w:val="005E267E"/>
    <w:rsid w:val="005E2A18"/>
    <w:rsid w:val="005E301D"/>
    <w:rsid w:val="005E3B3D"/>
    <w:rsid w:val="005E4294"/>
    <w:rsid w:val="005E54D8"/>
    <w:rsid w:val="005E6682"/>
    <w:rsid w:val="005E671C"/>
    <w:rsid w:val="005E6D61"/>
    <w:rsid w:val="005E73E7"/>
    <w:rsid w:val="005E76BD"/>
    <w:rsid w:val="005F00AF"/>
    <w:rsid w:val="005F4BDB"/>
    <w:rsid w:val="005F5F48"/>
    <w:rsid w:val="005F6245"/>
    <w:rsid w:val="005F7377"/>
    <w:rsid w:val="005F7CD8"/>
    <w:rsid w:val="00601022"/>
    <w:rsid w:val="006022FF"/>
    <w:rsid w:val="00605E86"/>
    <w:rsid w:val="0060685C"/>
    <w:rsid w:val="00610480"/>
    <w:rsid w:val="00610802"/>
    <w:rsid w:val="0061225E"/>
    <w:rsid w:val="00612FD4"/>
    <w:rsid w:val="006133FB"/>
    <w:rsid w:val="00613F9C"/>
    <w:rsid w:val="00615534"/>
    <w:rsid w:val="00615E89"/>
    <w:rsid w:val="00620BA7"/>
    <w:rsid w:val="0062138F"/>
    <w:rsid w:val="0062300D"/>
    <w:rsid w:val="00625577"/>
    <w:rsid w:val="0062595C"/>
    <w:rsid w:val="00630514"/>
    <w:rsid w:val="00630AEF"/>
    <w:rsid w:val="00630DDC"/>
    <w:rsid w:val="00631ECE"/>
    <w:rsid w:val="00632987"/>
    <w:rsid w:val="00633459"/>
    <w:rsid w:val="006338F4"/>
    <w:rsid w:val="006375D6"/>
    <w:rsid w:val="00641F61"/>
    <w:rsid w:val="00644D01"/>
    <w:rsid w:val="00650843"/>
    <w:rsid w:val="00651D3E"/>
    <w:rsid w:val="006522F6"/>
    <w:rsid w:val="00652D2A"/>
    <w:rsid w:val="006542AB"/>
    <w:rsid w:val="00654C4B"/>
    <w:rsid w:val="00655ECC"/>
    <w:rsid w:val="00656CE3"/>
    <w:rsid w:val="0065755D"/>
    <w:rsid w:val="00661011"/>
    <w:rsid w:val="006656A2"/>
    <w:rsid w:val="00665F0E"/>
    <w:rsid w:val="00667BF9"/>
    <w:rsid w:val="006709AE"/>
    <w:rsid w:val="006722B3"/>
    <w:rsid w:val="006723DB"/>
    <w:rsid w:val="00675245"/>
    <w:rsid w:val="00676CA0"/>
    <w:rsid w:val="006800FA"/>
    <w:rsid w:val="006847E4"/>
    <w:rsid w:val="006860FA"/>
    <w:rsid w:val="0069311B"/>
    <w:rsid w:val="00694E00"/>
    <w:rsid w:val="006954EA"/>
    <w:rsid w:val="006975BC"/>
    <w:rsid w:val="006976B2"/>
    <w:rsid w:val="00697957"/>
    <w:rsid w:val="006A0EB5"/>
    <w:rsid w:val="006A1017"/>
    <w:rsid w:val="006A2E91"/>
    <w:rsid w:val="006B1A03"/>
    <w:rsid w:val="006B3179"/>
    <w:rsid w:val="006B358A"/>
    <w:rsid w:val="006B54D2"/>
    <w:rsid w:val="006B7F8D"/>
    <w:rsid w:val="006C5BEE"/>
    <w:rsid w:val="006C74C5"/>
    <w:rsid w:val="006C78F8"/>
    <w:rsid w:val="006D1F08"/>
    <w:rsid w:val="006D45F2"/>
    <w:rsid w:val="006D6606"/>
    <w:rsid w:val="006D714F"/>
    <w:rsid w:val="006E13A9"/>
    <w:rsid w:val="006E1FAF"/>
    <w:rsid w:val="006E45C3"/>
    <w:rsid w:val="006E4D62"/>
    <w:rsid w:val="006F182B"/>
    <w:rsid w:val="006F29CB"/>
    <w:rsid w:val="006F48AC"/>
    <w:rsid w:val="006F5F4F"/>
    <w:rsid w:val="007027A8"/>
    <w:rsid w:val="0070356A"/>
    <w:rsid w:val="00706383"/>
    <w:rsid w:val="00707E57"/>
    <w:rsid w:val="00715654"/>
    <w:rsid w:val="00715AC3"/>
    <w:rsid w:val="00716AAA"/>
    <w:rsid w:val="00717DBD"/>
    <w:rsid w:val="00717E40"/>
    <w:rsid w:val="00721105"/>
    <w:rsid w:val="00721356"/>
    <w:rsid w:val="007223AD"/>
    <w:rsid w:val="00722508"/>
    <w:rsid w:val="007258EE"/>
    <w:rsid w:val="00730103"/>
    <w:rsid w:val="00730104"/>
    <w:rsid w:val="007325CF"/>
    <w:rsid w:val="00732844"/>
    <w:rsid w:val="007365BC"/>
    <w:rsid w:val="007402BF"/>
    <w:rsid w:val="00741DB7"/>
    <w:rsid w:val="00745C78"/>
    <w:rsid w:val="007462B3"/>
    <w:rsid w:val="007472C1"/>
    <w:rsid w:val="00747866"/>
    <w:rsid w:val="007516E3"/>
    <w:rsid w:val="007517EE"/>
    <w:rsid w:val="00751A42"/>
    <w:rsid w:val="00752D39"/>
    <w:rsid w:val="00756547"/>
    <w:rsid w:val="007567F5"/>
    <w:rsid w:val="00760C02"/>
    <w:rsid w:val="00760E06"/>
    <w:rsid w:val="00761FDB"/>
    <w:rsid w:val="0076226B"/>
    <w:rsid w:val="0076521F"/>
    <w:rsid w:val="00771997"/>
    <w:rsid w:val="00771F0E"/>
    <w:rsid w:val="00773B64"/>
    <w:rsid w:val="0077655B"/>
    <w:rsid w:val="00776E69"/>
    <w:rsid w:val="0077742B"/>
    <w:rsid w:val="00781EBC"/>
    <w:rsid w:val="007850B2"/>
    <w:rsid w:val="007859E0"/>
    <w:rsid w:val="00787FC1"/>
    <w:rsid w:val="007922CE"/>
    <w:rsid w:val="007923D4"/>
    <w:rsid w:val="00793875"/>
    <w:rsid w:val="00793CD9"/>
    <w:rsid w:val="007A21AE"/>
    <w:rsid w:val="007A6473"/>
    <w:rsid w:val="007A73BA"/>
    <w:rsid w:val="007B4E9B"/>
    <w:rsid w:val="007B4ED9"/>
    <w:rsid w:val="007B71DC"/>
    <w:rsid w:val="007B7ED3"/>
    <w:rsid w:val="007C3155"/>
    <w:rsid w:val="007C6656"/>
    <w:rsid w:val="007C7230"/>
    <w:rsid w:val="007C7CD6"/>
    <w:rsid w:val="007D20E2"/>
    <w:rsid w:val="007D2166"/>
    <w:rsid w:val="007D2498"/>
    <w:rsid w:val="007D427C"/>
    <w:rsid w:val="007D5864"/>
    <w:rsid w:val="007D7512"/>
    <w:rsid w:val="007E00A3"/>
    <w:rsid w:val="007E1053"/>
    <w:rsid w:val="007E236E"/>
    <w:rsid w:val="007E306D"/>
    <w:rsid w:val="007E7615"/>
    <w:rsid w:val="007F4ACE"/>
    <w:rsid w:val="007F51DA"/>
    <w:rsid w:val="007F5CD2"/>
    <w:rsid w:val="007F68B1"/>
    <w:rsid w:val="00800565"/>
    <w:rsid w:val="008007EF"/>
    <w:rsid w:val="00807F66"/>
    <w:rsid w:val="00807F68"/>
    <w:rsid w:val="00814DB7"/>
    <w:rsid w:val="0081598E"/>
    <w:rsid w:val="00823946"/>
    <w:rsid w:val="00825093"/>
    <w:rsid w:val="008252E9"/>
    <w:rsid w:val="008254A4"/>
    <w:rsid w:val="00825794"/>
    <w:rsid w:val="008275DA"/>
    <w:rsid w:val="00827A75"/>
    <w:rsid w:val="00830676"/>
    <w:rsid w:val="00830808"/>
    <w:rsid w:val="00833FE8"/>
    <w:rsid w:val="008340E5"/>
    <w:rsid w:val="0083717F"/>
    <w:rsid w:val="00840F03"/>
    <w:rsid w:val="00842C3B"/>
    <w:rsid w:val="0084656E"/>
    <w:rsid w:val="00846B64"/>
    <w:rsid w:val="00847C2D"/>
    <w:rsid w:val="00850900"/>
    <w:rsid w:val="00850B05"/>
    <w:rsid w:val="0085202B"/>
    <w:rsid w:val="0085538D"/>
    <w:rsid w:val="008572DE"/>
    <w:rsid w:val="0086051F"/>
    <w:rsid w:val="008612D3"/>
    <w:rsid w:val="00863AF7"/>
    <w:rsid w:val="00865FD7"/>
    <w:rsid w:val="00870262"/>
    <w:rsid w:val="008702D0"/>
    <w:rsid w:val="008770E1"/>
    <w:rsid w:val="00880D1C"/>
    <w:rsid w:val="0088323D"/>
    <w:rsid w:val="00884176"/>
    <w:rsid w:val="008846CD"/>
    <w:rsid w:val="00885B5E"/>
    <w:rsid w:val="00887F39"/>
    <w:rsid w:val="008902E6"/>
    <w:rsid w:val="008914E9"/>
    <w:rsid w:val="00894EA8"/>
    <w:rsid w:val="008960A6"/>
    <w:rsid w:val="008A2BE8"/>
    <w:rsid w:val="008A39C6"/>
    <w:rsid w:val="008A3EEA"/>
    <w:rsid w:val="008A654E"/>
    <w:rsid w:val="008B1976"/>
    <w:rsid w:val="008B4890"/>
    <w:rsid w:val="008B5ED9"/>
    <w:rsid w:val="008B6987"/>
    <w:rsid w:val="008B6C3E"/>
    <w:rsid w:val="008C18B7"/>
    <w:rsid w:val="008C1DAF"/>
    <w:rsid w:val="008C1E30"/>
    <w:rsid w:val="008C2B5F"/>
    <w:rsid w:val="008C3105"/>
    <w:rsid w:val="008C3D5F"/>
    <w:rsid w:val="008C4438"/>
    <w:rsid w:val="008C47CC"/>
    <w:rsid w:val="008C4E80"/>
    <w:rsid w:val="008C649D"/>
    <w:rsid w:val="008D3002"/>
    <w:rsid w:val="008D30CD"/>
    <w:rsid w:val="008D3AD2"/>
    <w:rsid w:val="008D624C"/>
    <w:rsid w:val="008D68D2"/>
    <w:rsid w:val="008E0B64"/>
    <w:rsid w:val="008E2179"/>
    <w:rsid w:val="008E30C8"/>
    <w:rsid w:val="008E5288"/>
    <w:rsid w:val="008F0F19"/>
    <w:rsid w:val="008F10D1"/>
    <w:rsid w:val="008F1EAE"/>
    <w:rsid w:val="008F2D10"/>
    <w:rsid w:val="008F3EE0"/>
    <w:rsid w:val="008F64A7"/>
    <w:rsid w:val="008F69B6"/>
    <w:rsid w:val="008F7183"/>
    <w:rsid w:val="009000D4"/>
    <w:rsid w:val="009029DC"/>
    <w:rsid w:val="00902B4D"/>
    <w:rsid w:val="00902FA7"/>
    <w:rsid w:val="009058D4"/>
    <w:rsid w:val="009113E4"/>
    <w:rsid w:val="00911DDA"/>
    <w:rsid w:val="00912D01"/>
    <w:rsid w:val="00912EDA"/>
    <w:rsid w:val="009207CF"/>
    <w:rsid w:val="009219BD"/>
    <w:rsid w:val="00923CCC"/>
    <w:rsid w:val="00923DAD"/>
    <w:rsid w:val="0092481D"/>
    <w:rsid w:val="009256C0"/>
    <w:rsid w:val="00925C39"/>
    <w:rsid w:val="00927412"/>
    <w:rsid w:val="00927ED3"/>
    <w:rsid w:val="0093139F"/>
    <w:rsid w:val="0093185D"/>
    <w:rsid w:val="009325F8"/>
    <w:rsid w:val="00934412"/>
    <w:rsid w:val="009360B6"/>
    <w:rsid w:val="00936273"/>
    <w:rsid w:val="009437A5"/>
    <w:rsid w:val="0094397D"/>
    <w:rsid w:val="0094474A"/>
    <w:rsid w:val="00945491"/>
    <w:rsid w:val="00945F90"/>
    <w:rsid w:val="009510F3"/>
    <w:rsid w:val="009532E8"/>
    <w:rsid w:val="009533F6"/>
    <w:rsid w:val="00956B6E"/>
    <w:rsid w:val="009575E2"/>
    <w:rsid w:val="00960647"/>
    <w:rsid w:val="00960E0B"/>
    <w:rsid w:val="00964BA6"/>
    <w:rsid w:val="00966947"/>
    <w:rsid w:val="0097001F"/>
    <w:rsid w:val="009704DB"/>
    <w:rsid w:val="00972B40"/>
    <w:rsid w:val="009738D9"/>
    <w:rsid w:val="00975756"/>
    <w:rsid w:val="00976092"/>
    <w:rsid w:val="009777E4"/>
    <w:rsid w:val="009801B3"/>
    <w:rsid w:val="00980F15"/>
    <w:rsid w:val="00981F21"/>
    <w:rsid w:val="00984247"/>
    <w:rsid w:val="00984E7B"/>
    <w:rsid w:val="00985B17"/>
    <w:rsid w:val="00987FAB"/>
    <w:rsid w:val="00991754"/>
    <w:rsid w:val="00991D7C"/>
    <w:rsid w:val="00995F05"/>
    <w:rsid w:val="00995F54"/>
    <w:rsid w:val="009968AC"/>
    <w:rsid w:val="009A06DC"/>
    <w:rsid w:val="009A0DE6"/>
    <w:rsid w:val="009A23FB"/>
    <w:rsid w:val="009A4AD2"/>
    <w:rsid w:val="009A4B2E"/>
    <w:rsid w:val="009A6E74"/>
    <w:rsid w:val="009A707D"/>
    <w:rsid w:val="009A71D7"/>
    <w:rsid w:val="009B0972"/>
    <w:rsid w:val="009B4177"/>
    <w:rsid w:val="009C3088"/>
    <w:rsid w:val="009C72BC"/>
    <w:rsid w:val="009D576C"/>
    <w:rsid w:val="009D5DBC"/>
    <w:rsid w:val="009D5F99"/>
    <w:rsid w:val="009D7DCA"/>
    <w:rsid w:val="009E2C21"/>
    <w:rsid w:val="009E31A4"/>
    <w:rsid w:val="009F05B4"/>
    <w:rsid w:val="009F1B94"/>
    <w:rsid w:val="009F5E7E"/>
    <w:rsid w:val="00A00A36"/>
    <w:rsid w:val="00A01BAB"/>
    <w:rsid w:val="00A030EF"/>
    <w:rsid w:val="00A05DBD"/>
    <w:rsid w:val="00A07F3A"/>
    <w:rsid w:val="00A1064A"/>
    <w:rsid w:val="00A11B2E"/>
    <w:rsid w:val="00A13B8C"/>
    <w:rsid w:val="00A15F6E"/>
    <w:rsid w:val="00A17022"/>
    <w:rsid w:val="00A173C0"/>
    <w:rsid w:val="00A17D14"/>
    <w:rsid w:val="00A2210B"/>
    <w:rsid w:val="00A22FFE"/>
    <w:rsid w:val="00A23FA6"/>
    <w:rsid w:val="00A27EFA"/>
    <w:rsid w:val="00A311EE"/>
    <w:rsid w:val="00A31456"/>
    <w:rsid w:val="00A32026"/>
    <w:rsid w:val="00A322BF"/>
    <w:rsid w:val="00A33E1A"/>
    <w:rsid w:val="00A33F6B"/>
    <w:rsid w:val="00A340E7"/>
    <w:rsid w:val="00A34C75"/>
    <w:rsid w:val="00A40009"/>
    <w:rsid w:val="00A43371"/>
    <w:rsid w:val="00A43889"/>
    <w:rsid w:val="00A438B7"/>
    <w:rsid w:val="00A45139"/>
    <w:rsid w:val="00A46BA8"/>
    <w:rsid w:val="00A50C2A"/>
    <w:rsid w:val="00A511E5"/>
    <w:rsid w:val="00A543BB"/>
    <w:rsid w:val="00A5682F"/>
    <w:rsid w:val="00A56EC3"/>
    <w:rsid w:val="00A60700"/>
    <w:rsid w:val="00A6078A"/>
    <w:rsid w:val="00A626D5"/>
    <w:rsid w:val="00A630DD"/>
    <w:rsid w:val="00A63768"/>
    <w:rsid w:val="00A679EA"/>
    <w:rsid w:val="00A70806"/>
    <w:rsid w:val="00A73E47"/>
    <w:rsid w:val="00A75BB4"/>
    <w:rsid w:val="00A81791"/>
    <w:rsid w:val="00A87EF2"/>
    <w:rsid w:val="00A900EC"/>
    <w:rsid w:val="00A917C1"/>
    <w:rsid w:val="00A91D1A"/>
    <w:rsid w:val="00A966EA"/>
    <w:rsid w:val="00A9684A"/>
    <w:rsid w:val="00A969EB"/>
    <w:rsid w:val="00AA0952"/>
    <w:rsid w:val="00AA295E"/>
    <w:rsid w:val="00AA31EE"/>
    <w:rsid w:val="00AA35D8"/>
    <w:rsid w:val="00AA60AB"/>
    <w:rsid w:val="00AB057B"/>
    <w:rsid w:val="00AB0619"/>
    <w:rsid w:val="00AB1ED0"/>
    <w:rsid w:val="00AB53DF"/>
    <w:rsid w:val="00AC5134"/>
    <w:rsid w:val="00AC6432"/>
    <w:rsid w:val="00AC662B"/>
    <w:rsid w:val="00AD0144"/>
    <w:rsid w:val="00AD0BF2"/>
    <w:rsid w:val="00AD10AB"/>
    <w:rsid w:val="00AD2B32"/>
    <w:rsid w:val="00AD2FCB"/>
    <w:rsid w:val="00AD39EF"/>
    <w:rsid w:val="00AE2D5D"/>
    <w:rsid w:val="00AE6A81"/>
    <w:rsid w:val="00AE7B6F"/>
    <w:rsid w:val="00AE7FE0"/>
    <w:rsid w:val="00AF0FF7"/>
    <w:rsid w:val="00AF2626"/>
    <w:rsid w:val="00AF530D"/>
    <w:rsid w:val="00AF59AD"/>
    <w:rsid w:val="00AF6B0A"/>
    <w:rsid w:val="00B0188C"/>
    <w:rsid w:val="00B0404A"/>
    <w:rsid w:val="00B05190"/>
    <w:rsid w:val="00B0564C"/>
    <w:rsid w:val="00B0626B"/>
    <w:rsid w:val="00B0628C"/>
    <w:rsid w:val="00B106C7"/>
    <w:rsid w:val="00B11BE1"/>
    <w:rsid w:val="00B16ED8"/>
    <w:rsid w:val="00B1707F"/>
    <w:rsid w:val="00B24156"/>
    <w:rsid w:val="00B278BD"/>
    <w:rsid w:val="00B30131"/>
    <w:rsid w:val="00B31B7F"/>
    <w:rsid w:val="00B364C7"/>
    <w:rsid w:val="00B36919"/>
    <w:rsid w:val="00B36AFB"/>
    <w:rsid w:val="00B40E2E"/>
    <w:rsid w:val="00B40FC4"/>
    <w:rsid w:val="00B41E95"/>
    <w:rsid w:val="00B4380A"/>
    <w:rsid w:val="00B47577"/>
    <w:rsid w:val="00B50AF1"/>
    <w:rsid w:val="00B52F57"/>
    <w:rsid w:val="00B5417C"/>
    <w:rsid w:val="00B541C7"/>
    <w:rsid w:val="00B54202"/>
    <w:rsid w:val="00B5445E"/>
    <w:rsid w:val="00B57363"/>
    <w:rsid w:val="00B57E3A"/>
    <w:rsid w:val="00B64857"/>
    <w:rsid w:val="00B6513B"/>
    <w:rsid w:val="00B65686"/>
    <w:rsid w:val="00B65727"/>
    <w:rsid w:val="00B65A55"/>
    <w:rsid w:val="00B70354"/>
    <w:rsid w:val="00B73519"/>
    <w:rsid w:val="00B73ED2"/>
    <w:rsid w:val="00B743F3"/>
    <w:rsid w:val="00B754E6"/>
    <w:rsid w:val="00B75B39"/>
    <w:rsid w:val="00B8601D"/>
    <w:rsid w:val="00B92382"/>
    <w:rsid w:val="00B92B8E"/>
    <w:rsid w:val="00B93BD4"/>
    <w:rsid w:val="00B95721"/>
    <w:rsid w:val="00B95B34"/>
    <w:rsid w:val="00B967A0"/>
    <w:rsid w:val="00B973FD"/>
    <w:rsid w:val="00BA0ABA"/>
    <w:rsid w:val="00BA13C9"/>
    <w:rsid w:val="00BA1860"/>
    <w:rsid w:val="00BA29A8"/>
    <w:rsid w:val="00BA3AF9"/>
    <w:rsid w:val="00BA513D"/>
    <w:rsid w:val="00BA56BE"/>
    <w:rsid w:val="00BA5E6D"/>
    <w:rsid w:val="00BA62AA"/>
    <w:rsid w:val="00BB01C1"/>
    <w:rsid w:val="00BB1202"/>
    <w:rsid w:val="00BB1BD8"/>
    <w:rsid w:val="00BB4759"/>
    <w:rsid w:val="00BB54C3"/>
    <w:rsid w:val="00BB7BED"/>
    <w:rsid w:val="00BC1437"/>
    <w:rsid w:val="00BC1902"/>
    <w:rsid w:val="00BC1D31"/>
    <w:rsid w:val="00BC28DF"/>
    <w:rsid w:val="00BC3101"/>
    <w:rsid w:val="00BC4A70"/>
    <w:rsid w:val="00BC7B82"/>
    <w:rsid w:val="00BC7FBE"/>
    <w:rsid w:val="00BD230A"/>
    <w:rsid w:val="00BD2B51"/>
    <w:rsid w:val="00BD33F2"/>
    <w:rsid w:val="00BD47C1"/>
    <w:rsid w:val="00BD6775"/>
    <w:rsid w:val="00BE0116"/>
    <w:rsid w:val="00BE1152"/>
    <w:rsid w:val="00BE1FAF"/>
    <w:rsid w:val="00BE25FF"/>
    <w:rsid w:val="00BE42FA"/>
    <w:rsid w:val="00BE44E4"/>
    <w:rsid w:val="00BE6842"/>
    <w:rsid w:val="00BE77CE"/>
    <w:rsid w:val="00BF1293"/>
    <w:rsid w:val="00BF30C3"/>
    <w:rsid w:val="00BF35E4"/>
    <w:rsid w:val="00BF5BF6"/>
    <w:rsid w:val="00C01087"/>
    <w:rsid w:val="00C016A4"/>
    <w:rsid w:val="00C042D3"/>
    <w:rsid w:val="00C045A8"/>
    <w:rsid w:val="00C06D44"/>
    <w:rsid w:val="00C1460C"/>
    <w:rsid w:val="00C146DA"/>
    <w:rsid w:val="00C213C9"/>
    <w:rsid w:val="00C21A40"/>
    <w:rsid w:val="00C2216B"/>
    <w:rsid w:val="00C23062"/>
    <w:rsid w:val="00C258D2"/>
    <w:rsid w:val="00C262C4"/>
    <w:rsid w:val="00C30935"/>
    <w:rsid w:val="00C315FA"/>
    <w:rsid w:val="00C36390"/>
    <w:rsid w:val="00C36871"/>
    <w:rsid w:val="00C40E61"/>
    <w:rsid w:val="00C413C9"/>
    <w:rsid w:val="00C4166F"/>
    <w:rsid w:val="00C41DBF"/>
    <w:rsid w:val="00C42AFA"/>
    <w:rsid w:val="00C42D02"/>
    <w:rsid w:val="00C43229"/>
    <w:rsid w:val="00C43BF4"/>
    <w:rsid w:val="00C44B4D"/>
    <w:rsid w:val="00C44B68"/>
    <w:rsid w:val="00C45082"/>
    <w:rsid w:val="00C47EA9"/>
    <w:rsid w:val="00C51087"/>
    <w:rsid w:val="00C51103"/>
    <w:rsid w:val="00C51BDC"/>
    <w:rsid w:val="00C5595E"/>
    <w:rsid w:val="00C63193"/>
    <w:rsid w:val="00C67A81"/>
    <w:rsid w:val="00C7050F"/>
    <w:rsid w:val="00C7390A"/>
    <w:rsid w:val="00C73996"/>
    <w:rsid w:val="00C73C17"/>
    <w:rsid w:val="00C748FE"/>
    <w:rsid w:val="00C75282"/>
    <w:rsid w:val="00C803B1"/>
    <w:rsid w:val="00C814BD"/>
    <w:rsid w:val="00C8240C"/>
    <w:rsid w:val="00C82536"/>
    <w:rsid w:val="00C857F3"/>
    <w:rsid w:val="00C87A60"/>
    <w:rsid w:val="00C87F0C"/>
    <w:rsid w:val="00C91AA5"/>
    <w:rsid w:val="00C93D29"/>
    <w:rsid w:val="00C9473C"/>
    <w:rsid w:val="00C95582"/>
    <w:rsid w:val="00C97553"/>
    <w:rsid w:val="00CA34E2"/>
    <w:rsid w:val="00CA539B"/>
    <w:rsid w:val="00CA58C8"/>
    <w:rsid w:val="00CA7987"/>
    <w:rsid w:val="00CB026A"/>
    <w:rsid w:val="00CB0C47"/>
    <w:rsid w:val="00CB23D0"/>
    <w:rsid w:val="00CB441B"/>
    <w:rsid w:val="00CB4CC1"/>
    <w:rsid w:val="00CB78C9"/>
    <w:rsid w:val="00CC1BBA"/>
    <w:rsid w:val="00CC1FED"/>
    <w:rsid w:val="00CC2054"/>
    <w:rsid w:val="00CC2CCC"/>
    <w:rsid w:val="00CC3216"/>
    <w:rsid w:val="00CC326F"/>
    <w:rsid w:val="00CC52BA"/>
    <w:rsid w:val="00CC5E84"/>
    <w:rsid w:val="00CC7056"/>
    <w:rsid w:val="00CD2D98"/>
    <w:rsid w:val="00CD583F"/>
    <w:rsid w:val="00CD78D1"/>
    <w:rsid w:val="00CE07AE"/>
    <w:rsid w:val="00CE263C"/>
    <w:rsid w:val="00CE2EC0"/>
    <w:rsid w:val="00CE39B1"/>
    <w:rsid w:val="00CE409E"/>
    <w:rsid w:val="00CE6F56"/>
    <w:rsid w:val="00CF0552"/>
    <w:rsid w:val="00CF1488"/>
    <w:rsid w:val="00CF155C"/>
    <w:rsid w:val="00CF1BDD"/>
    <w:rsid w:val="00CF259A"/>
    <w:rsid w:val="00CF2C09"/>
    <w:rsid w:val="00CF52D3"/>
    <w:rsid w:val="00CF6552"/>
    <w:rsid w:val="00D00631"/>
    <w:rsid w:val="00D0069C"/>
    <w:rsid w:val="00D029BA"/>
    <w:rsid w:val="00D03B11"/>
    <w:rsid w:val="00D0475C"/>
    <w:rsid w:val="00D0551B"/>
    <w:rsid w:val="00D074E8"/>
    <w:rsid w:val="00D128BC"/>
    <w:rsid w:val="00D130AE"/>
    <w:rsid w:val="00D165AA"/>
    <w:rsid w:val="00D1730F"/>
    <w:rsid w:val="00D2018D"/>
    <w:rsid w:val="00D225CA"/>
    <w:rsid w:val="00D25F8A"/>
    <w:rsid w:val="00D270E1"/>
    <w:rsid w:val="00D273EA"/>
    <w:rsid w:val="00D30894"/>
    <w:rsid w:val="00D31FD7"/>
    <w:rsid w:val="00D323ED"/>
    <w:rsid w:val="00D32DFF"/>
    <w:rsid w:val="00D360E0"/>
    <w:rsid w:val="00D4103D"/>
    <w:rsid w:val="00D436A9"/>
    <w:rsid w:val="00D45E37"/>
    <w:rsid w:val="00D47242"/>
    <w:rsid w:val="00D55990"/>
    <w:rsid w:val="00D56B12"/>
    <w:rsid w:val="00D574A5"/>
    <w:rsid w:val="00D62187"/>
    <w:rsid w:val="00D638D3"/>
    <w:rsid w:val="00D641BD"/>
    <w:rsid w:val="00D64276"/>
    <w:rsid w:val="00D72A12"/>
    <w:rsid w:val="00D7366D"/>
    <w:rsid w:val="00D75397"/>
    <w:rsid w:val="00D769DC"/>
    <w:rsid w:val="00D805FC"/>
    <w:rsid w:val="00D8080A"/>
    <w:rsid w:val="00D80F8F"/>
    <w:rsid w:val="00D81E09"/>
    <w:rsid w:val="00D8230F"/>
    <w:rsid w:val="00D83EE8"/>
    <w:rsid w:val="00D842F2"/>
    <w:rsid w:val="00D86018"/>
    <w:rsid w:val="00D9000C"/>
    <w:rsid w:val="00D911EE"/>
    <w:rsid w:val="00D9157A"/>
    <w:rsid w:val="00D93736"/>
    <w:rsid w:val="00D962C7"/>
    <w:rsid w:val="00DA138C"/>
    <w:rsid w:val="00DA13DD"/>
    <w:rsid w:val="00DA2799"/>
    <w:rsid w:val="00DA353D"/>
    <w:rsid w:val="00DA39F2"/>
    <w:rsid w:val="00DA5AF9"/>
    <w:rsid w:val="00DA5B59"/>
    <w:rsid w:val="00DA61EB"/>
    <w:rsid w:val="00DA73E8"/>
    <w:rsid w:val="00DB00A0"/>
    <w:rsid w:val="00DB0574"/>
    <w:rsid w:val="00DB1536"/>
    <w:rsid w:val="00DB1E10"/>
    <w:rsid w:val="00DB2C7C"/>
    <w:rsid w:val="00DB3F35"/>
    <w:rsid w:val="00DB6394"/>
    <w:rsid w:val="00DB78A3"/>
    <w:rsid w:val="00DC1462"/>
    <w:rsid w:val="00DC33E0"/>
    <w:rsid w:val="00DC39B0"/>
    <w:rsid w:val="00DC3B8F"/>
    <w:rsid w:val="00DC792A"/>
    <w:rsid w:val="00DD1CBE"/>
    <w:rsid w:val="00DD2012"/>
    <w:rsid w:val="00DD455D"/>
    <w:rsid w:val="00DD498F"/>
    <w:rsid w:val="00DD6EFF"/>
    <w:rsid w:val="00DD6F27"/>
    <w:rsid w:val="00DE32A1"/>
    <w:rsid w:val="00DE331B"/>
    <w:rsid w:val="00DE36FD"/>
    <w:rsid w:val="00DE49FB"/>
    <w:rsid w:val="00DE5772"/>
    <w:rsid w:val="00DF0025"/>
    <w:rsid w:val="00DF0880"/>
    <w:rsid w:val="00DF09F1"/>
    <w:rsid w:val="00DF1811"/>
    <w:rsid w:val="00DF26E0"/>
    <w:rsid w:val="00DF4730"/>
    <w:rsid w:val="00DF5102"/>
    <w:rsid w:val="00DF5796"/>
    <w:rsid w:val="00DF6612"/>
    <w:rsid w:val="00DF66AA"/>
    <w:rsid w:val="00DF6C50"/>
    <w:rsid w:val="00DF7347"/>
    <w:rsid w:val="00E01358"/>
    <w:rsid w:val="00E04313"/>
    <w:rsid w:val="00E05E49"/>
    <w:rsid w:val="00E05F77"/>
    <w:rsid w:val="00E075CC"/>
    <w:rsid w:val="00E11E1E"/>
    <w:rsid w:val="00E13008"/>
    <w:rsid w:val="00E150F1"/>
    <w:rsid w:val="00E16CE7"/>
    <w:rsid w:val="00E17627"/>
    <w:rsid w:val="00E22476"/>
    <w:rsid w:val="00E22FE7"/>
    <w:rsid w:val="00E24CE2"/>
    <w:rsid w:val="00E27518"/>
    <w:rsid w:val="00E309EC"/>
    <w:rsid w:val="00E31D5C"/>
    <w:rsid w:val="00E321AD"/>
    <w:rsid w:val="00E32C28"/>
    <w:rsid w:val="00E33D78"/>
    <w:rsid w:val="00E35188"/>
    <w:rsid w:val="00E3615B"/>
    <w:rsid w:val="00E36412"/>
    <w:rsid w:val="00E37088"/>
    <w:rsid w:val="00E41CA5"/>
    <w:rsid w:val="00E43711"/>
    <w:rsid w:val="00E44813"/>
    <w:rsid w:val="00E52E98"/>
    <w:rsid w:val="00E55958"/>
    <w:rsid w:val="00E56256"/>
    <w:rsid w:val="00E56675"/>
    <w:rsid w:val="00E60DDE"/>
    <w:rsid w:val="00E631BA"/>
    <w:rsid w:val="00E64DE5"/>
    <w:rsid w:val="00E67020"/>
    <w:rsid w:val="00E727D6"/>
    <w:rsid w:val="00E72BFF"/>
    <w:rsid w:val="00E73C25"/>
    <w:rsid w:val="00E74C39"/>
    <w:rsid w:val="00E813F6"/>
    <w:rsid w:val="00E83309"/>
    <w:rsid w:val="00E8385D"/>
    <w:rsid w:val="00E8548B"/>
    <w:rsid w:val="00E862B4"/>
    <w:rsid w:val="00E86A3F"/>
    <w:rsid w:val="00E91039"/>
    <w:rsid w:val="00E9386E"/>
    <w:rsid w:val="00E97051"/>
    <w:rsid w:val="00E972A1"/>
    <w:rsid w:val="00E976A4"/>
    <w:rsid w:val="00EA1107"/>
    <w:rsid w:val="00EA15F1"/>
    <w:rsid w:val="00EA2871"/>
    <w:rsid w:val="00EA29A4"/>
    <w:rsid w:val="00EA3065"/>
    <w:rsid w:val="00EA359C"/>
    <w:rsid w:val="00EA55FF"/>
    <w:rsid w:val="00EA625E"/>
    <w:rsid w:val="00EA6DCC"/>
    <w:rsid w:val="00EA7949"/>
    <w:rsid w:val="00EB1055"/>
    <w:rsid w:val="00EB1971"/>
    <w:rsid w:val="00EB33B1"/>
    <w:rsid w:val="00EB3A17"/>
    <w:rsid w:val="00EB47A3"/>
    <w:rsid w:val="00EB5ACA"/>
    <w:rsid w:val="00EB5DA0"/>
    <w:rsid w:val="00EB6DA4"/>
    <w:rsid w:val="00EC52F2"/>
    <w:rsid w:val="00EC5F2C"/>
    <w:rsid w:val="00ED08DE"/>
    <w:rsid w:val="00ED19F5"/>
    <w:rsid w:val="00ED2DB0"/>
    <w:rsid w:val="00ED5382"/>
    <w:rsid w:val="00ED6BDE"/>
    <w:rsid w:val="00ED7F2A"/>
    <w:rsid w:val="00EE1CE7"/>
    <w:rsid w:val="00EE234F"/>
    <w:rsid w:val="00EE23EA"/>
    <w:rsid w:val="00EE3A52"/>
    <w:rsid w:val="00EE4D02"/>
    <w:rsid w:val="00EE4F00"/>
    <w:rsid w:val="00EE4FC0"/>
    <w:rsid w:val="00EF2F93"/>
    <w:rsid w:val="00F01A90"/>
    <w:rsid w:val="00F03970"/>
    <w:rsid w:val="00F03D42"/>
    <w:rsid w:val="00F04E80"/>
    <w:rsid w:val="00F05605"/>
    <w:rsid w:val="00F06453"/>
    <w:rsid w:val="00F06AB2"/>
    <w:rsid w:val="00F1242D"/>
    <w:rsid w:val="00F16FA5"/>
    <w:rsid w:val="00F22F70"/>
    <w:rsid w:val="00F23066"/>
    <w:rsid w:val="00F2349D"/>
    <w:rsid w:val="00F25C40"/>
    <w:rsid w:val="00F276F1"/>
    <w:rsid w:val="00F279C8"/>
    <w:rsid w:val="00F27B54"/>
    <w:rsid w:val="00F34E1D"/>
    <w:rsid w:val="00F35048"/>
    <w:rsid w:val="00F367AA"/>
    <w:rsid w:val="00F41E55"/>
    <w:rsid w:val="00F4341D"/>
    <w:rsid w:val="00F447A0"/>
    <w:rsid w:val="00F454DA"/>
    <w:rsid w:val="00F50A3A"/>
    <w:rsid w:val="00F5111E"/>
    <w:rsid w:val="00F52EEF"/>
    <w:rsid w:val="00F564DC"/>
    <w:rsid w:val="00F63575"/>
    <w:rsid w:val="00F6439D"/>
    <w:rsid w:val="00F65B05"/>
    <w:rsid w:val="00F6633A"/>
    <w:rsid w:val="00F666D2"/>
    <w:rsid w:val="00F73A73"/>
    <w:rsid w:val="00F73EF6"/>
    <w:rsid w:val="00F744EB"/>
    <w:rsid w:val="00F765E8"/>
    <w:rsid w:val="00F76E02"/>
    <w:rsid w:val="00F81686"/>
    <w:rsid w:val="00F81A88"/>
    <w:rsid w:val="00F871FF"/>
    <w:rsid w:val="00F87AF4"/>
    <w:rsid w:val="00F91070"/>
    <w:rsid w:val="00F934AC"/>
    <w:rsid w:val="00F939F3"/>
    <w:rsid w:val="00F94E9C"/>
    <w:rsid w:val="00F957A1"/>
    <w:rsid w:val="00F97884"/>
    <w:rsid w:val="00F97F99"/>
    <w:rsid w:val="00FA13DB"/>
    <w:rsid w:val="00FA31EC"/>
    <w:rsid w:val="00FA3D31"/>
    <w:rsid w:val="00FA4A02"/>
    <w:rsid w:val="00FA51E2"/>
    <w:rsid w:val="00FA5D59"/>
    <w:rsid w:val="00FB0F10"/>
    <w:rsid w:val="00FB355A"/>
    <w:rsid w:val="00FB4599"/>
    <w:rsid w:val="00FB5B8E"/>
    <w:rsid w:val="00FB6B4D"/>
    <w:rsid w:val="00FB6D4F"/>
    <w:rsid w:val="00FC1D94"/>
    <w:rsid w:val="00FC2446"/>
    <w:rsid w:val="00FC259F"/>
    <w:rsid w:val="00FC2A4F"/>
    <w:rsid w:val="00FC4D5C"/>
    <w:rsid w:val="00FD0A25"/>
    <w:rsid w:val="00FD49CC"/>
    <w:rsid w:val="00FD6165"/>
    <w:rsid w:val="00FD7724"/>
    <w:rsid w:val="00FE025C"/>
    <w:rsid w:val="00FE09CF"/>
    <w:rsid w:val="00FE0DAA"/>
    <w:rsid w:val="00FE272A"/>
    <w:rsid w:val="00FE3509"/>
    <w:rsid w:val="00FE3669"/>
    <w:rsid w:val="00FE78D3"/>
    <w:rsid w:val="00FF01B7"/>
    <w:rsid w:val="00FF11BA"/>
    <w:rsid w:val="00FF2687"/>
    <w:rsid w:val="00FF4EB2"/>
    <w:rsid w:val="00FF4EF3"/>
    <w:rsid w:val="00FF5759"/>
    <w:rsid w:val="00FF7003"/>
    <w:rsid w:val="00FF77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CF8CF5E"/>
  <w15:docId w15:val="{FA747FD8-890E-41B0-A9D3-AF394CAC8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semiHidden="1" w:unhideWhenUsed="1"/>
    <w:lsdException w:name="annotation text" w:semiHidden="1" w:uiPriority="99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6299E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6299E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56299E"/>
    <w:pPr>
      <w:keepNext/>
      <w:keepLines/>
      <w:numPr>
        <w:ilvl w:val="1"/>
        <w:numId w:val="1"/>
      </w:numPr>
      <w:tabs>
        <w:tab w:val="left" w:pos="576"/>
      </w:tabs>
      <w:spacing w:before="240" w:after="120" w:line="300" w:lineRule="auto"/>
      <w:outlineLvl w:val="1"/>
    </w:pPr>
    <w:rPr>
      <w:rFonts w:ascii="Times New Roman" w:hAnsi="Times New Roman"/>
      <w:b/>
      <w:kern w:val="0"/>
      <w:sz w:val="28"/>
      <w:szCs w:val="20"/>
    </w:rPr>
  </w:style>
  <w:style w:type="paragraph" w:styleId="3">
    <w:name w:val="heading 3"/>
    <w:basedOn w:val="a"/>
    <w:next w:val="a"/>
    <w:link w:val="30"/>
    <w:qFormat/>
    <w:rsid w:val="0056299E"/>
    <w:pPr>
      <w:keepNext/>
      <w:keepLines/>
      <w:numPr>
        <w:ilvl w:val="2"/>
        <w:numId w:val="1"/>
      </w:numPr>
      <w:tabs>
        <w:tab w:val="left" w:pos="432"/>
      </w:tabs>
      <w:spacing w:before="120" w:after="120" w:line="300" w:lineRule="auto"/>
      <w:ind w:right="210"/>
      <w:outlineLvl w:val="2"/>
    </w:pPr>
    <w:rPr>
      <w:rFonts w:ascii="宋体" w:hAnsi="宋体"/>
      <w:b/>
      <w:kern w:val="0"/>
      <w:sz w:val="28"/>
      <w:szCs w:val="20"/>
    </w:rPr>
  </w:style>
  <w:style w:type="paragraph" w:styleId="4">
    <w:name w:val="heading 4"/>
    <w:basedOn w:val="a"/>
    <w:next w:val="a"/>
    <w:link w:val="40"/>
    <w:qFormat/>
    <w:rsid w:val="0056299E"/>
    <w:pPr>
      <w:keepNext/>
      <w:keepLines/>
      <w:numPr>
        <w:ilvl w:val="3"/>
        <w:numId w:val="1"/>
      </w:numPr>
      <w:spacing w:before="120" w:after="120" w:line="300" w:lineRule="auto"/>
      <w:outlineLvl w:val="3"/>
    </w:pPr>
    <w:rPr>
      <w:rFonts w:ascii="Times New Roman" w:hAnsi="Times New Roman"/>
      <w:b/>
      <w:kern w:val="0"/>
      <w:sz w:val="28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56299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/>
      <w:bCs/>
      <w:kern w:val="0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6299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299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299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299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sz w:val="2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rsid w:val="0056299E"/>
    <w:rPr>
      <w:rFonts w:ascii="Times New Roman" w:hAnsi="Times New Roman"/>
      <w:b/>
      <w:bCs/>
      <w:kern w:val="0"/>
      <w:sz w:val="20"/>
      <w:szCs w:val="20"/>
    </w:rPr>
  </w:style>
  <w:style w:type="paragraph" w:styleId="a4">
    <w:name w:val="annotation text"/>
    <w:basedOn w:val="a"/>
    <w:link w:val="a6"/>
    <w:uiPriority w:val="99"/>
    <w:semiHidden/>
    <w:unhideWhenUsed/>
    <w:rsid w:val="0056299E"/>
    <w:pPr>
      <w:jc w:val="left"/>
    </w:pPr>
  </w:style>
  <w:style w:type="paragraph" w:styleId="TOC7">
    <w:name w:val="toc 7"/>
    <w:basedOn w:val="a"/>
    <w:next w:val="a"/>
    <w:uiPriority w:val="39"/>
    <w:unhideWhenUsed/>
    <w:rsid w:val="0056299E"/>
    <w:pPr>
      <w:ind w:leftChars="1200" w:left="2520"/>
    </w:pPr>
  </w:style>
  <w:style w:type="paragraph" w:styleId="a7">
    <w:name w:val="Normal Indent"/>
    <w:basedOn w:val="a"/>
    <w:link w:val="a8"/>
    <w:rsid w:val="0056299E"/>
    <w:pPr>
      <w:spacing w:line="360" w:lineRule="auto"/>
      <w:ind w:firstLine="420"/>
    </w:pPr>
    <w:rPr>
      <w:rFonts w:ascii="Times New Roman" w:hAnsi="Times New Roman"/>
      <w:kern w:val="0"/>
      <w:sz w:val="24"/>
      <w:szCs w:val="20"/>
    </w:rPr>
  </w:style>
  <w:style w:type="paragraph" w:styleId="TOC5">
    <w:name w:val="toc 5"/>
    <w:basedOn w:val="a"/>
    <w:next w:val="a"/>
    <w:uiPriority w:val="39"/>
    <w:unhideWhenUsed/>
    <w:rsid w:val="0056299E"/>
    <w:pPr>
      <w:ind w:leftChars="800" w:left="1680"/>
    </w:pPr>
  </w:style>
  <w:style w:type="paragraph" w:styleId="TOC3">
    <w:name w:val="toc 3"/>
    <w:basedOn w:val="a"/>
    <w:next w:val="a"/>
    <w:uiPriority w:val="39"/>
    <w:unhideWhenUsed/>
    <w:rsid w:val="0056299E"/>
    <w:pPr>
      <w:tabs>
        <w:tab w:val="left" w:pos="1948"/>
        <w:tab w:val="right" w:leader="dot" w:pos="8296"/>
      </w:tabs>
      <w:ind w:leftChars="400" w:left="840" w:firstLineChars="200" w:firstLine="420"/>
      <w:jc w:val="left"/>
    </w:pPr>
  </w:style>
  <w:style w:type="paragraph" w:styleId="TOC8">
    <w:name w:val="toc 8"/>
    <w:basedOn w:val="a"/>
    <w:next w:val="a"/>
    <w:uiPriority w:val="39"/>
    <w:unhideWhenUsed/>
    <w:rsid w:val="0056299E"/>
    <w:pPr>
      <w:ind w:leftChars="1400" w:left="2940"/>
    </w:pPr>
  </w:style>
  <w:style w:type="paragraph" w:styleId="a9">
    <w:name w:val="Balloon Text"/>
    <w:basedOn w:val="a"/>
    <w:link w:val="aa"/>
    <w:uiPriority w:val="99"/>
    <w:semiHidden/>
    <w:unhideWhenUsed/>
    <w:rsid w:val="0056299E"/>
    <w:rPr>
      <w:rFonts w:ascii="Times New Roman" w:hAnsi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6299E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kern w:val="0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5629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paragraph" w:styleId="TOC1">
    <w:name w:val="toc 1"/>
    <w:basedOn w:val="a"/>
    <w:next w:val="a"/>
    <w:uiPriority w:val="39"/>
    <w:unhideWhenUsed/>
    <w:rsid w:val="0056299E"/>
    <w:pPr>
      <w:spacing w:line="360" w:lineRule="auto"/>
      <w:ind w:firstLineChars="200" w:firstLine="420"/>
      <w:jc w:val="left"/>
    </w:pPr>
  </w:style>
  <w:style w:type="paragraph" w:styleId="TOC4">
    <w:name w:val="toc 4"/>
    <w:basedOn w:val="a"/>
    <w:next w:val="a"/>
    <w:uiPriority w:val="39"/>
    <w:unhideWhenUsed/>
    <w:rsid w:val="0056299E"/>
    <w:pPr>
      <w:ind w:leftChars="600" w:left="1260"/>
    </w:pPr>
  </w:style>
  <w:style w:type="paragraph" w:styleId="TOC6">
    <w:name w:val="toc 6"/>
    <w:basedOn w:val="a"/>
    <w:next w:val="a"/>
    <w:uiPriority w:val="39"/>
    <w:unhideWhenUsed/>
    <w:rsid w:val="0056299E"/>
    <w:pPr>
      <w:ind w:leftChars="1000" w:left="2100"/>
    </w:pPr>
  </w:style>
  <w:style w:type="paragraph" w:styleId="TOC2">
    <w:name w:val="toc 2"/>
    <w:basedOn w:val="a"/>
    <w:next w:val="a"/>
    <w:uiPriority w:val="39"/>
    <w:unhideWhenUsed/>
    <w:rsid w:val="0056299E"/>
    <w:pPr>
      <w:tabs>
        <w:tab w:val="left" w:pos="1470"/>
        <w:tab w:val="right" w:leader="dot" w:pos="8296"/>
      </w:tabs>
      <w:ind w:leftChars="200" w:left="420" w:firstLineChars="200" w:firstLine="420"/>
      <w:jc w:val="left"/>
    </w:pPr>
  </w:style>
  <w:style w:type="paragraph" w:styleId="TOC9">
    <w:name w:val="toc 9"/>
    <w:basedOn w:val="a"/>
    <w:next w:val="a"/>
    <w:uiPriority w:val="39"/>
    <w:unhideWhenUsed/>
    <w:rsid w:val="0056299E"/>
    <w:pPr>
      <w:ind w:leftChars="1600" w:left="3360"/>
    </w:pPr>
  </w:style>
  <w:style w:type="paragraph" w:styleId="HTML">
    <w:name w:val="HTML Preformatted"/>
    <w:basedOn w:val="a"/>
    <w:link w:val="HTML0"/>
    <w:uiPriority w:val="99"/>
    <w:semiHidden/>
    <w:unhideWhenUsed/>
    <w:rsid w:val="005629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paragraph" w:styleId="af">
    <w:name w:val="Normal (Web)"/>
    <w:basedOn w:val="a"/>
    <w:unhideWhenUsed/>
    <w:rsid w:val="0056299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0">
    <w:name w:val="Hyperlink"/>
    <w:uiPriority w:val="99"/>
    <w:unhideWhenUsed/>
    <w:rsid w:val="0056299E"/>
    <w:rPr>
      <w:color w:val="0000FF"/>
      <w:u w:val="single"/>
    </w:rPr>
  </w:style>
  <w:style w:type="character" w:styleId="af1">
    <w:name w:val="annotation reference"/>
    <w:uiPriority w:val="99"/>
    <w:semiHidden/>
    <w:unhideWhenUsed/>
    <w:rsid w:val="0056299E"/>
    <w:rPr>
      <w:sz w:val="21"/>
      <w:szCs w:val="21"/>
    </w:rPr>
  </w:style>
  <w:style w:type="paragraph" w:customStyle="1" w:styleId="11">
    <w:name w:val="列出段落1"/>
    <w:basedOn w:val="a"/>
    <w:uiPriority w:val="34"/>
    <w:qFormat/>
    <w:rsid w:val="0056299E"/>
    <w:pPr>
      <w:ind w:firstLineChars="200" w:firstLine="420"/>
    </w:pPr>
  </w:style>
  <w:style w:type="paragraph" w:customStyle="1" w:styleId="12">
    <w:name w:val="无间隔1"/>
    <w:link w:val="Char"/>
    <w:uiPriority w:val="1"/>
    <w:qFormat/>
    <w:rsid w:val="0056299E"/>
    <w:rPr>
      <w:sz w:val="22"/>
    </w:rPr>
  </w:style>
  <w:style w:type="paragraph" w:customStyle="1" w:styleId="TOC10">
    <w:name w:val="TOC 标题1"/>
    <w:basedOn w:val="1"/>
    <w:next w:val="a"/>
    <w:uiPriority w:val="39"/>
    <w:qFormat/>
    <w:rsid w:val="0056299E"/>
    <w:pPr>
      <w:widowControl/>
      <w:spacing w:before="480" w:after="0" w:line="276" w:lineRule="auto"/>
      <w:ind w:left="353" w:hangingChars="80" w:hanging="353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p0">
    <w:name w:val="p0"/>
    <w:basedOn w:val="a"/>
    <w:rsid w:val="0056299E"/>
    <w:pPr>
      <w:widowControl/>
      <w:spacing w:line="360" w:lineRule="auto"/>
      <w:ind w:firstLine="420"/>
    </w:pPr>
    <w:rPr>
      <w:rFonts w:cs="Calibri"/>
      <w:kern w:val="0"/>
      <w:szCs w:val="21"/>
    </w:rPr>
  </w:style>
  <w:style w:type="character" w:customStyle="1" w:styleId="10">
    <w:name w:val="标题 1 字符"/>
    <w:link w:val="1"/>
    <w:uiPriority w:val="9"/>
    <w:rsid w:val="0056299E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56299E"/>
    <w:rPr>
      <w:b/>
      <w:sz w:val="28"/>
    </w:rPr>
  </w:style>
  <w:style w:type="character" w:customStyle="1" w:styleId="30">
    <w:name w:val="标题 3 字符"/>
    <w:link w:val="3"/>
    <w:rsid w:val="0056299E"/>
    <w:rPr>
      <w:rFonts w:ascii="宋体" w:hAnsi="宋体"/>
      <w:b/>
      <w:sz w:val="28"/>
    </w:rPr>
  </w:style>
  <w:style w:type="character" w:customStyle="1" w:styleId="40">
    <w:name w:val="标题 4 字符"/>
    <w:link w:val="4"/>
    <w:rsid w:val="0056299E"/>
    <w:rPr>
      <w:b/>
      <w:sz w:val="28"/>
    </w:rPr>
  </w:style>
  <w:style w:type="character" w:customStyle="1" w:styleId="50">
    <w:name w:val="标题 5 字符"/>
    <w:link w:val="5"/>
    <w:uiPriority w:val="9"/>
    <w:rsid w:val="0056299E"/>
    <w:rPr>
      <w:bCs/>
      <w:sz w:val="28"/>
      <w:szCs w:val="28"/>
    </w:rPr>
  </w:style>
  <w:style w:type="character" w:customStyle="1" w:styleId="60">
    <w:name w:val="标题 6 字符"/>
    <w:link w:val="6"/>
    <w:uiPriority w:val="9"/>
    <w:rsid w:val="0056299E"/>
    <w:rPr>
      <w:rFonts w:ascii="Cambria" w:hAnsi="Cambria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rsid w:val="0056299E"/>
    <w:rPr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rsid w:val="0056299E"/>
    <w:rPr>
      <w:rFonts w:ascii="Cambria" w:hAnsi="Cambria"/>
      <w:sz w:val="24"/>
      <w:szCs w:val="24"/>
    </w:rPr>
  </w:style>
  <w:style w:type="character" w:customStyle="1" w:styleId="90">
    <w:name w:val="标题 9 字符"/>
    <w:link w:val="9"/>
    <w:uiPriority w:val="9"/>
    <w:semiHidden/>
    <w:rsid w:val="0056299E"/>
    <w:rPr>
      <w:rFonts w:ascii="Cambria" w:hAnsi="Cambria"/>
      <w:szCs w:val="21"/>
    </w:rPr>
  </w:style>
  <w:style w:type="character" w:customStyle="1" w:styleId="a8">
    <w:name w:val="正文缩进 字符"/>
    <w:link w:val="a7"/>
    <w:rsid w:val="0056299E"/>
    <w:rPr>
      <w:rFonts w:eastAsia="宋体"/>
      <w:sz w:val="24"/>
    </w:rPr>
  </w:style>
  <w:style w:type="character" w:customStyle="1" w:styleId="HTML0">
    <w:name w:val="HTML 预设格式 字符"/>
    <w:link w:val="HTML"/>
    <w:uiPriority w:val="99"/>
    <w:semiHidden/>
    <w:rsid w:val="0056299E"/>
    <w:rPr>
      <w:rFonts w:ascii="宋体" w:eastAsia="宋体" w:hAnsi="宋体" w:cs="宋体"/>
      <w:kern w:val="0"/>
      <w:sz w:val="24"/>
      <w:szCs w:val="24"/>
    </w:rPr>
  </w:style>
  <w:style w:type="character" w:customStyle="1" w:styleId="ae">
    <w:name w:val="页眉 字符"/>
    <w:link w:val="ad"/>
    <w:uiPriority w:val="99"/>
    <w:rsid w:val="0056299E"/>
    <w:rPr>
      <w:sz w:val="18"/>
      <w:szCs w:val="18"/>
    </w:rPr>
  </w:style>
  <w:style w:type="character" w:customStyle="1" w:styleId="ac">
    <w:name w:val="页脚 字符"/>
    <w:link w:val="ab"/>
    <w:uiPriority w:val="99"/>
    <w:rsid w:val="0056299E"/>
    <w:rPr>
      <w:sz w:val="18"/>
      <w:szCs w:val="18"/>
    </w:rPr>
  </w:style>
  <w:style w:type="character" w:customStyle="1" w:styleId="Char">
    <w:name w:val="无间隔 Char"/>
    <w:link w:val="12"/>
    <w:uiPriority w:val="1"/>
    <w:rsid w:val="0056299E"/>
    <w:rPr>
      <w:sz w:val="22"/>
      <w:lang w:bidi="ar-SA"/>
    </w:rPr>
  </w:style>
  <w:style w:type="character" w:customStyle="1" w:styleId="a6">
    <w:name w:val="批注文字 字符"/>
    <w:basedOn w:val="a0"/>
    <w:link w:val="a4"/>
    <w:uiPriority w:val="99"/>
    <w:semiHidden/>
    <w:rsid w:val="0056299E"/>
  </w:style>
  <w:style w:type="character" w:customStyle="1" w:styleId="a5">
    <w:name w:val="批注主题 字符"/>
    <w:link w:val="a3"/>
    <w:uiPriority w:val="99"/>
    <w:semiHidden/>
    <w:rsid w:val="0056299E"/>
    <w:rPr>
      <w:b/>
      <w:bCs/>
    </w:rPr>
  </w:style>
  <w:style w:type="character" w:customStyle="1" w:styleId="aa">
    <w:name w:val="批注框文本 字符"/>
    <w:link w:val="a9"/>
    <w:uiPriority w:val="99"/>
    <w:semiHidden/>
    <w:rsid w:val="0056299E"/>
    <w:rPr>
      <w:sz w:val="18"/>
      <w:szCs w:val="18"/>
    </w:rPr>
  </w:style>
  <w:style w:type="paragraph" w:styleId="af2">
    <w:name w:val="Document Map"/>
    <w:basedOn w:val="a"/>
    <w:link w:val="af3"/>
    <w:semiHidden/>
    <w:unhideWhenUsed/>
    <w:rsid w:val="00DF7347"/>
    <w:rPr>
      <w:rFonts w:ascii="宋体"/>
      <w:sz w:val="18"/>
      <w:szCs w:val="18"/>
    </w:rPr>
  </w:style>
  <w:style w:type="character" w:customStyle="1" w:styleId="af3">
    <w:name w:val="文档结构图 字符"/>
    <w:link w:val="af2"/>
    <w:semiHidden/>
    <w:rsid w:val="00DF7347"/>
    <w:rPr>
      <w:rFonts w:ascii="宋体" w:hAnsi="Calibri"/>
      <w:kern w:val="2"/>
      <w:sz w:val="18"/>
      <w:szCs w:val="18"/>
    </w:rPr>
  </w:style>
  <w:style w:type="paragraph" w:styleId="af4">
    <w:name w:val="List Paragraph"/>
    <w:basedOn w:val="a"/>
    <w:uiPriority w:val="34"/>
    <w:qFormat/>
    <w:rsid w:val="00752D39"/>
    <w:pPr>
      <w:ind w:firstLineChars="200" w:firstLine="420"/>
    </w:pPr>
  </w:style>
  <w:style w:type="paragraph" w:styleId="af5">
    <w:name w:val="No Spacing"/>
    <w:uiPriority w:val="1"/>
    <w:qFormat/>
    <w:rsid w:val="00F6633A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f6">
    <w:name w:val="Strong"/>
    <w:qFormat/>
    <w:rsid w:val="00031397"/>
    <w:rPr>
      <w:b/>
      <w:bCs/>
    </w:rPr>
  </w:style>
  <w:style w:type="table" w:styleId="af7">
    <w:name w:val="Table Grid"/>
    <w:basedOn w:val="a1"/>
    <w:uiPriority w:val="59"/>
    <w:rsid w:val="001817DB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9644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370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8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11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27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07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683730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2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oleObject" Target="embeddings/Microsoft_Visio_2003-2010_Drawing2.vsd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.vsd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oleObject" Target="embeddings/Microsoft_Visio_2003-2010_Drawing3.vsd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image" Target="media/image25.emf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B51B9E-8A91-4B12-8871-3E4407BC2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3471</TotalTime>
  <Pages>3</Pages>
  <Words>14554</Words>
  <Characters>19067</Characters>
  <Application>Microsoft Office Word</Application>
  <DocSecurity>0</DocSecurity>
  <Lines>3813</Lines>
  <Paragraphs>4202</Paragraphs>
  <ScaleCrop>false</ScaleCrop>
  <Manager/>
  <Company/>
  <LinksUpToDate>false</LinksUpToDate>
  <CharactersWithSpaces>29419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淘宝：Bingo无忧智库，https://zx51.taobao.com，微信www_zku51_com，仅供学习24小时内删除</dc:creator>
  <cp:keywords/>
  <dc:description>淘宝：Bingo无忧智库，https://zx51.taobao.com，微信www_zku51_com，仅供学习24小时内删除</dc:description>
  <cp:lastModifiedBy>Amy</cp:lastModifiedBy>
  <cp:revision>1182</cp:revision>
  <dcterms:created xsi:type="dcterms:W3CDTF">2014-01-09T06:48:00Z</dcterms:created>
  <dcterms:modified xsi:type="dcterms:W3CDTF">2020-05-10T12:12:00Z</dcterms:modified>
  <cp:category/>
</cp:coreProperties>
</file>