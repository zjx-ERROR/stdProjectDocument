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Layout w:type="fixed"/>
        <w:tblLook w:val="0000" w:firstRow="0" w:lastRow="0" w:firstColumn="0" w:lastColumn="0" w:noHBand="0" w:noVBand="0"/>
      </w:tblPr>
      <w:tblGrid>
        <w:gridCol w:w="8522"/>
      </w:tblGrid>
      <w:tr w:rsidR="008E05DD" w14:paraId="434D82CD" w14:textId="77777777" w:rsidTr="008E05DD">
        <w:trPr>
          <w:trHeight w:val="2552"/>
          <w:jc w:val="center"/>
        </w:trPr>
        <w:tc>
          <w:tcPr>
            <w:tcW w:w="8522" w:type="dxa"/>
          </w:tcPr>
          <w:p w14:paraId="1E33C65C" w14:textId="67EE7E02" w:rsidR="008E05DD" w:rsidRDefault="008E05DD" w:rsidP="008E05DD">
            <w:pPr>
              <w:pStyle w:val="ad"/>
              <w:jc w:val="center"/>
              <w:rPr>
                <w:rFonts w:ascii="Cambria" w:hAnsi="Cambria"/>
                <w:caps/>
              </w:rPr>
            </w:pPr>
            <w:del w:id="0" w:author="Amy" w:date="2020-05-10T10:59:00Z">
              <w:r w:rsidDel="00441DF6">
                <w:rPr>
                  <w:rFonts w:ascii="Cambria" w:hAnsi="Cambria" w:hint="eastAsia"/>
                  <w:caps/>
                </w:rPr>
                <w:delText>文思海辉</w:delText>
              </w:r>
            </w:del>
          </w:p>
        </w:tc>
      </w:tr>
      <w:tr w:rsidR="008E05DD" w14:paraId="7EE13C94" w14:textId="77777777" w:rsidTr="008E05DD">
        <w:trPr>
          <w:trHeight w:val="1440"/>
          <w:jc w:val="center"/>
        </w:trPr>
        <w:tc>
          <w:tcPr>
            <w:tcW w:w="8522" w:type="dxa"/>
            <w:vAlign w:val="bottom"/>
          </w:tcPr>
          <w:p w14:paraId="0F9FC1FA" w14:textId="711A8613" w:rsidR="008E05DD" w:rsidRDefault="00021368" w:rsidP="008E05DD">
            <w:pPr>
              <w:pStyle w:val="ad"/>
              <w:jc w:val="center"/>
              <w:rPr>
                <w:rFonts w:ascii="Cambria" w:hAnsi="Cambria"/>
                <w:sz w:val="36"/>
                <w:szCs w:val="36"/>
              </w:rPr>
            </w:pPr>
            <w:del w:id="1" w:author="Amy" w:date="2020-05-10T10:59:00Z">
              <w:r w:rsidDel="00441DF6">
                <w:rPr>
                  <w:rFonts w:ascii="Cambria" w:hAnsi="Cambria" w:hint="eastAsia"/>
                  <w:sz w:val="36"/>
                  <w:szCs w:val="36"/>
                </w:rPr>
                <w:delText>东莞银行</w:delText>
              </w:r>
            </w:del>
            <w:ins w:id="2" w:author="Amy" w:date="2020-05-10T10:59:00Z">
              <w:r w:rsidR="00441DF6">
                <w:rPr>
                  <w:rFonts w:ascii="Cambria" w:hAnsi="Cambria" w:hint="eastAsia"/>
                  <w:sz w:val="36"/>
                  <w:szCs w:val="36"/>
                </w:rPr>
                <w:t>XX</w:t>
              </w:r>
              <w:r w:rsidR="00441DF6">
                <w:rPr>
                  <w:rFonts w:ascii="Cambria" w:hAnsi="Cambria" w:hint="eastAsia"/>
                  <w:sz w:val="36"/>
                  <w:szCs w:val="36"/>
                </w:rPr>
                <w:t>银行</w:t>
              </w:r>
            </w:ins>
            <w:r w:rsidR="008E05DD">
              <w:rPr>
                <w:rFonts w:ascii="Cambria" w:hAnsi="Cambria" w:hint="eastAsia"/>
                <w:sz w:val="36"/>
                <w:szCs w:val="36"/>
              </w:rPr>
              <w:t>新一代国际结算系统</w:t>
            </w:r>
          </w:p>
        </w:tc>
      </w:tr>
      <w:tr w:rsidR="008E05DD" w14:paraId="5AB77D41" w14:textId="77777777" w:rsidTr="008E05DD">
        <w:trPr>
          <w:trHeight w:val="1068"/>
          <w:jc w:val="center"/>
        </w:trPr>
        <w:tc>
          <w:tcPr>
            <w:tcW w:w="8522" w:type="dxa"/>
            <w:tcBorders>
              <w:top w:val="nil"/>
              <w:left w:val="nil"/>
              <w:bottom w:val="single" w:sz="4" w:space="0" w:color="4F81BD"/>
              <w:right w:val="nil"/>
            </w:tcBorders>
            <w:vAlign w:val="center"/>
          </w:tcPr>
          <w:p w14:paraId="21DDF2C7" w14:textId="77777777" w:rsidR="008E05DD" w:rsidRDefault="008E05DD" w:rsidP="008E05DD">
            <w:pPr>
              <w:pStyle w:val="ad"/>
              <w:jc w:val="center"/>
              <w:rPr>
                <w:rFonts w:ascii="Cambria" w:hAnsi="Cambria"/>
                <w:sz w:val="72"/>
                <w:szCs w:val="72"/>
              </w:rPr>
            </w:pPr>
            <w:r>
              <w:rPr>
                <w:rFonts w:ascii="Cambria" w:hAnsi="Cambria" w:hint="eastAsia"/>
                <w:sz w:val="72"/>
                <w:szCs w:val="72"/>
              </w:rPr>
              <w:t>需求规格说明书</w:t>
            </w:r>
          </w:p>
        </w:tc>
      </w:tr>
      <w:tr w:rsidR="008E05DD" w14:paraId="43DD33DE" w14:textId="77777777" w:rsidTr="008E05DD">
        <w:trPr>
          <w:trHeight w:val="830"/>
          <w:jc w:val="center"/>
        </w:trPr>
        <w:tc>
          <w:tcPr>
            <w:tcW w:w="8522" w:type="dxa"/>
            <w:tcBorders>
              <w:top w:val="single" w:sz="4" w:space="0" w:color="4F81BD"/>
              <w:left w:val="nil"/>
              <w:bottom w:val="nil"/>
              <w:right w:val="nil"/>
            </w:tcBorders>
            <w:vAlign w:val="bottom"/>
          </w:tcPr>
          <w:p w14:paraId="4C4D12F6" w14:textId="77777777" w:rsidR="008E05DD" w:rsidRDefault="004937E5" w:rsidP="008E05DD">
            <w:pPr>
              <w:pStyle w:val="ad"/>
              <w:jc w:val="center"/>
              <w:rPr>
                <w:rFonts w:ascii="Cambria" w:hAnsi="Cambria"/>
                <w:sz w:val="44"/>
                <w:szCs w:val="44"/>
              </w:rPr>
            </w:pPr>
            <w:r>
              <w:rPr>
                <w:rFonts w:ascii="Cambria" w:hAnsi="Cambria" w:hint="eastAsia"/>
                <w:sz w:val="44"/>
                <w:szCs w:val="44"/>
              </w:rPr>
              <w:t>保函</w:t>
            </w:r>
          </w:p>
        </w:tc>
      </w:tr>
      <w:tr w:rsidR="008E05DD" w14:paraId="7A463FF2" w14:textId="77777777" w:rsidTr="008E05DD">
        <w:trPr>
          <w:trHeight w:val="427"/>
          <w:jc w:val="center"/>
        </w:trPr>
        <w:tc>
          <w:tcPr>
            <w:tcW w:w="8522" w:type="dxa"/>
            <w:vAlign w:val="center"/>
          </w:tcPr>
          <w:p w14:paraId="181BB6F3" w14:textId="77777777" w:rsidR="008E05DD" w:rsidRDefault="008E05DD" w:rsidP="00FE7121">
            <w:pPr>
              <w:pStyle w:val="ad"/>
              <w:jc w:val="center"/>
              <w:rPr>
                <w:rFonts w:ascii="Arial" w:eastAsia="Arial Unicode MS" w:hAnsi="Arial" w:cs="Arial"/>
                <w:sz w:val="32"/>
                <w:szCs w:val="32"/>
                <w:lang w:val="zh-CN"/>
              </w:rPr>
            </w:pPr>
            <w:r>
              <w:rPr>
                <w:rFonts w:ascii="Arial" w:eastAsia="Arial Unicode MS" w:hAnsi="Arial" w:cs="Arial"/>
                <w:sz w:val="32"/>
                <w:szCs w:val="32"/>
                <w:lang w:val="zh-CN"/>
              </w:rPr>
              <w:t>V 1.</w:t>
            </w:r>
            <w:r w:rsidR="00FE7121">
              <w:rPr>
                <w:rFonts w:ascii="Arial" w:eastAsia="Arial Unicode MS" w:hAnsi="Arial" w:cs="Arial" w:hint="eastAsia"/>
                <w:sz w:val="32"/>
                <w:szCs w:val="32"/>
                <w:lang w:val="zh-CN"/>
              </w:rPr>
              <w:t>0</w:t>
            </w:r>
            <w:r w:rsidR="00E30FE9">
              <w:rPr>
                <w:rFonts w:ascii="Arial" w:eastAsia="Arial Unicode MS" w:hAnsi="Arial" w:cs="Arial" w:hint="eastAsia"/>
                <w:sz w:val="32"/>
                <w:szCs w:val="32"/>
                <w:lang w:val="zh-CN"/>
              </w:rPr>
              <w:t>.</w:t>
            </w:r>
            <w:r w:rsidR="00FE7121">
              <w:rPr>
                <w:rFonts w:ascii="Arial" w:eastAsia="Arial Unicode MS" w:hAnsi="Arial" w:cs="Arial" w:hint="eastAsia"/>
                <w:sz w:val="32"/>
                <w:szCs w:val="32"/>
                <w:lang w:val="zh-CN"/>
              </w:rPr>
              <w:t>0</w:t>
            </w:r>
          </w:p>
        </w:tc>
      </w:tr>
      <w:tr w:rsidR="008E05DD" w14:paraId="2A7D1E70" w14:textId="77777777" w:rsidTr="008E05DD">
        <w:trPr>
          <w:trHeight w:val="4954"/>
          <w:jc w:val="center"/>
        </w:trPr>
        <w:tc>
          <w:tcPr>
            <w:tcW w:w="8522" w:type="dxa"/>
            <w:vAlign w:val="center"/>
          </w:tcPr>
          <w:p w14:paraId="7410258A" w14:textId="77777777" w:rsidR="008E05DD" w:rsidRDefault="008E05DD" w:rsidP="008E05DD">
            <w:pPr>
              <w:pStyle w:val="ad"/>
              <w:jc w:val="center"/>
            </w:pPr>
          </w:p>
        </w:tc>
      </w:tr>
      <w:tr w:rsidR="008E05DD" w14:paraId="76148E94" w14:textId="77777777" w:rsidTr="008E05DD">
        <w:trPr>
          <w:trHeight w:val="360"/>
          <w:jc w:val="center"/>
        </w:trPr>
        <w:tc>
          <w:tcPr>
            <w:tcW w:w="8522" w:type="dxa"/>
            <w:vAlign w:val="center"/>
          </w:tcPr>
          <w:p w14:paraId="1D05798B" w14:textId="479A8B15" w:rsidR="008E05DD" w:rsidRDefault="008E05DD" w:rsidP="008E05DD">
            <w:pPr>
              <w:pStyle w:val="ad"/>
              <w:jc w:val="center"/>
              <w:rPr>
                <w:sz w:val="32"/>
                <w:szCs w:val="32"/>
              </w:rPr>
            </w:pPr>
            <w:r>
              <w:rPr>
                <w:rFonts w:hint="eastAsia"/>
                <w:sz w:val="32"/>
                <w:szCs w:val="32"/>
              </w:rPr>
              <w:t>作者：</w:t>
            </w:r>
            <w:del w:id="3" w:author="Amy" w:date="2020-05-10T10:59:00Z">
              <w:r w:rsidR="000F1299" w:rsidDel="00F47D58">
                <w:rPr>
                  <w:rFonts w:hint="eastAsia"/>
                  <w:sz w:val="32"/>
                  <w:szCs w:val="32"/>
                </w:rPr>
                <w:delText>游魁良</w:delText>
              </w:r>
            </w:del>
            <w:ins w:id="4" w:author="Amy" w:date="2020-05-10T10:59:00Z">
              <w:r w:rsidR="00F47D58">
                <w:rPr>
                  <w:rFonts w:hint="eastAsia"/>
                  <w:sz w:val="32"/>
                  <w:szCs w:val="32"/>
                </w:rPr>
                <w:t>X</w:t>
              </w:r>
              <w:r w:rsidR="00F47D58">
                <w:rPr>
                  <w:sz w:val="32"/>
                  <w:szCs w:val="32"/>
                </w:rPr>
                <w:t>XX</w:t>
              </w:r>
            </w:ins>
          </w:p>
        </w:tc>
      </w:tr>
      <w:tr w:rsidR="008E05DD" w14:paraId="0198B5C3" w14:textId="77777777" w:rsidTr="008E05DD">
        <w:trPr>
          <w:trHeight w:val="360"/>
          <w:jc w:val="center"/>
        </w:trPr>
        <w:tc>
          <w:tcPr>
            <w:tcW w:w="8522" w:type="dxa"/>
            <w:vAlign w:val="center"/>
          </w:tcPr>
          <w:p w14:paraId="0DAEAFBE" w14:textId="77777777" w:rsidR="008E05DD" w:rsidRDefault="008E05DD" w:rsidP="004937E5">
            <w:pPr>
              <w:pStyle w:val="ad"/>
              <w:jc w:val="center"/>
              <w:rPr>
                <w:bCs/>
                <w:sz w:val="30"/>
                <w:szCs w:val="30"/>
              </w:rPr>
            </w:pPr>
            <w:r>
              <w:rPr>
                <w:bCs/>
                <w:sz w:val="30"/>
                <w:szCs w:val="30"/>
              </w:rPr>
              <w:t>201</w:t>
            </w:r>
            <w:r>
              <w:rPr>
                <w:rFonts w:hint="eastAsia"/>
                <w:bCs/>
                <w:sz w:val="30"/>
                <w:szCs w:val="30"/>
              </w:rPr>
              <w:t>4</w:t>
            </w:r>
            <w:r>
              <w:rPr>
                <w:rFonts w:hint="eastAsia"/>
                <w:bCs/>
                <w:sz w:val="30"/>
                <w:szCs w:val="30"/>
              </w:rPr>
              <w:t>年</w:t>
            </w:r>
            <w:r w:rsidR="004937E5">
              <w:rPr>
                <w:rFonts w:hint="eastAsia"/>
                <w:bCs/>
                <w:sz w:val="30"/>
                <w:szCs w:val="30"/>
              </w:rPr>
              <w:t>7</w:t>
            </w:r>
            <w:r>
              <w:rPr>
                <w:rFonts w:hint="eastAsia"/>
                <w:bCs/>
                <w:sz w:val="30"/>
                <w:szCs w:val="30"/>
              </w:rPr>
              <w:t>月</w:t>
            </w:r>
            <w:r w:rsidR="004937E5">
              <w:rPr>
                <w:rFonts w:hint="eastAsia"/>
                <w:bCs/>
                <w:sz w:val="30"/>
                <w:szCs w:val="30"/>
              </w:rPr>
              <w:t>3</w:t>
            </w:r>
            <w:r>
              <w:rPr>
                <w:rFonts w:hint="eastAsia"/>
                <w:bCs/>
                <w:sz w:val="30"/>
                <w:szCs w:val="30"/>
              </w:rPr>
              <w:t>日</w:t>
            </w:r>
          </w:p>
        </w:tc>
      </w:tr>
    </w:tbl>
    <w:p w14:paraId="5A81B3FC" w14:textId="77777777" w:rsidR="008E05DD" w:rsidRDefault="008E05DD" w:rsidP="008E05DD"/>
    <w:p w14:paraId="3CE2A297" w14:textId="77777777" w:rsidR="008E05DD" w:rsidRDefault="008E05DD" w:rsidP="008E05DD">
      <w:r>
        <w:br w:type="page"/>
      </w:r>
      <w:r>
        <w:lastRenderedPageBreak/>
        <w:t>文档修订记录</w:t>
      </w:r>
      <w:r>
        <w:t xml:space="preserve"> | Outstanding Issues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713"/>
        <w:gridCol w:w="2511"/>
        <w:gridCol w:w="1254"/>
        <w:gridCol w:w="1000"/>
        <w:gridCol w:w="1266"/>
        <w:gridCol w:w="961"/>
      </w:tblGrid>
      <w:tr w:rsidR="008E05DD" w14:paraId="2A5B7CC6" w14:textId="77777777" w:rsidTr="008E05DD">
        <w:trPr>
          <w:jc w:val="center"/>
        </w:trPr>
        <w:tc>
          <w:tcPr>
            <w:tcW w:w="817" w:type="dxa"/>
            <w:shd w:val="clear" w:color="auto" w:fill="D9D9D9"/>
          </w:tcPr>
          <w:p w14:paraId="5D844A34" w14:textId="77777777" w:rsidR="008E05DD" w:rsidRDefault="008E05DD" w:rsidP="008E05DD">
            <w:pPr>
              <w:jc w:val="left"/>
              <w:rPr>
                <w:szCs w:val="21"/>
              </w:rPr>
            </w:pPr>
            <w:r>
              <w:rPr>
                <w:rFonts w:hint="eastAsia"/>
                <w:szCs w:val="21"/>
              </w:rPr>
              <w:t>版本编号</w:t>
            </w:r>
          </w:p>
        </w:tc>
        <w:tc>
          <w:tcPr>
            <w:tcW w:w="713" w:type="dxa"/>
            <w:shd w:val="clear" w:color="auto" w:fill="D9D9D9"/>
          </w:tcPr>
          <w:p w14:paraId="371F9471" w14:textId="77777777" w:rsidR="008E05DD" w:rsidRDefault="008E05DD" w:rsidP="008E05DD">
            <w:pPr>
              <w:jc w:val="left"/>
              <w:rPr>
                <w:szCs w:val="21"/>
              </w:rPr>
            </w:pPr>
            <w:r>
              <w:rPr>
                <w:rFonts w:hint="eastAsia"/>
                <w:szCs w:val="21"/>
              </w:rPr>
              <w:t>变化状态</w:t>
            </w:r>
          </w:p>
        </w:tc>
        <w:tc>
          <w:tcPr>
            <w:tcW w:w="2511" w:type="dxa"/>
            <w:shd w:val="clear" w:color="auto" w:fill="D9D9D9"/>
          </w:tcPr>
          <w:p w14:paraId="518E8DF0" w14:textId="77777777" w:rsidR="008E05DD" w:rsidRDefault="008E05DD" w:rsidP="008E05DD">
            <w:pPr>
              <w:jc w:val="left"/>
              <w:rPr>
                <w:szCs w:val="21"/>
              </w:rPr>
            </w:pPr>
            <w:r>
              <w:rPr>
                <w:rFonts w:hint="eastAsia"/>
                <w:szCs w:val="21"/>
              </w:rPr>
              <w:t>简要说明</w:t>
            </w:r>
          </w:p>
        </w:tc>
        <w:tc>
          <w:tcPr>
            <w:tcW w:w="1254" w:type="dxa"/>
            <w:shd w:val="clear" w:color="auto" w:fill="D9D9D9"/>
          </w:tcPr>
          <w:p w14:paraId="64E816B0" w14:textId="77777777" w:rsidR="008E05DD" w:rsidRDefault="008E05DD" w:rsidP="008E05DD">
            <w:pPr>
              <w:jc w:val="left"/>
              <w:rPr>
                <w:szCs w:val="21"/>
              </w:rPr>
            </w:pPr>
            <w:r>
              <w:rPr>
                <w:rFonts w:hint="eastAsia"/>
                <w:szCs w:val="21"/>
              </w:rPr>
              <w:t>修订日期</w:t>
            </w:r>
          </w:p>
        </w:tc>
        <w:tc>
          <w:tcPr>
            <w:tcW w:w="1000" w:type="dxa"/>
            <w:shd w:val="clear" w:color="auto" w:fill="D9D9D9"/>
          </w:tcPr>
          <w:p w14:paraId="36BB4A5C" w14:textId="77777777" w:rsidR="008E05DD" w:rsidRDefault="008E05DD" w:rsidP="008E05DD">
            <w:pPr>
              <w:jc w:val="left"/>
              <w:rPr>
                <w:szCs w:val="21"/>
              </w:rPr>
            </w:pPr>
            <w:r>
              <w:rPr>
                <w:rFonts w:hint="eastAsia"/>
                <w:szCs w:val="21"/>
              </w:rPr>
              <w:t>变更人</w:t>
            </w:r>
          </w:p>
        </w:tc>
        <w:tc>
          <w:tcPr>
            <w:tcW w:w="1266" w:type="dxa"/>
            <w:shd w:val="clear" w:color="auto" w:fill="D9D9D9"/>
          </w:tcPr>
          <w:p w14:paraId="4A207EE4" w14:textId="77777777" w:rsidR="008E05DD" w:rsidRDefault="008E05DD" w:rsidP="008E05DD">
            <w:pPr>
              <w:jc w:val="left"/>
              <w:rPr>
                <w:szCs w:val="21"/>
              </w:rPr>
            </w:pPr>
            <w:r>
              <w:rPr>
                <w:rFonts w:hint="eastAsia"/>
                <w:szCs w:val="21"/>
              </w:rPr>
              <w:t>批准日期</w:t>
            </w:r>
          </w:p>
        </w:tc>
        <w:tc>
          <w:tcPr>
            <w:tcW w:w="961" w:type="dxa"/>
            <w:shd w:val="clear" w:color="auto" w:fill="D9D9D9"/>
          </w:tcPr>
          <w:p w14:paraId="5BB0D801" w14:textId="77777777" w:rsidR="008E05DD" w:rsidRDefault="008E05DD" w:rsidP="008E05DD">
            <w:pPr>
              <w:jc w:val="left"/>
              <w:rPr>
                <w:szCs w:val="21"/>
              </w:rPr>
            </w:pPr>
            <w:r>
              <w:rPr>
                <w:rFonts w:hint="eastAsia"/>
                <w:szCs w:val="21"/>
              </w:rPr>
              <w:t>批准人</w:t>
            </w:r>
          </w:p>
        </w:tc>
      </w:tr>
      <w:tr w:rsidR="000F1299" w14:paraId="2333FECC" w14:textId="77777777" w:rsidTr="008E05DD">
        <w:trPr>
          <w:jc w:val="center"/>
        </w:trPr>
        <w:tc>
          <w:tcPr>
            <w:tcW w:w="817" w:type="dxa"/>
          </w:tcPr>
          <w:p w14:paraId="12CE8CAD" w14:textId="77777777" w:rsidR="000F1299" w:rsidRDefault="000F1299" w:rsidP="008E05DD">
            <w:r>
              <w:rPr>
                <w:rFonts w:hint="eastAsia"/>
              </w:rPr>
              <w:t>V1.0.0</w:t>
            </w:r>
          </w:p>
        </w:tc>
        <w:tc>
          <w:tcPr>
            <w:tcW w:w="713" w:type="dxa"/>
          </w:tcPr>
          <w:p w14:paraId="18F78D09" w14:textId="77777777" w:rsidR="000F1299" w:rsidRDefault="000F1299" w:rsidP="008E05DD">
            <w:r>
              <w:rPr>
                <w:rFonts w:hint="eastAsia"/>
              </w:rPr>
              <w:t>A</w:t>
            </w:r>
          </w:p>
        </w:tc>
        <w:tc>
          <w:tcPr>
            <w:tcW w:w="2511" w:type="dxa"/>
          </w:tcPr>
          <w:p w14:paraId="6BEA50FB" w14:textId="77777777" w:rsidR="000F1299" w:rsidRDefault="000F1299" w:rsidP="008E05DD">
            <w:r>
              <w:rPr>
                <w:rFonts w:hint="eastAsia"/>
              </w:rPr>
              <w:t>文档创建</w:t>
            </w:r>
          </w:p>
        </w:tc>
        <w:tc>
          <w:tcPr>
            <w:tcW w:w="1254" w:type="dxa"/>
          </w:tcPr>
          <w:p w14:paraId="1731AEAA" w14:textId="77777777" w:rsidR="000F1299" w:rsidRDefault="000F1299" w:rsidP="004937E5">
            <w:r>
              <w:t>2014-</w:t>
            </w:r>
            <w:r w:rsidR="004937E5">
              <w:rPr>
                <w:rFonts w:hint="eastAsia"/>
              </w:rPr>
              <w:t>7</w:t>
            </w:r>
            <w:r>
              <w:t>-</w:t>
            </w:r>
            <w:r w:rsidR="004937E5">
              <w:rPr>
                <w:rFonts w:hint="eastAsia"/>
              </w:rPr>
              <w:t>3</w:t>
            </w:r>
          </w:p>
        </w:tc>
        <w:tc>
          <w:tcPr>
            <w:tcW w:w="1000" w:type="dxa"/>
          </w:tcPr>
          <w:p w14:paraId="68065E70" w14:textId="77777777" w:rsidR="000F1299" w:rsidRDefault="000F1299" w:rsidP="005C515E">
            <w:r>
              <w:rPr>
                <w:rFonts w:hint="eastAsia"/>
              </w:rPr>
              <w:t>游魁良</w:t>
            </w:r>
          </w:p>
        </w:tc>
        <w:tc>
          <w:tcPr>
            <w:tcW w:w="1266" w:type="dxa"/>
          </w:tcPr>
          <w:p w14:paraId="5761CEBF" w14:textId="77777777" w:rsidR="000F1299" w:rsidRDefault="000F1299" w:rsidP="008E05DD"/>
        </w:tc>
        <w:tc>
          <w:tcPr>
            <w:tcW w:w="961" w:type="dxa"/>
          </w:tcPr>
          <w:p w14:paraId="5E4549FB" w14:textId="77777777" w:rsidR="000F1299" w:rsidRDefault="000F1299" w:rsidP="008E05DD"/>
        </w:tc>
      </w:tr>
    </w:tbl>
    <w:p w14:paraId="1CC29F12" w14:textId="77777777" w:rsidR="008E05DD" w:rsidRDefault="008E05DD" w:rsidP="008E05DD">
      <w:pPr>
        <w:ind w:firstLine="420"/>
      </w:pPr>
    </w:p>
    <w:p w14:paraId="715D2989" w14:textId="77777777" w:rsidR="008E05DD" w:rsidRDefault="008E05DD" w:rsidP="008E05DD">
      <w:pPr>
        <w:ind w:firstLine="420"/>
      </w:pPr>
      <w:r>
        <w:rPr>
          <w:rFonts w:hint="eastAsia"/>
        </w:rPr>
        <w:t>说明：</w:t>
      </w:r>
    </w:p>
    <w:p w14:paraId="1E0F6F39" w14:textId="77777777" w:rsidR="008E05DD" w:rsidRDefault="008E05DD" w:rsidP="008E05DD">
      <w:pPr>
        <w:ind w:firstLine="420"/>
      </w:pPr>
      <w:r>
        <w:rPr>
          <w:rFonts w:hint="eastAsia"/>
        </w:rPr>
        <w:t>版本编号栏中填入版本编号或者更改记录编号。</w:t>
      </w:r>
    </w:p>
    <w:p w14:paraId="512A9A53" w14:textId="77777777" w:rsidR="008E05DD" w:rsidRDefault="008E05DD" w:rsidP="008E05DD">
      <w:pPr>
        <w:ind w:firstLine="420"/>
      </w:pPr>
      <w:r>
        <w:rPr>
          <w:rFonts w:hint="eastAsia"/>
        </w:rPr>
        <w:t>变化状态分为三种状态：</w:t>
      </w:r>
      <w:r>
        <w:rPr>
          <w:rFonts w:hint="eastAsia"/>
        </w:rPr>
        <w:t>A</w:t>
      </w:r>
      <w:r>
        <w:rPr>
          <w:rFonts w:hint="eastAsia"/>
        </w:rPr>
        <w:softHyphen/>
      </w:r>
      <w:r>
        <w:rPr>
          <w:rFonts w:hint="eastAsia"/>
        </w:rPr>
        <w:t>——增加；</w:t>
      </w:r>
      <w:r>
        <w:rPr>
          <w:rFonts w:hint="eastAsia"/>
        </w:rPr>
        <w:t>M</w:t>
      </w:r>
      <w:r>
        <w:rPr>
          <w:rFonts w:hint="eastAsia"/>
        </w:rPr>
        <w:t>——修改；</w:t>
      </w:r>
      <w:r>
        <w:rPr>
          <w:rFonts w:hint="eastAsia"/>
        </w:rPr>
        <w:t>D</w:t>
      </w:r>
      <w:r>
        <w:rPr>
          <w:rFonts w:hint="eastAsia"/>
        </w:rPr>
        <w:t>——删除。</w:t>
      </w:r>
    </w:p>
    <w:p w14:paraId="6A6F39F7" w14:textId="77777777" w:rsidR="008E05DD" w:rsidRDefault="008E05DD" w:rsidP="008E05DD">
      <w:pPr>
        <w:ind w:firstLine="420"/>
      </w:pPr>
      <w:r>
        <w:rPr>
          <w:rFonts w:hint="eastAsia"/>
        </w:rPr>
        <w:t>在简要说明栏中填写变更的内容和变更的范围。</w:t>
      </w:r>
    </w:p>
    <w:p w14:paraId="480FB470" w14:textId="77777777" w:rsidR="008E05DD" w:rsidRDefault="008E05DD" w:rsidP="008E05DD">
      <w:pPr>
        <w:ind w:firstLine="420"/>
      </w:pPr>
      <w:r>
        <w:rPr>
          <w:rFonts w:hint="eastAsia"/>
        </w:rPr>
        <w:t>表中所有日期格式为：</w:t>
      </w:r>
      <w:r>
        <w:rPr>
          <w:rFonts w:hint="eastAsia"/>
        </w:rPr>
        <w:t>YYYY-MM-DD</w:t>
      </w:r>
      <w:r>
        <w:rPr>
          <w:rFonts w:hint="eastAsia"/>
        </w:rPr>
        <w:t>。</w:t>
      </w:r>
    </w:p>
    <w:p w14:paraId="1D8A0242" w14:textId="77777777" w:rsidR="00D3199B" w:rsidRDefault="00D3199B" w:rsidP="008E05DD">
      <w:pPr>
        <w:ind w:firstLine="420"/>
      </w:pPr>
    </w:p>
    <w:p w14:paraId="52856216" w14:textId="77777777" w:rsidR="008E05DD" w:rsidRPr="004139E3" w:rsidRDefault="008E05DD" w:rsidP="004139E3">
      <w:pPr>
        <w:jc w:val="center"/>
        <w:rPr>
          <w:rFonts w:asciiTheme="minorEastAsia" w:hAnsiTheme="minorEastAsia"/>
          <w:sz w:val="44"/>
          <w:szCs w:val="44"/>
        </w:rPr>
      </w:pPr>
      <w:r>
        <w:rPr>
          <w:lang w:val="zh-CN"/>
        </w:rPr>
        <w:br w:type="page"/>
      </w:r>
      <w:r w:rsidRPr="004139E3">
        <w:rPr>
          <w:rFonts w:asciiTheme="minorEastAsia" w:hAnsiTheme="minorEastAsia"/>
          <w:sz w:val="44"/>
          <w:szCs w:val="44"/>
          <w:lang w:val="zh-CN"/>
        </w:rPr>
        <w:lastRenderedPageBreak/>
        <w:t>目录</w:t>
      </w:r>
    </w:p>
    <w:p w14:paraId="6210C41A" w14:textId="77777777" w:rsidR="005263F0" w:rsidRDefault="00D73721">
      <w:pPr>
        <w:pStyle w:val="TOC1"/>
        <w:tabs>
          <w:tab w:val="left" w:pos="840"/>
          <w:tab w:val="right" w:leader="dot" w:pos="8303"/>
        </w:tabs>
        <w:rPr>
          <w:rFonts w:asciiTheme="minorHAnsi" w:eastAsiaTheme="minorEastAsia" w:hAnsiTheme="minorHAnsi" w:cstheme="minorBidi"/>
          <w:noProof/>
        </w:rPr>
      </w:pPr>
      <w:r>
        <w:fldChar w:fldCharType="begin"/>
      </w:r>
      <w:r w:rsidR="008E05DD">
        <w:instrText xml:space="preserve"> TOC \o "1-3" \h \z \u </w:instrText>
      </w:r>
      <w:r>
        <w:fldChar w:fldCharType="separate"/>
      </w:r>
      <w:hyperlink w:anchor="_Toc415598171" w:history="1">
        <w:r w:rsidR="005263F0" w:rsidRPr="004D1F36">
          <w:rPr>
            <w:rStyle w:val="aa"/>
            <w:noProof/>
          </w:rPr>
          <w:t>1</w:t>
        </w:r>
        <w:r w:rsidR="005263F0">
          <w:rPr>
            <w:rFonts w:asciiTheme="minorHAnsi" w:eastAsiaTheme="minorEastAsia" w:hAnsiTheme="minorHAnsi" w:cstheme="minorBidi"/>
            <w:noProof/>
          </w:rPr>
          <w:tab/>
        </w:r>
        <w:r w:rsidR="005263F0" w:rsidRPr="004D1F36">
          <w:rPr>
            <w:rStyle w:val="aa"/>
            <w:rFonts w:hint="eastAsia"/>
            <w:noProof/>
          </w:rPr>
          <w:t>引言</w:t>
        </w:r>
        <w:r w:rsidR="005263F0">
          <w:rPr>
            <w:noProof/>
            <w:webHidden/>
          </w:rPr>
          <w:tab/>
        </w:r>
        <w:r w:rsidR="005263F0">
          <w:rPr>
            <w:noProof/>
            <w:webHidden/>
          </w:rPr>
          <w:fldChar w:fldCharType="begin"/>
        </w:r>
        <w:r w:rsidR="005263F0">
          <w:rPr>
            <w:noProof/>
            <w:webHidden/>
          </w:rPr>
          <w:instrText xml:space="preserve"> PAGEREF _Toc415598171 \h </w:instrText>
        </w:r>
        <w:r w:rsidR="005263F0">
          <w:rPr>
            <w:noProof/>
            <w:webHidden/>
          </w:rPr>
        </w:r>
        <w:r w:rsidR="005263F0">
          <w:rPr>
            <w:noProof/>
            <w:webHidden/>
          </w:rPr>
          <w:fldChar w:fldCharType="separate"/>
        </w:r>
        <w:r w:rsidR="005263F0">
          <w:rPr>
            <w:noProof/>
            <w:webHidden/>
          </w:rPr>
          <w:t>5</w:t>
        </w:r>
        <w:r w:rsidR="005263F0">
          <w:rPr>
            <w:noProof/>
            <w:webHidden/>
          </w:rPr>
          <w:fldChar w:fldCharType="end"/>
        </w:r>
      </w:hyperlink>
    </w:p>
    <w:p w14:paraId="383FF8AE" w14:textId="77777777" w:rsidR="005263F0" w:rsidRDefault="000C5911">
      <w:pPr>
        <w:pStyle w:val="TOC2"/>
        <w:rPr>
          <w:rFonts w:asciiTheme="minorHAnsi" w:eastAsiaTheme="minorEastAsia" w:hAnsiTheme="minorHAnsi" w:cstheme="minorBidi"/>
          <w:noProof/>
        </w:rPr>
      </w:pPr>
      <w:hyperlink w:anchor="_Toc415598172" w:history="1">
        <w:r w:rsidR="005263F0" w:rsidRPr="004D1F36">
          <w:rPr>
            <w:rStyle w:val="aa"/>
            <w:noProof/>
            <w:snapToGrid w:val="0"/>
            <w:w w:val="0"/>
            <w:kern w:val="0"/>
          </w:rPr>
          <w:t>1.1</w:t>
        </w:r>
        <w:r w:rsidR="005263F0">
          <w:rPr>
            <w:rFonts w:asciiTheme="minorHAnsi" w:eastAsiaTheme="minorEastAsia" w:hAnsiTheme="minorHAnsi" w:cstheme="minorBidi"/>
            <w:noProof/>
          </w:rPr>
          <w:tab/>
        </w:r>
        <w:r w:rsidR="005263F0" w:rsidRPr="004D1F36">
          <w:rPr>
            <w:rStyle w:val="aa"/>
            <w:rFonts w:hint="eastAsia"/>
            <w:noProof/>
          </w:rPr>
          <w:t>定义</w:t>
        </w:r>
        <w:r w:rsidR="005263F0">
          <w:rPr>
            <w:noProof/>
            <w:webHidden/>
          </w:rPr>
          <w:tab/>
        </w:r>
        <w:r w:rsidR="005263F0">
          <w:rPr>
            <w:noProof/>
            <w:webHidden/>
          </w:rPr>
          <w:fldChar w:fldCharType="begin"/>
        </w:r>
        <w:r w:rsidR="005263F0">
          <w:rPr>
            <w:noProof/>
            <w:webHidden/>
          </w:rPr>
          <w:instrText xml:space="preserve"> PAGEREF _Toc415598172 \h </w:instrText>
        </w:r>
        <w:r w:rsidR="005263F0">
          <w:rPr>
            <w:noProof/>
            <w:webHidden/>
          </w:rPr>
        </w:r>
        <w:r w:rsidR="005263F0">
          <w:rPr>
            <w:noProof/>
            <w:webHidden/>
          </w:rPr>
          <w:fldChar w:fldCharType="separate"/>
        </w:r>
        <w:r w:rsidR="005263F0">
          <w:rPr>
            <w:noProof/>
            <w:webHidden/>
          </w:rPr>
          <w:t>5</w:t>
        </w:r>
        <w:r w:rsidR="005263F0">
          <w:rPr>
            <w:noProof/>
            <w:webHidden/>
          </w:rPr>
          <w:fldChar w:fldCharType="end"/>
        </w:r>
      </w:hyperlink>
    </w:p>
    <w:p w14:paraId="0933FFE2" w14:textId="77777777" w:rsidR="005263F0" w:rsidRDefault="000C5911">
      <w:pPr>
        <w:pStyle w:val="TOC2"/>
        <w:rPr>
          <w:rFonts w:asciiTheme="minorHAnsi" w:eastAsiaTheme="minorEastAsia" w:hAnsiTheme="minorHAnsi" w:cstheme="minorBidi"/>
          <w:noProof/>
        </w:rPr>
      </w:pPr>
      <w:hyperlink w:anchor="_Toc415598173" w:history="1">
        <w:r w:rsidR="005263F0" w:rsidRPr="004D1F36">
          <w:rPr>
            <w:rStyle w:val="aa"/>
            <w:noProof/>
            <w:snapToGrid w:val="0"/>
            <w:w w:val="0"/>
            <w:kern w:val="0"/>
          </w:rPr>
          <w:t>1.2</w:t>
        </w:r>
        <w:r w:rsidR="005263F0">
          <w:rPr>
            <w:rFonts w:asciiTheme="minorHAnsi" w:eastAsiaTheme="minorEastAsia" w:hAnsiTheme="minorHAnsi" w:cstheme="minorBidi"/>
            <w:noProof/>
          </w:rPr>
          <w:tab/>
        </w:r>
        <w:r w:rsidR="005263F0" w:rsidRPr="004D1F36">
          <w:rPr>
            <w:rStyle w:val="aa"/>
            <w:rFonts w:hint="eastAsia"/>
            <w:noProof/>
          </w:rPr>
          <w:t>文档范围</w:t>
        </w:r>
        <w:r w:rsidR="005263F0">
          <w:rPr>
            <w:noProof/>
            <w:webHidden/>
          </w:rPr>
          <w:tab/>
        </w:r>
        <w:r w:rsidR="005263F0">
          <w:rPr>
            <w:noProof/>
            <w:webHidden/>
          </w:rPr>
          <w:fldChar w:fldCharType="begin"/>
        </w:r>
        <w:r w:rsidR="005263F0">
          <w:rPr>
            <w:noProof/>
            <w:webHidden/>
          </w:rPr>
          <w:instrText xml:space="preserve"> PAGEREF _Toc415598173 \h </w:instrText>
        </w:r>
        <w:r w:rsidR="005263F0">
          <w:rPr>
            <w:noProof/>
            <w:webHidden/>
          </w:rPr>
        </w:r>
        <w:r w:rsidR="005263F0">
          <w:rPr>
            <w:noProof/>
            <w:webHidden/>
          </w:rPr>
          <w:fldChar w:fldCharType="separate"/>
        </w:r>
        <w:r w:rsidR="005263F0">
          <w:rPr>
            <w:noProof/>
            <w:webHidden/>
          </w:rPr>
          <w:t>5</w:t>
        </w:r>
        <w:r w:rsidR="005263F0">
          <w:rPr>
            <w:noProof/>
            <w:webHidden/>
          </w:rPr>
          <w:fldChar w:fldCharType="end"/>
        </w:r>
      </w:hyperlink>
    </w:p>
    <w:p w14:paraId="2AEC3E52" w14:textId="77777777" w:rsidR="005263F0" w:rsidRDefault="000C5911">
      <w:pPr>
        <w:pStyle w:val="TOC2"/>
        <w:rPr>
          <w:rFonts w:asciiTheme="minorHAnsi" w:eastAsiaTheme="minorEastAsia" w:hAnsiTheme="minorHAnsi" w:cstheme="minorBidi"/>
          <w:noProof/>
        </w:rPr>
      </w:pPr>
      <w:hyperlink w:anchor="_Toc415598174" w:history="1">
        <w:r w:rsidR="005263F0" w:rsidRPr="004D1F36">
          <w:rPr>
            <w:rStyle w:val="aa"/>
            <w:noProof/>
            <w:snapToGrid w:val="0"/>
            <w:w w:val="0"/>
            <w:kern w:val="0"/>
          </w:rPr>
          <w:t>1.3</w:t>
        </w:r>
        <w:r w:rsidR="005263F0">
          <w:rPr>
            <w:rFonts w:asciiTheme="minorHAnsi" w:eastAsiaTheme="minorEastAsia" w:hAnsiTheme="minorHAnsi" w:cstheme="minorBidi"/>
            <w:noProof/>
          </w:rPr>
          <w:tab/>
        </w:r>
        <w:r w:rsidR="005263F0" w:rsidRPr="004D1F36">
          <w:rPr>
            <w:rStyle w:val="aa"/>
            <w:rFonts w:hint="eastAsia"/>
            <w:noProof/>
          </w:rPr>
          <w:t>参考资料</w:t>
        </w:r>
        <w:r w:rsidR="005263F0">
          <w:rPr>
            <w:noProof/>
            <w:webHidden/>
          </w:rPr>
          <w:tab/>
        </w:r>
        <w:r w:rsidR="005263F0">
          <w:rPr>
            <w:noProof/>
            <w:webHidden/>
          </w:rPr>
          <w:fldChar w:fldCharType="begin"/>
        </w:r>
        <w:r w:rsidR="005263F0">
          <w:rPr>
            <w:noProof/>
            <w:webHidden/>
          </w:rPr>
          <w:instrText xml:space="preserve"> PAGEREF _Toc415598174 \h </w:instrText>
        </w:r>
        <w:r w:rsidR="005263F0">
          <w:rPr>
            <w:noProof/>
            <w:webHidden/>
          </w:rPr>
        </w:r>
        <w:r w:rsidR="005263F0">
          <w:rPr>
            <w:noProof/>
            <w:webHidden/>
          </w:rPr>
          <w:fldChar w:fldCharType="separate"/>
        </w:r>
        <w:r w:rsidR="005263F0">
          <w:rPr>
            <w:noProof/>
            <w:webHidden/>
          </w:rPr>
          <w:t>5</w:t>
        </w:r>
        <w:r w:rsidR="005263F0">
          <w:rPr>
            <w:noProof/>
            <w:webHidden/>
          </w:rPr>
          <w:fldChar w:fldCharType="end"/>
        </w:r>
      </w:hyperlink>
    </w:p>
    <w:p w14:paraId="441F92A0" w14:textId="77777777" w:rsidR="005263F0" w:rsidRDefault="000C5911">
      <w:pPr>
        <w:pStyle w:val="TOC2"/>
        <w:rPr>
          <w:rFonts w:asciiTheme="minorHAnsi" w:eastAsiaTheme="minorEastAsia" w:hAnsiTheme="minorHAnsi" w:cstheme="minorBidi"/>
          <w:noProof/>
        </w:rPr>
      </w:pPr>
      <w:hyperlink w:anchor="_Toc415598175" w:history="1">
        <w:r w:rsidR="005263F0" w:rsidRPr="004D1F36">
          <w:rPr>
            <w:rStyle w:val="aa"/>
            <w:noProof/>
            <w:snapToGrid w:val="0"/>
            <w:w w:val="0"/>
            <w:kern w:val="0"/>
          </w:rPr>
          <w:t>1.4</w:t>
        </w:r>
        <w:r w:rsidR="005263F0">
          <w:rPr>
            <w:rFonts w:asciiTheme="minorHAnsi" w:eastAsiaTheme="minorEastAsia" w:hAnsiTheme="minorHAnsi" w:cstheme="minorBidi"/>
            <w:noProof/>
          </w:rPr>
          <w:tab/>
        </w:r>
        <w:r w:rsidR="005263F0" w:rsidRPr="004D1F36">
          <w:rPr>
            <w:rStyle w:val="aa"/>
            <w:rFonts w:hint="eastAsia"/>
            <w:noProof/>
          </w:rPr>
          <w:t>交易菜单</w:t>
        </w:r>
        <w:r w:rsidR="005263F0">
          <w:rPr>
            <w:noProof/>
            <w:webHidden/>
          </w:rPr>
          <w:tab/>
        </w:r>
        <w:r w:rsidR="005263F0">
          <w:rPr>
            <w:noProof/>
            <w:webHidden/>
          </w:rPr>
          <w:fldChar w:fldCharType="begin"/>
        </w:r>
        <w:r w:rsidR="005263F0">
          <w:rPr>
            <w:noProof/>
            <w:webHidden/>
          </w:rPr>
          <w:instrText xml:space="preserve"> PAGEREF _Toc415598175 \h </w:instrText>
        </w:r>
        <w:r w:rsidR="005263F0">
          <w:rPr>
            <w:noProof/>
            <w:webHidden/>
          </w:rPr>
        </w:r>
        <w:r w:rsidR="005263F0">
          <w:rPr>
            <w:noProof/>
            <w:webHidden/>
          </w:rPr>
          <w:fldChar w:fldCharType="separate"/>
        </w:r>
        <w:r w:rsidR="005263F0">
          <w:rPr>
            <w:noProof/>
            <w:webHidden/>
          </w:rPr>
          <w:t>5</w:t>
        </w:r>
        <w:r w:rsidR="005263F0">
          <w:rPr>
            <w:noProof/>
            <w:webHidden/>
          </w:rPr>
          <w:fldChar w:fldCharType="end"/>
        </w:r>
      </w:hyperlink>
    </w:p>
    <w:p w14:paraId="0A48DEDE" w14:textId="77777777" w:rsidR="005263F0" w:rsidRDefault="000C5911">
      <w:pPr>
        <w:pStyle w:val="TOC2"/>
        <w:rPr>
          <w:rFonts w:asciiTheme="minorHAnsi" w:eastAsiaTheme="minorEastAsia" w:hAnsiTheme="minorHAnsi" w:cstheme="minorBidi"/>
          <w:noProof/>
        </w:rPr>
      </w:pPr>
      <w:hyperlink w:anchor="_Toc415598176" w:history="1">
        <w:r w:rsidR="005263F0" w:rsidRPr="004D1F36">
          <w:rPr>
            <w:rStyle w:val="aa"/>
            <w:noProof/>
            <w:snapToGrid w:val="0"/>
            <w:w w:val="0"/>
            <w:kern w:val="0"/>
          </w:rPr>
          <w:t>1.5</w:t>
        </w:r>
        <w:r w:rsidR="005263F0">
          <w:rPr>
            <w:rFonts w:asciiTheme="minorHAnsi" w:eastAsiaTheme="minorEastAsia" w:hAnsiTheme="minorHAnsi" w:cstheme="minorBidi"/>
            <w:noProof/>
          </w:rPr>
          <w:tab/>
        </w:r>
        <w:r w:rsidR="005263F0" w:rsidRPr="004D1F36">
          <w:rPr>
            <w:rStyle w:val="aa"/>
            <w:rFonts w:hint="eastAsia"/>
            <w:noProof/>
          </w:rPr>
          <w:t>界面要素定义</w:t>
        </w:r>
        <w:r w:rsidR="005263F0">
          <w:rPr>
            <w:noProof/>
            <w:webHidden/>
          </w:rPr>
          <w:tab/>
        </w:r>
        <w:r w:rsidR="005263F0">
          <w:rPr>
            <w:noProof/>
            <w:webHidden/>
          </w:rPr>
          <w:fldChar w:fldCharType="begin"/>
        </w:r>
        <w:r w:rsidR="005263F0">
          <w:rPr>
            <w:noProof/>
            <w:webHidden/>
          </w:rPr>
          <w:instrText xml:space="preserve"> PAGEREF _Toc415598176 \h </w:instrText>
        </w:r>
        <w:r w:rsidR="005263F0">
          <w:rPr>
            <w:noProof/>
            <w:webHidden/>
          </w:rPr>
        </w:r>
        <w:r w:rsidR="005263F0">
          <w:rPr>
            <w:noProof/>
            <w:webHidden/>
          </w:rPr>
          <w:fldChar w:fldCharType="separate"/>
        </w:r>
        <w:r w:rsidR="005263F0">
          <w:rPr>
            <w:noProof/>
            <w:webHidden/>
          </w:rPr>
          <w:t>6</w:t>
        </w:r>
        <w:r w:rsidR="005263F0">
          <w:rPr>
            <w:noProof/>
            <w:webHidden/>
          </w:rPr>
          <w:fldChar w:fldCharType="end"/>
        </w:r>
      </w:hyperlink>
    </w:p>
    <w:p w14:paraId="289A9CDA" w14:textId="77777777" w:rsidR="005263F0" w:rsidRDefault="000C5911">
      <w:pPr>
        <w:pStyle w:val="TOC3"/>
        <w:rPr>
          <w:rFonts w:asciiTheme="minorHAnsi" w:eastAsiaTheme="minorEastAsia" w:hAnsiTheme="minorHAnsi" w:cstheme="minorBidi"/>
          <w:noProof/>
        </w:rPr>
      </w:pPr>
      <w:hyperlink w:anchor="_Toc415598177" w:history="1">
        <w:r w:rsidR="005263F0" w:rsidRPr="004D1F36">
          <w:rPr>
            <w:rStyle w:val="aa"/>
            <w:rFonts w:ascii="Times New Roman" w:hAnsi="Times New Roman"/>
            <w:noProof/>
            <w:snapToGrid w:val="0"/>
            <w:w w:val="0"/>
            <w:kern w:val="0"/>
          </w:rPr>
          <w:t>1.5.1</w:t>
        </w:r>
        <w:r w:rsidR="005263F0">
          <w:rPr>
            <w:rFonts w:asciiTheme="minorHAnsi" w:eastAsiaTheme="minorEastAsia" w:hAnsiTheme="minorHAnsi" w:cstheme="minorBidi"/>
            <w:noProof/>
          </w:rPr>
          <w:tab/>
        </w:r>
        <w:r w:rsidR="005263F0" w:rsidRPr="004D1F36">
          <w:rPr>
            <w:rStyle w:val="aa"/>
            <w:rFonts w:hint="eastAsia"/>
            <w:noProof/>
          </w:rPr>
          <w:t>输入项字段类型说明</w:t>
        </w:r>
        <w:r w:rsidR="005263F0">
          <w:rPr>
            <w:noProof/>
            <w:webHidden/>
          </w:rPr>
          <w:tab/>
        </w:r>
        <w:r w:rsidR="005263F0">
          <w:rPr>
            <w:noProof/>
            <w:webHidden/>
          </w:rPr>
          <w:fldChar w:fldCharType="begin"/>
        </w:r>
        <w:r w:rsidR="005263F0">
          <w:rPr>
            <w:noProof/>
            <w:webHidden/>
          </w:rPr>
          <w:instrText xml:space="preserve"> PAGEREF _Toc415598177 \h </w:instrText>
        </w:r>
        <w:r w:rsidR="005263F0">
          <w:rPr>
            <w:noProof/>
            <w:webHidden/>
          </w:rPr>
        </w:r>
        <w:r w:rsidR="005263F0">
          <w:rPr>
            <w:noProof/>
            <w:webHidden/>
          </w:rPr>
          <w:fldChar w:fldCharType="separate"/>
        </w:r>
        <w:r w:rsidR="005263F0">
          <w:rPr>
            <w:noProof/>
            <w:webHidden/>
          </w:rPr>
          <w:t>6</w:t>
        </w:r>
        <w:r w:rsidR="005263F0">
          <w:rPr>
            <w:noProof/>
            <w:webHidden/>
          </w:rPr>
          <w:fldChar w:fldCharType="end"/>
        </w:r>
      </w:hyperlink>
    </w:p>
    <w:p w14:paraId="4E80257F" w14:textId="77777777" w:rsidR="005263F0" w:rsidRDefault="000C5911">
      <w:pPr>
        <w:pStyle w:val="TOC3"/>
        <w:rPr>
          <w:rFonts w:asciiTheme="minorHAnsi" w:eastAsiaTheme="minorEastAsia" w:hAnsiTheme="minorHAnsi" w:cstheme="minorBidi"/>
          <w:noProof/>
        </w:rPr>
      </w:pPr>
      <w:hyperlink w:anchor="_Toc415598178" w:history="1">
        <w:r w:rsidR="005263F0" w:rsidRPr="004D1F36">
          <w:rPr>
            <w:rStyle w:val="aa"/>
            <w:rFonts w:ascii="Times New Roman" w:hAnsi="Times New Roman"/>
            <w:noProof/>
            <w:snapToGrid w:val="0"/>
            <w:w w:val="0"/>
            <w:kern w:val="0"/>
          </w:rPr>
          <w:t>1.5.2</w:t>
        </w:r>
        <w:r w:rsidR="005263F0">
          <w:rPr>
            <w:rFonts w:asciiTheme="minorHAnsi" w:eastAsiaTheme="minorEastAsia" w:hAnsiTheme="minorHAnsi" w:cstheme="minorBidi"/>
            <w:noProof/>
          </w:rPr>
          <w:tab/>
        </w:r>
        <w:r w:rsidR="005263F0" w:rsidRPr="004D1F36">
          <w:rPr>
            <w:rStyle w:val="aa"/>
            <w:rFonts w:hint="eastAsia"/>
            <w:noProof/>
          </w:rPr>
          <w:t>输入项字段</w:t>
        </w:r>
        <w:r w:rsidR="005263F0" w:rsidRPr="004D1F36">
          <w:rPr>
            <w:rStyle w:val="aa"/>
            <w:noProof/>
          </w:rPr>
          <w:t xml:space="preserve">M/O/P </w:t>
        </w:r>
        <w:r w:rsidR="005263F0" w:rsidRPr="004D1F36">
          <w:rPr>
            <w:rStyle w:val="aa"/>
            <w:rFonts w:hint="eastAsia"/>
            <w:noProof/>
          </w:rPr>
          <w:t>说明</w:t>
        </w:r>
        <w:r w:rsidR="005263F0">
          <w:rPr>
            <w:noProof/>
            <w:webHidden/>
          </w:rPr>
          <w:tab/>
        </w:r>
        <w:r w:rsidR="005263F0">
          <w:rPr>
            <w:noProof/>
            <w:webHidden/>
          </w:rPr>
          <w:fldChar w:fldCharType="begin"/>
        </w:r>
        <w:r w:rsidR="005263F0">
          <w:rPr>
            <w:noProof/>
            <w:webHidden/>
          </w:rPr>
          <w:instrText xml:space="preserve"> PAGEREF _Toc415598178 \h </w:instrText>
        </w:r>
        <w:r w:rsidR="005263F0">
          <w:rPr>
            <w:noProof/>
            <w:webHidden/>
          </w:rPr>
        </w:r>
        <w:r w:rsidR="005263F0">
          <w:rPr>
            <w:noProof/>
            <w:webHidden/>
          </w:rPr>
          <w:fldChar w:fldCharType="separate"/>
        </w:r>
        <w:r w:rsidR="005263F0">
          <w:rPr>
            <w:noProof/>
            <w:webHidden/>
          </w:rPr>
          <w:t>6</w:t>
        </w:r>
        <w:r w:rsidR="005263F0">
          <w:rPr>
            <w:noProof/>
            <w:webHidden/>
          </w:rPr>
          <w:fldChar w:fldCharType="end"/>
        </w:r>
      </w:hyperlink>
    </w:p>
    <w:p w14:paraId="252B4BDC" w14:textId="77777777" w:rsidR="005263F0" w:rsidRDefault="000C5911">
      <w:pPr>
        <w:pStyle w:val="TOC3"/>
        <w:rPr>
          <w:rFonts w:asciiTheme="minorHAnsi" w:eastAsiaTheme="minorEastAsia" w:hAnsiTheme="minorHAnsi" w:cstheme="minorBidi"/>
          <w:noProof/>
        </w:rPr>
      </w:pPr>
      <w:hyperlink w:anchor="_Toc415598179" w:history="1">
        <w:r w:rsidR="005263F0" w:rsidRPr="004D1F36">
          <w:rPr>
            <w:rStyle w:val="aa"/>
            <w:rFonts w:ascii="Times New Roman" w:hAnsi="Times New Roman"/>
            <w:noProof/>
            <w:snapToGrid w:val="0"/>
            <w:w w:val="0"/>
            <w:kern w:val="0"/>
          </w:rPr>
          <w:t>1.5.3</w:t>
        </w:r>
        <w:r w:rsidR="005263F0">
          <w:rPr>
            <w:rFonts w:asciiTheme="minorHAnsi" w:eastAsiaTheme="minorEastAsia" w:hAnsiTheme="minorHAnsi" w:cstheme="minorBidi"/>
            <w:noProof/>
          </w:rPr>
          <w:tab/>
        </w:r>
        <w:r w:rsidR="005263F0" w:rsidRPr="004D1F36">
          <w:rPr>
            <w:rStyle w:val="aa"/>
            <w:rFonts w:hint="eastAsia"/>
            <w:noProof/>
          </w:rPr>
          <w:t>输入项字段数据来源说明</w:t>
        </w:r>
        <w:r w:rsidR="005263F0">
          <w:rPr>
            <w:noProof/>
            <w:webHidden/>
          </w:rPr>
          <w:tab/>
        </w:r>
        <w:r w:rsidR="005263F0">
          <w:rPr>
            <w:noProof/>
            <w:webHidden/>
          </w:rPr>
          <w:fldChar w:fldCharType="begin"/>
        </w:r>
        <w:r w:rsidR="005263F0">
          <w:rPr>
            <w:noProof/>
            <w:webHidden/>
          </w:rPr>
          <w:instrText xml:space="preserve"> PAGEREF _Toc415598179 \h </w:instrText>
        </w:r>
        <w:r w:rsidR="005263F0">
          <w:rPr>
            <w:noProof/>
            <w:webHidden/>
          </w:rPr>
        </w:r>
        <w:r w:rsidR="005263F0">
          <w:rPr>
            <w:noProof/>
            <w:webHidden/>
          </w:rPr>
          <w:fldChar w:fldCharType="separate"/>
        </w:r>
        <w:r w:rsidR="005263F0">
          <w:rPr>
            <w:noProof/>
            <w:webHidden/>
          </w:rPr>
          <w:t>7</w:t>
        </w:r>
        <w:r w:rsidR="005263F0">
          <w:rPr>
            <w:noProof/>
            <w:webHidden/>
          </w:rPr>
          <w:fldChar w:fldCharType="end"/>
        </w:r>
      </w:hyperlink>
    </w:p>
    <w:p w14:paraId="0909FEC8" w14:textId="77777777" w:rsidR="005263F0" w:rsidRDefault="000C5911">
      <w:pPr>
        <w:pStyle w:val="TOC3"/>
        <w:rPr>
          <w:rFonts w:asciiTheme="minorHAnsi" w:eastAsiaTheme="minorEastAsia" w:hAnsiTheme="minorHAnsi" w:cstheme="minorBidi"/>
          <w:noProof/>
        </w:rPr>
      </w:pPr>
      <w:hyperlink w:anchor="_Toc415598180" w:history="1">
        <w:r w:rsidR="005263F0" w:rsidRPr="004D1F36">
          <w:rPr>
            <w:rStyle w:val="aa"/>
            <w:rFonts w:ascii="Times New Roman" w:hAnsi="Times New Roman"/>
            <w:noProof/>
            <w:snapToGrid w:val="0"/>
            <w:w w:val="0"/>
            <w:kern w:val="0"/>
          </w:rPr>
          <w:t>1.5.4</w:t>
        </w:r>
        <w:r w:rsidR="005263F0">
          <w:rPr>
            <w:rFonts w:asciiTheme="minorHAnsi" w:eastAsiaTheme="minorEastAsia" w:hAnsiTheme="minorHAnsi" w:cstheme="minorBidi"/>
            <w:noProof/>
          </w:rPr>
          <w:tab/>
        </w:r>
        <w:r w:rsidR="005263F0" w:rsidRPr="004D1F36">
          <w:rPr>
            <w:rStyle w:val="aa"/>
            <w:rFonts w:hint="eastAsia"/>
            <w:noProof/>
          </w:rPr>
          <w:t>按钮说明</w:t>
        </w:r>
        <w:r w:rsidR="005263F0">
          <w:rPr>
            <w:noProof/>
            <w:webHidden/>
          </w:rPr>
          <w:tab/>
        </w:r>
        <w:r w:rsidR="005263F0">
          <w:rPr>
            <w:noProof/>
            <w:webHidden/>
          </w:rPr>
          <w:fldChar w:fldCharType="begin"/>
        </w:r>
        <w:r w:rsidR="005263F0">
          <w:rPr>
            <w:noProof/>
            <w:webHidden/>
          </w:rPr>
          <w:instrText xml:space="preserve"> PAGEREF _Toc415598180 \h </w:instrText>
        </w:r>
        <w:r w:rsidR="005263F0">
          <w:rPr>
            <w:noProof/>
            <w:webHidden/>
          </w:rPr>
        </w:r>
        <w:r w:rsidR="005263F0">
          <w:rPr>
            <w:noProof/>
            <w:webHidden/>
          </w:rPr>
          <w:fldChar w:fldCharType="separate"/>
        </w:r>
        <w:r w:rsidR="005263F0">
          <w:rPr>
            <w:noProof/>
            <w:webHidden/>
          </w:rPr>
          <w:t>7</w:t>
        </w:r>
        <w:r w:rsidR="005263F0">
          <w:rPr>
            <w:noProof/>
            <w:webHidden/>
          </w:rPr>
          <w:fldChar w:fldCharType="end"/>
        </w:r>
      </w:hyperlink>
    </w:p>
    <w:p w14:paraId="5F7FF98C" w14:textId="77777777" w:rsidR="005263F0" w:rsidRDefault="000C5911">
      <w:pPr>
        <w:pStyle w:val="TOC2"/>
        <w:rPr>
          <w:rFonts w:asciiTheme="minorHAnsi" w:eastAsiaTheme="minorEastAsia" w:hAnsiTheme="minorHAnsi" w:cstheme="minorBidi"/>
          <w:noProof/>
        </w:rPr>
      </w:pPr>
      <w:hyperlink w:anchor="_Toc415598181" w:history="1">
        <w:r w:rsidR="005263F0" w:rsidRPr="004D1F36">
          <w:rPr>
            <w:rStyle w:val="aa"/>
            <w:noProof/>
            <w:snapToGrid w:val="0"/>
            <w:w w:val="0"/>
            <w:kern w:val="0"/>
          </w:rPr>
          <w:t>1.6</w:t>
        </w:r>
        <w:r w:rsidR="005263F0">
          <w:rPr>
            <w:rFonts w:asciiTheme="minorHAnsi" w:eastAsiaTheme="minorEastAsia" w:hAnsiTheme="minorHAnsi" w:cstheme="minorBidi"/>
            <w:noProof/>
          </w:rPr>
          <w:tab/>
        </w:r>
        <w:r w:rsidR="005263F0" w:rsidRPr="004D1F36">
          <w:rPr>
            <w:rStyle w:val="aa"/>
            <w:rFonts w:hint="eastAsia"/>
            <w:noProof/>
          </w:rPr>
          <w:t>参数说明</w:t>
        </w:r>
        <w:r w:rsidR="005263F0">
          <w:rPr>
            <w:noProof/>
            <w:webHidden/>
          </w:rPr>
          <w:tab/>
        </w:r>
        <w:r w:rsidR="005263F0">
          <w:rPr>
            <w:noProof/>
            <w:webHidden/>
          </w:rPr>
          <w:fldChar w:fldCharType="begin"/>
        </w:r>
        <w:r w:rsidR="005263F0">
          <w:rPr>
            <w:noProof/>
            <w:webHidden/>
          </w:rPr>
          <w:instrText xml:space="preserve"> PAGEREF _Toc415598181 \h </w:instrText>
        </w:r>
        <w:r w:rsidR="005263F0">
          <w:rPr>
            <w:noProof/>
            <w:webHidden/>
          </w:rPr>
        </w:r>
        <w:r w:rsidR="005263F0">
          <w:rPr>
            <w:noProof/>
            <w:webHidden/>
          </w:rPr>
          <w:fldChar w:fldCharType="separate"/>
        </w:r>
        <w:r w:rsidR="005263F0">
          <w:rPr>
            <w:noProof/>
            <w:webHidden/>
          </w:rPr>
          <w:t>8</w:t>
        </w:r>
        <w:r w:rsidR="005263F0">
          <w:rPr>
            <w:noProof/>
            <w:webHidden/>
          </w:rPr>
          <w:fldChar w:fldCharType="end"/>
        </w:r>
      </w:hyperlink>
    </w:p>
    <w:p w14:paraId="4B956738" w14:textId="77777777" w:rsidR="005263F0" w:rsidRDefault="000C5911">
      <w:pPr>
        <w:pStyle w:val="TOC3"/>
        <w:rPr>
          <w:rFonts w:asciiTheme="minorHAnsi" w:eastAsiaTheme="minorEastAsia" w:hAnsiTheme="minorHAnsi" w:cstheme="minorBidi"/>
          <w:noProof/>
        </w:rPr>
      </w:pPr>
      <w:hyperlink w:anchor="_Toc415598182" w:history="1">
        <w:r w:rsidR="005263F0" w:rsidRPr="004D1F36">
          <w:rPr>
            <w:rStyle w:val="aa"/>
            <w:rFonts w:ascii="Times New Roman" w:hAnsi="Times New Roman"/>
            <w:noProof/>
            <w:snapToGrid w:val="0"/>
            <w:w w:val="0"/>
            <w:kern w:val="0"/>
          </w:rPr>
          <w:t>1.6.1</w:t>
        </w:r>
        <w:r w:rsidR="005263F0">
          <w:rPr>
            <w:rFonts w:asciiTheme="minorHAnsi" w:eastAsiaTheme="minorEastAsia" w:hAnsiTheme="minorHAnsi" w:cstheme="minorBidi"/>
            <w:noProof/>
          </w:rPr>
          <w:tab/>
        </w:r>
        <w:r w:rsidR="005263F0" w:rsidRPr="004D1F36">
          <w:rPr>
            <w:rStyle w:val="aa"/>
            <w:rFonts w:hint="eastAsia"/>
            <w:noProof/>
          </w:rPr>
          <w:t>保函类型</w:t>
        </w:r>
        <w:r w:rsidR="005263F0">
          <w:rPr>
            <w:noProof/>
            <w:webHidden/>
          </w:rPr>
          <w:tab/>
        </w:r>
        <w:r w:rsidR="005263F0">
          <w:rPr>
            <w:noProof/>
            <w:webHidden/>
          </w:rPr>
          <w:fldChar w:fldCharType="begin"/>
        </w:r>
        <w:r w:rsidR="005263F0">
          <w:rPr>
            <w:noProof/>
            <w:webHidden/>
          </w:rPr>
          <w:instrText xml:space="preserve"> PAGEREF _Toc415598182 \h </w:instrText>
        </w:r>
        <w:r w:rsidR="005263F0">
          <w:rPr>
            <w:noProof/>
            <w:webHidden/>
          </w:rPr>
        </w:r>
        <w:r w:rsidR="005263F0">
          <w:rPr>
            <w:noProof/>
            <w:webHidden/>
          </w:rPr>
          <w:fldChar w:fldCharType="separate"/>
        </w:r>
        <w:r w:rsidR="005263F0">
          <w:rPr>
            <w:noProof/>
            <w:webHidden/>
          </w:rPr>
          <w:t>8</w:t>
        </w:r>
        <w:r w:rsidR="005263F0">
          <w:rPr>
            <w:noProof/>
            <w:webHidden/>
          </w:rPr>
          <w:fldChar w:fldCharType="end"/>
        </w:r>
      </w:hyperlink>
    </w:p>
    <w:p w14:paraId="3DA5B6BF" w14:textId="77777777" w:rsidR="005263F0" w:rsidRDefault="000C5911">
      <w:pPr>
        <w:pStyle w:val="TOC3"/>
        <w:rPr>
          <w:rFonts w:asciiTheme="minorHAnsi" w:eastAsiaTheme="minorEastAsia" w:hAnsiTheme="minorHAnsi" w:cstheme="minorBidi"/>
          <w:noProof/>
        </w:rPr>
      </w:pPr>
      <w:hyperlink w:anchor="_Toc415598183" w:history="1">
        <w:r w:rsidR="005263F0" w:rsidRPr="004D1F36">
          <w:rPr>
            <w:rStyle w:val="aa"/>
            <w:rFonts w:ascii="Times New Roman" w:hAnsi="Times New Roman"/>
            <w:noProof/>
            <w:snapToGrid w:val="0"/>
            <w:w w:val="0"/>
            <w:kern w:val="0"/>
          </w:rPr>
          <w:t>1.6.2</w:t>
        </w:r>
        <w:r w:rsidR="005263F0">
          <w:rPr>
            <w:rFonts w:asciiTheme="minorHAnsi" w:eastAsiaTheme="minorEastAsia" w:hAnsiTheme="minorHAnsi" w:cstheme="minorBidi"/>
            <w:noProof/>
          </w:rPr>
          <w:tab/>
        </w:r>
        <w:r w:rsidR="005263F0" w:rsidRPr="004D1F36">
          <w:rPr>
            <w:rStyle w:val="aa"/>
            <w:rFonts w:hint="eastAsia"/>
            <w:noProof/>
          </w:rPr>
          <w:t>币种</w:t>
        </w:r>
        <w:r w:rsidR="005263F0">
          <w:rPr>
            <w:noProof/>
            <w:webHidden/>
          </w:rPr>
          <w:tab/>
        </w:r>
        <w:r w:rsidR="005263F0">
          <w:rPr>
            <w:noProof/>
            <w:webHidden/>
          </w:rPr>
          <w:fldChar w:fldCharType="begin"/>
        </w:r>
        <w:r w:rsidR="005263F0">
          <w:rPr>
            <w:noProof/>
            <w:webHidden/>
          </w:rPr>
          <w:instrText xml:space="preserve"> PAGEREF _Toc415598183 \h </w:instrText>
        </w:r>
        <w:r w:rsidR="005263F0">
          <w:rPr>
            <w:noProof/>
            <w:webHidden/>
          </w:rPr>
        </w:r>
        <w:r w:rsidR="005263F0">
          <w:rPr>
            <w:noProof/>
            <w:webHidden/>
          </w:rPr>
          <w:fldChar w:fldCharType="separate"/>
        </w:r>
        <w:r w:rsidR="005263F0">
          <w:rPr>
            <w:noProof/>
            <w:webHidden/>
          </w:rPr>
          <w:t>8</w:t>
        </w:r>
        <w:r w:rsidR="005263F0">
          <w:rPr>
            <w:noProof/>
            <w:webHidden/>
          </w:rPr>
          <w:fldChar w:fldCharType="end"/>
        </w:r>
      </w:hyperlink>
    </w:p>
    <w:p w14:paraId="19608A57" w14:textId="77777777" w:rsidR="005263F0" w:rsidRDefault="000C5911">
      <w:pPr>
        <w:pStyle w:val="TOC2"/>
        <w:rPr>
          <w:rFonts w:asciiTheme="minorHAnsi" w:eastAsiaTheme="minorEastAsia" w:hAnsiTheme="minorHAnsi" w:cstheme="minorBidi"/>
          <w:noProof/>
        </w:rPr>
      </w:pPr>
      <w:hyperlink w:anchor="_Toc415598184" w:history="1">
        <w:r w:rsidR="005263F0" w:rsidRPr="004D1F36">
          <w:rPr>
            <w:rStyle w:val="aa"/>
            <w:noProof/>
            <w:snapToGrid w:val="0"/>
            <w:w w:val="0"/>
            <w:kern w:val="0"/>
          </w:rPr>
          <w:t>1.7</w:t>
        </w:r>
        <w:r w:rsidR="005263F0">
          <w:rPr>
            <w:rFonts w:asciiTheme="minorHAnsi" w:eastAsiaTheme="minorEastAsia" w:hAnsiTheme="minorHAnsi" w:cstheme="minorBidi"/>
            <w:noProof/>
          </w:rPr>
          <w:tab/>
        </w:r>
        <w:r w:rsidR="005263F0" w:rsidRPr="004D1F36">
          <w:rPr>
            <w:rStyle w:val="aa"/>
            <w:rFonts w:hint="eastAsia"/>
            <w:noProof/>
          </w:rPr>
          <w:t>收费标准</w:t>
        </w:r>
        <w:r w:rsidR="005263F0">
          <w:rPr>
            <w:noProof/>
            <w:webHidden/>
          </w:rPr>
          <w:tab/>
        </w:r>
        <w:r w:rsidR="005263F0">
          <w:rPr>
            <w:noProof/>
            <w:webHidden/>
          </w:rPr>
          <w:fldChar w:fldCharType="begin"/>
        </w:r>
        <w:r w:rsidR="005263F0">
          <w:rPr>
            <w:noProof/>
            <w:webHidden/>
          </w:rPr>
          <w:instrText xml:space="preserve"> PAGEREF _Toc415598184 \h </w:instrText>
        </w:r>
        <w:r w:rsidR="005263F0">
          <w:rPr>
            <w:noProof/>
            <w:webHidden/>
          </w:rPr>
        </w:r>
        <w:r w:rsidR="005263F0">
          <w:rPr>
            <w:noProof/>
            <w:webHidden/>
          </w:rPr>
          <w:fldChar w:fldCharType="separate"/>
        </w:r>
        <w:r w:rsidR="005263F0">
          <w:rPr>
            <w:noProof/>
            <w:webHidden/>
          </w:rPr>
          <w:t>8</w:t>
        </w:r>
        <w:r w:rsidR="005263F0">
          <w:rPr>
            <w:noProof/>
            <w:webHidden/>
          </w:rPr>
          <w:fldChar w:fldCharType="end"/>
        </w:r>
      </w:hyperlink>
    </w:p>
    <w:p w14:paraId="27A7F3FD" w14:textId="77777777" w:rsidR="005263F0" w:rsidRDefault="000C5911">
      <w:pPr>
        <w:pStyle w:val="TOC3"/>
        <w:rPr>
          <w:rFonts w:asciiTheme="minorHAnsi" w:eastAsiaTheme="minorEastAsia" w:hAnsiTheme="minorHAnsi" w:cstheme="minorBidi"/>
          <w:noProof/>
        </w:rPr>
      </w:pPr>
      <w:hyperlink w:anchor="_Toc415598185" w:history="1">
        <w:r w:rsidR="005263F0" w:rsidRPr="004D1F36">
          <w:rPr>
            <w:rStyle w:val="aa"/>
            <w:rFonts w:ascii="Times New Roman" w:hAnsi="Times New Roman"/>
            <w:noProof/>
            <w:snapToGrid w:val="0"/>
            <w:w w:val="0"/>
            <w:kern w:val="0"/>
          </w:rPr>
          <w:t>1.7.1</w:t>
        </w:r>
        <w:r w:rsidR="005263F0">
          <w:rPr>
            <w:rFonts w:asciiTheme="minorHAnsi" w:eastAsiaTheme="minorEastAsia" w:hAnsiTheme="minorHAnsi" w:cstheme="minorBidi"/>
            <w:noProof/>
          </w:rPr>
          <w:tab/>
        </w:r>
        <w:r w:rsidR="005263F0" w:rsidRPr="004D1F36">
          <w:rPr>
            <w:rStyle w:val="aa"/>
            <w:rFonts w:hint="eastAsia"/>
            <w:noProof/>
          </w:rPr>
          <w:t>手续费</w:t>
        </w:r>
        <w:r w:rsidR="005263F0">
          <w:rPr>
            <w:noProof/>
            <w:webHidden/>
          </w:rPr>
          <w:tab/>
        </w:r>
        <w:r w:rsidR="005263F0">
          <w:rPr>
            <w:noProof/>
            <w:webHidden/>
          </w:rPr>
          <w:fldChar w:fldCharType="begin"/>
        </w:r>
        <w:r w:rsidR="005263F0">
          <w:rPr>
            <w:noProof/>
            <w:webHidden/>
          </w:rPr>
          <w:instrText xml:space="preserve"> PAGEREF _Toc415598185 \h </w:instrText>
        </w:r>
        <w:r w:rsidR="005263F0">
          <w:rPr>
            <w:noProof/>
            <w:webHidden/>
          </w:rPr>
        </w:r>
        <w:r w:rsidR="005263F0">
          <w:rPr>
            <w:noProof/>
            <w:webHidden/>
          </w:rPr>
          <w:fldChar w:fldCharType="separate"/>
        </w:r>
        <w:r w:rsidR="005263F0">
          <w:rPr>
            <w:noProof/>
            <w:webHidden/>
          </w:rPr>
          <w:t>8</w:t>
        </w:r>
        <w:r w:rsidR="005263F0">
          <w:rPr>
            <w:noProof/>
            <w:webHidden/>
          </w:rPr>
          <w:fldChar w:fldCharType="end"/>
        </w:r>
      </w:hyperlink>
    </w:p>
    <w:p w14:paraId="7147F637" w14:textId="77777777" w:rsidR="005263F0" w:rsidRDefault="000C5911">
      <w:pPr>
        <w:pStyle w:val="TOC3"/>
        <w:rPr>
          <w:rFonts w:asciiTheme="minorHAnsi" w:eastAsiaTheme="minorEastAsia" w:hAnsiTheme="minorHAnsi" w:cstheme="minorBidi"/>
          <w:noProof/>
        </w:rPr>
      </w:pPr>
      <w:hyperlink w:anchor="_Toc415598186" w:history="1">
        <w:r w:rsidR="005263F0" w:rsidRPr="004D1F36">
          <w:rPr>
            <w:rStyle w:val="aa"/>
            <w:rFonts w:ascii="Times New Roman" w:hAnsi="Times New Roman"/>
            <w:noProof/>
            <w:snapToGrid w:val="0"/>
            <w:w w:val="0"/>
            <w:kern w:val="0"/>
          </w:rPr>
          <w:t>1.7.2</w:t>
        </w:r>
        <w:r w:rsidR="005263F0">
          <w:rPr>
            <w:rFonts w:asciiTheme="minorHAnsi" w:eastAsiaTheme="minorEastAsia" w:hAnsiTheme="minorHAnsi" w:cstheme="minorBidi"/>
            <w:noProof/>
          </w:rPr>
          <w:tab/>
        </w:r>
        <w:r w:rsidR="005263F0" w:rsidRPr="004D1F36">
          <w:rPr>
            <w:rStyle w:val="aa"/>
            <w:rFonts w:hint="eastAsia"/>
            <w:noProof/>
          </w:rPr>
          <w:t>电报费</w:t>
        </w:r>
        <w:r w:rsidR="005263F0">
          <w:rPr>
            <w:noProof/>
            <w:webHidden/>
          </w:rPr>
          <w:tab/>
        </w:r>
        <w:r w:rsidR="005263F0">
          <w:rPr>
            <w:noProof/>
            <w:webHidden/>
          </w:rPr>
          <w:fldChar w:fldCharType="begin"/>
        </w:r>
        <w:r w:rsidR="005263F0">
          <w:rPr>
            <w:noProof/>
            <w:webHidden/>
          </w:rPr>
          <w:instrText xml:space="preserve"> PAGEREF _Toc415598186 \h </w:instrText>
        </w:r>
        <w:r w:rsidR="005263F0">
          <w:rPr>
            <w:noProof/>
            <w:webHidden/>
          </w:rPr>
        </w:r>
        <w:r w:rsidR="005263F0">
          <w:rPr>
            <w:noProof/>
            <w:webHidden/>
          </w:rPr>
          <w:fldChar w:fldCharType="separate"/>
        </w:r>
        <w:r w:rsidR="005263F0">
          <w:rPr>
            <w:noProof/>
            <w:webHidden/>
          </w:rPr>
          <w:t>9</w:t>
        </w:r>
        <w:r w:rsidR="005263F0">
          <w:rPr>
            <w:noProof/>
            <w:webHidden/>
          </w:rPr>
          <w:fldChar w:fldCharType="end"/>
        </w:r>
      </w:hyperlink>
    </w:p>
    <w:p w14:paraId="70BD9CDB" w14:textId="77777777" w:rsidR="005263F0" w:rsidRDefault="000C5911">
      <w:pPr>
        <w:pStyle w:val="TOC2"/>
        <w:rPr>
          <w:rFonts w:asciiTheme="minorHAnsi" w:eastAsiaTheme="minorEastAsia" w:hAnsiTheme="minorHAnsi" w:cstheme="minorBidi"/>
          <w:noProof/>
        </w:rPr>
      </w:pPr>
      <w:hyperlink w:anchor="_Toc415598187" w:history="1">
        <w:r w:rsidR="005263F0" w:rsidRPr="004D1F36">
          <w:rPr>
            <w:rStyle w:val="aa"/>
            <w:noProof/>
            <w:snapToGrid w:val="0"/>
            <w:w w:val="0"/>
            <w:kern w:val="0"/>
          </w:rPr>
          <w:t>1.8</w:t>
        </w:r>
        <w:r w:rsidR="005263F0">
          <w:rPr>
            <w:rFonts w:asciiTheme="minorHAnsi" w:eastAsiaTheme="minorEastAsia" w:hAnsiTheme="minorHAnsi" w:cstheme="minorBidi"/>
            <w:noProof/>
          </w:rPr>
          <w:tab/>
        </w:r>
        <w:r w:rsidR="005263F0" w:rsidRPr="004D1F36">
          <w:rPr>
            <w:rStyle w:val="aa"/>
            <w:rFonts w:hint="eastAsia"/>
            <w:noProof/>
          </w:rPr>
          <w:t>公共控制</w:t>
        </w:r>
        <w:r w:rsidR="005263F0">
          <w:rPr>
            <w:noProof/>
            <w:webHidden/>
          </w:rPr>
          <w:tab/>
        </w:r>
        <w:r w:rsidR="005263F0">
          <w:rPr>
            <w:noProof/>
            <w:webHidden/>
          </w:rPr>
          <w:fldChar w:fldCharType="begin"/>
        </w:r>
        <w:r w:rsidR="005263F0">
          <w:rPr>
            <w:noProof/>
            <w:webHidden/>
          </w:rPr>
          <w:instrText xml:space="preserve"> PAGEREF _Toc415598187 \h </w:instrText>
        </w:r>
        <w:r w:rsidR="005263F0">
          <w:rPr>
            <w:noProof/>
            <w:webHidden/>
          </w:rPr>
        </w:r>
        <w:r w:rsidR="005263F0">
          <w:rPr>
            <w:noProof/>
            <w:webHidden/>
          </w:rPr>
          <w:fldChar w:fldCharType="separate"/>
        </w:r>
        <w:r w:rsidR="005263F0">
          <w:rPr>
            <w:noProof/>
            <w:webHidden/>
          </w:rPr>
          <w:t>9</w:t>
        </w:r>
        <w:r w:rsidR="005263F0">
          <w:rPr>
            <w:noProof/>
            <w:webHidden/>
          </w:rPr>
          <w:fldChar w:fldCharType="end"/>
        </w:r>
      </w:hyperlink>
    </w:p>
    <w:p w14:paraId="35376795" w14:textId="77777777" w:rsidR="005263F0" w:rsidRDefault="000C5911">
      <w:pPr>
        <w:pStyle w:val="TOC3"/>
        <w:rPr>
          <w:rFonts w:asciiTheme="minorHAnsi" w:eastAsiaTheme="minorEastAsia" w:hAnsiTheme="minorHAnsi" w:cstheme="minorBidi"/>
          <w:noProof/>
        </w:rPr>
      </w:pPr>
      <w:hyperlink w:anchor="_Toc415598188" w:history="1">
        <w:r w:rsidR="005263F0" w:rsidRPr="004D1F36">
          <w:rPr>
            <w:rStyle w:val="aa"/>
            <w:rFonts w:ascii="Times New Roman" w:hAnsi="Times New Roman"/>
            <w:noProof/>
            <w:snapToGrid w:val="0"/>
            <w:w w:val="0"/>
            <w:kern w:val="0"/>
          </w:rPr>
          <w:t>1.8.1</w:t>
        </w:r>
        <w:r w:rsidR="005263F0">
          <w:rPr>
            <w:rFonts w:asciiTheme="minorHAnsi" w:eastAsiaTheme="minorEastAsia" w:hAnsiTheme="minorHAnsi" w:cstheme="minorBidi"/>
            <w:noProof/>
          </w:rPr>
          <w:tab/>
        </w:r>
        <w:r w:rsidR="005263F0" w:rsidRPr="004D1F36">
          <w:rPr>
            <w:rStyle w:val="aa"/>
            <w:rFonts w:hint="eastAsia"/>
            <w:noProof/>
          </w:rPr>
          <w:t>申请行和付款行说明</w:t>
        </w:r>
        <w:r w:rsidR="005263F0">
          <w:rPr>
            <w:noProof/>
            <w:webHidden/>
          </w:rPr>
          <w:tab/>
        </w:r>
        <w:r w:rsidR="005263F0">
          <w:rPr>
            <w:noProof/>
            <w:webHidden/>
          </w:rPr>
          <w:fldChar w:fldCharType="begin"/>
        </w:r>
        <w:r w:rsidR="005263F0">
          <w:rPr>
            <w:noProof/>
            <w:webHidden/>
          </w:rPr>
          <w:instrText xml:space="preserve"> PAGEREF _Toc415598188 \h </w:instrText>
        </w:r>
        <w:r w:rsidR="005263F0">
          <w:rPr>
            <w:noProof/>
            <w:webHidden/>
          </w:rPr>
        </w:r>
        <w:r w:rsidR="005263F0">
          <w:rPr>
            <w:noProof/>
            <w:webHidden/>
          </w:rPr>
          <w:fldChar w:fldCharType="separate"/>
        </w:r>
        <w:r w:rsidR="005263F0">
          <w:rPr>
            <w:noProof/>
            <w:webHidden/>
          </w:rPr>
          <w:t>9</w:t>
        </w:r>
        <w:r w:rsidR="005263F0">
          <w:rPr>
            <w:noProof/>
            <w:webHidden/>
          </w:rPr>
          <w:fldChar w:fldCharType="end"/>
        </w:r>
      </w:hyperlink>
    </w:p>
    <w:p w14:paraId="298D99DE" w14:textId="77777777" w:rsidR="005263F0" w:rsidRDefault="000C5911">
      <w:pPr>
        <w:pStyle w:val="TOC3"/>
        <w:rPr>
          <w:rFonts w:asciiTheme="minorHAnsi" w:eastAsiaTheme="minorEastAsia" w:hAnsiTheme="minorHAnsi" w:cstheme="minorBidi"/>
          <w:noProof/>
        </w:rPr>
      </w:pPr>
      <w:hyperlink w:anchor="_Toc415598189" w:history="1">
        <w:r w:rsidR="005263F0" w:rsidRPr="004D1F36">
          <w:rPr>
            <w:rStyle w:val="aa"/>
            <w:rFonts w:ascii="Times New Roman" w:hAnsi="Times New Roman"/>
            <w:noProof/>
            <w:snapToGrid w:val="0"/>
            <w:w w:val="0"/>
            <w:kern w:val="0"/>
          </w:rPr>
          <w:t>1.8.2</w:t>
        </w:r>
        <w:r w:rsidR="005263F0">
          <w:rPr>
            <w:rFonts w:asciiTheme="minorHAnsi" w:eastAsiaTheme="minorEastAsia" w:hAnsiTheme="minorHAnsi" w:cstheme="minorBidi"/>
            <w:noProof/>
          </w:rPr>
          <w:tab/>
        </w:r>
        <w:r w:rsidR="005263F0" w:rsidRPr="004D1F36">
          <w:rPr>
            <w:rStyle w:val="aa"/>
            <w:rFonts w:hint="eastAsia"/>
            <w:noProof/>
          </w:rPr>
          <w:t>数字类型栏位说明</w:t>
        </w:r>
        <w:r w:rsidR="005263F0">
          <w:rPr>
            <w:noProof/>
            <w:webHidden/>
          </w:rPr>
          <w:tab/>
        </w:r>
        <w:r w:rsidR="005263F0">
          <w:rPr>
            <w:noProof/>
            <w:webHidden/>
          </w:rPr>
          <w:fldChar w:fldCharType="begin"/>
        </w:r>
        <w:r w:rsidR="005263F0">
          <w:rPr>
            <w:noProof/>
            <w:webHidden/>
          </w:rPr>
          <w:instrText xml:space="preserve"> PAGEREF _Toc415598189 \h </w:instrText>
        </w:r>
        <w:r w:rsidR="005263F0">
          <w:rPr>
            <w:noProof/>
            <w:webHidden/>
          </w:rPr>
        </w:r>
        <w:r w:rsidR="005263F0">
          <w:rPr>
            <w:noProof/>
            <w:webHidden/>
          </w:rPr>
          <w:fldChar w:fldCharType="separate"/>
        </w:r>
        <w:r w:rsidR="005263F0">
          <w:rPr>
            <w:noProof/>
            <w:webHidden/>
          </w:rPr>
          <w:t>9</w:t>
        </w:r>
        <w:r w:rsidR="005263F0">
          <w:rPr>
            <w:noProof/>
            <w:webHidden/>
          </w:rPr>
          <w:fldChar w:fldCharType="end"/>
        </w:r>
      </w:hyperlink>
    </w:p>
    <w:p w14:paraId="3854B237" w14:textId="77777777" w:rsidR="005263F0" w:rsidRDefault="000C5911">
      <w:pPr>
        <w:pStyle w:val="TOC3"/>
        <w:rPr>
          <w:rFonts w:asciiTheme="minorHAnsi" w:eastAsiaTheme="minorEastAsia" w:hAnsiTheme="minorHAnsi" w:cstheme="minorBidi"/>
          <w:noProof/>
        </w:rPr>
      </w:pPr>
      <w:hyperlink w:anchor="_Toc415598190" w:history="1">
        <w:r w:rsidR="005263F0" w:rsidRPr="004D1F36">
          <w:rPr>
            <w:rStyle w:val="aa"/>
            <w:rFonts w:ascii="Times New Roman" w:hAnsi="Times New Roman"/>
            <w:noProof/>
            <w:snapToGrid w:val="0"/>
            <w:w w:val="0"/>
            <w:kern w:val="0"/>
          </w:rPr>
          <w:t>1.8.3</w:t>
        </w:r>
        <w:r w:rsidR="005263F0">
          <w:rPr>
            <w:rFonts w:asciiTheme="minorHAnsi" w:eastAsiaTheme="minorEastAsia" w:hAnsiTheme="minorHAnsi" w:cstheme="minorBidi"/>
            <w:noProof/>
          </w:rPr>
          <w:tab/>
        </w:r>
        <w:r w:rsidR="005263F0" w:rsidRPr="004D1F36">
          <w:rPr>
            <w:rStyle w:val="aa"/>
            <w:rFonts w:hint="eastAsia"/>
            <w:noProof/>
          </w:rPr>
          <w:t>分机构经办控制说明</w:t>
        </w:r>
        <w:r w:rsidR="005263F0">
          <w:rPr>
            <w:noProof/>
            <w:webHidden/>
          </w:rPr>
          <w:tab/>
        </w:r>
        <w:r w:rsidR="005263F0">
          <w:rPr>
            <w:noProof/>
            <w:webHidden/>
          </w:rPr>
          <w:fldChar w:fldCharType="begin"/>
        </w:r>
        <w:r w:rsidR="005263F0">
          <w:rPr>
            <w:noProof/>
            <w:webHidden/>
          </w:rPr>
          <w:instrText xml:space="preserve"> PAGEREF _Toc415598190 \h </w:instrText>
        </w:r>
        <w:r w:rsidR="005263F0">
          <w:rPr>
            <w:noProof/>
            <w:webHidden/>
          </w:rPr>
        </w:r>
        <w:r w:rsidR="005263F0">
          <w:rPr>
            <w:noProof/>
            <w:webHidden/>
          </w:rPr>
          <w:fldChar w:fldCharType="separate"/>
        </w:r>
        <w:r w:rsidR="005263F0">
          <w:rPr>
            <w:noProof/>
            <w:webHidden/>
          </w:rPr>
          <w:t>9</w:t>
        </w:r>
        <w:r w:rsidR="005263F0">
          <w:rPr>
            <w:noProof/>
            <w:webHidden/>
          </w:rPr>
          <w:fldChar w:fldCharType="end"/>
        </w:r>
      </w:hyperlink>
    </w:p>
    <w:p w14:paraId="2445B648" w14:textId="77777777" w:rsidR="005263F0" w:rsidRDefault="000C5911">
      <w:pPr>
        <w:pStyle w:val="TOC1"/>
        <w:tabs>
          <w:tab w:val="left" w:pos="840"/>
          <w:tab w:val="right" w:leader="dot" w:pos="8303"/>
        </w:tabs>
        <w:rPr>
          <w:rFonts w:asciiTheme="minorHAnsi" w:eastAsiaTheme="minorEastAsia" w:hAnsiTheme="minorHAnsi" w:cstheme="minorBidi"/>
          <w:noProof/>
        </w:rPr>
      </w:pPr>
      <w:hyperlink w:anchor="_Toc415598191" w:history="1">
        <w:r w:rsidR="005263F0" w:rsidRPr="004D1F36">
          <w:rPr>
            <w:rStyle w:val="aa"/>
            <w:noProof/>
          </w:rPr>
          <w:t>2</w:t>
        </w:r>
        <w:r w:rsidR="005263F0">
          <w:rPr>
            <w:rFonts w:asciiTheme="minorHAnsi" w:eastAsiaTheme="minorEastAsia" w:hAnsiTheme="minorHAnsi" w:cstheme="minorBidi"/>
            <w:noProof/>
          </w:rPr>
          <w:tab/>
        </w:r>
        <w:r w:rsidR="005263F0" w:rsidRPr="004D1F36">
          <w:rPr>
            <w:rStyle w:val="aa"/>
            <w:rFonts w:hint="eastAsia"/>
            <w:noProof/>
          </w:rPr>
          <w:t>进口保函</w:t>
        </w:r>
        <w:r w:rsidR="005263F0">
          <w:rPr>
            <w:noProof/>
            <w:webHidden/>
          </w:rPr>
          <w:tab/>
        </w:r>
        <w:r w:rsidR="005263F0">
          <w:rPr>
            <w:noProof/>
            <w:webHidden/>
          </w:rPr>
          <w:fldChar w:fldCharType="begin"/>
        </w:r>
        <w:r w:rsidR="005263F0">
          <w:rPr>
            <w:noProof/>
            <w:webHidden/>
          </w:rPr>
          <w:instrText xml:space="preserve"> PAGEREF _Toc415598191 \h </w:instrText>
        </w:r>
        <w:r w:rsidR="005263F0">
          <w:rPr>
            <w:noProof/>
            <w:webHidden/>
          </w:rPr>
        </w:r>
        <w:r w:rsidR="005263F0">
          <w:rPr>
            <w:noProof/>
            <w:webHidden/>
          </w:rPr>
          <w:fldChar w:fldCharType="separate"/>
        </w:r>
        <w:r w:rsidR="005263F0">
          <w:rPr>
            <w:noProof/>
            <w:webHidden/>
          </w:rPr>
          <w:t>11</w:t>
        </w:r>
        <w:r w:rsidR="005263F0">
          <w:rPr>
            <w:noProof/>
            <w:webHidden/>
          </w:rPr>
          <w:fldChar w:fldCharType="end"/>
        </w:r>
      </w:hyperlink>
    </w:p>
    <w:p w14:paraId="216EBAE1" w14:textId="77777777" w:rsidR="005263F0" w:rsidRDefault="000C5911">
      <w:pPr>
        <w:pStyle w:val="TOC2"/>
        <w:rPr>
          <w:rFonts w:asciiTheme="minorHAnsi" w:eastAsiaTheme="minorEastAsia" w:hAnsiTheme="minorHAnsi" w:cstheme="minorBidi"/>
          <w:noProof/>
        </w:rPr>
      </w:pPr>
      <w:hyperlink w:anchor="_Toc415598192" w:history="1">
        <w:r w:rsidR="005263F0" w:rsidRPr="004D1F36">
          <w:rPr>
            <w:rStyle w:val="aa"/>
            <w:noProof/>
            <w:snapToGrid w:val="0"/>
            <w:w w:val="0"/>
            <w:kern w:val="0"/>
          </w:rPr>
          <w:t>2.1</w:t>
        </w:r>
        <w:r w:rsidR="005263F0">
          <w:rPr>
            <w:rFonts w:asciiTheme="minorHAnsi" w:eastAsiaTheme="minorEastAsia" w:hAnsiTheme="minorHAnsi" w:cstheme="minorBidi"/>
            <w:noProof/>
          </w:rPr>
          <w:tab/>
        </w:r>
        <w:r w:rsidR="005263F0" w:rsidRPr="004D1F36">
          <w:rPr>
            <w:rStyle w:val="aa"/>
            <w:rFonts w:hint="eastAsia"/>
            <w:noProof/>
          </w:rPr>
          <w:t>业务流程</w:t>
        </w:r>
        <w:r w:rsidR="005263F0">
          <w:rPr>
            <w:noProof/>
            <w:webHidden/>
          </w:rPr>
          <w:tab/>
        </w:r>
        <w:r w:rsidR="005263F0">
          <w:rPr>
            <w:noProof/>
            <w:webHidden/>
          </w:rPr>
          <w:fldChar w:fldCharType="begin"/>
        </w:r>
        <w:r w:rsidR="005263F0">
          <w:rPr>
            <w:noProof/>
            <w:webHidden/>
          </w:rPr>
          <w:instrText xml:space="preserve"> PAGEREF _Toc415598192 \h </w:instrText>
        </w:r>
        <w:r w:rsidR="005263F0">
          <w:rPr>
            <w:noProof/>
            <w:webHidden/>
          </w:rPr>
        </w:r>
        <w:r w:rsidR="005263F0">
          <w:rPr>
            <w:noProof/>
            <w:webHidden/>
          </w:rPr>
          <w:fldChar w:fldCharType="separate"/>
        </w:r>
        <w:r w:rsidR="005263F0">
          <w:rPr>
            <w:noProof/>
            <w:webHidden/>
          </w:rPr>
          <w:t>11</w:t>
        </w:r>
        <w:r w:rsidR="005263F0">
          <w:rPr>
            <w:noProof/>
            <w:webHidden/>
          </w:rPr>
          <w:fldChar w:fldCharType="end"/>
        </w:r>
      </w:hyperlink>
    </w:p>
    <w:p w14:paraId="30041199" w14:textId="77777777" w:rsidR="005263F0" w:rsidRDefault="000C5911">
      <w:pPr>
        <w:pStyle w:val="TOC3"/>
        <w:rPr>
          <w:rFonts w:asciiTheme="minorHAnsi" w:eastAsiaTheme="minorEastAsia" w:hAnsiTheme="minorHAnsi" w:cstheme="minorBidi"/>
          <w:noProof/>
        </w:rPr>
      </w:pPr>
      <w:hyperlink w:anchor="_Toc415598193" w:history="1">
        <w:r w:rsidR="005263F0" w:rsidRPr="004D1F36">
          <w:rPr>
            <w:rStyle w:val="aa"/>
            <w:rFonts w:ascii="Times New Roman" w:hAnsi="Times New Roman"/>
            <w:noProof/>
            <w:snapToGrid w:val="0"/>
            <w:w w:val="0"/>
            <w:kern w:val="0"/>
          </w:rPr>
          <w:t>2.1.1</w:t>
        </w:r>
        <w:r w:rsidR="005263F0">
          <w:rPr>
            <w:rFonts w:asciiTheme="minorHAnsi" w:eastAsiaTheme="minorEastAsia" w:hAnsiTheme="minorHAnsi" w:cstheme="minorBidi"/>
            <w:noProof/>
          </w:rPr>
          <w:tab/>
        </w:r>
        <w:r w:rsidR="005263F0" w:rsidRPr="004D1F36">
          <w:rPr>
            <w:rStyle w:val="aa"/>
            <w:rFonts w:hint="eastAsia"/>
            <w:noProof/>
          </w:rPr>
          <w:t>业务流程图</w:t>
        </w:r>
        <w:r w:rsidR="005263F0">
          <w:rPr>
            <w:noProof/>
            <w:webHidden/>
          </w:rPr>
          <w:tab/>
        </w:r>
        <w:r w:rsidR="005263F0">
          <w:rPr>
            <w:noProof/>
            <w:webHidden/>
          </w:rPr>
          <w:fldChar w:fldCharType="begin"/>
        </w:r>
        <w:r w:rsidR="005263F0">
          <w:rPr>
            <w:noProof/>
            <w:webHidden/>
          </w:rPr>
          <w:instrText xml:space="preserve"> PAGEREF _Toc415598193 \h </w:instrText>
        </w:r>
        <w:r w:rsidR="005263F0">
          <w:rPr>
            <w:noProof/>
            <w:webHidden/>
          </w:rPr>
        </w:r>
        <w:r w:rsidR="005263F0">
          <w:rPr>
            <w:noProof/>
            <w:webHidden/>
          </w:rPr>
          <w:fldChar w:fldCharType="separate"/>
        </w:r>
        <w:r w:rsidR="005263F0">
          <w:rPr>
            <w:noProof/>
            <w:webHidden/>
          </w:rPr>
          <w:t>11</w:t>
        </w:r>
        <w:r w:rsidR="005263F0">
          <w:rPr>
            <w:noProof/>
            <w:webHidden/>
          </w:rPr>
          <w:fldChar w:fldCharType="end"/>
        </w:r>
      </w:hyperlink>
    </w:p>
    <w:p w14:paraId="2723D57A" w14:textId="77777777" w:rsidR="005263F0" w:rsidRDefault="000C5911">
      <w:pPr>
        <w:pStyle w:val="TOC3"/>
        <w:rPr>
          <w:rFonts w:asciiTheme="minorHAnsi" w:eastAsiaTheme="minorEastAsia" w:hAnsiTheme="minorHAnsi" w:cstheme="minorBidi"/>
          <w:noProof/>
        </w:rPr>
      </w:pPr>
      <w:hyperlink w:anchor="_Toc415598194" w:history="1">
        <w:r w:rsidR="005263F0" w:rsidRPr="004D1F36">
          <w:rPr>
            <w:rStyle w:val="aa"/>
            <w:rFonts w:ascii="Times New Roman" w:hAnsi="Times New Roman"/>
            <w:noProof/>
            <w:snapToGrid w:val="0"/>
            <w:w w:val="0"/>
            <w:kern w:val="0"/>
          </w:rPr>
          <w:t>2.1.2</w:t>
        </w:r>
        <w:r w:rsidR="005263F0">
          <w:rPr>
            <w:rFonts w:asciiTheme="minorHAnsi" w:eastAsiaTheme="minorEastAsia" w:hAnsiTheme="minorHAnsi" w:cstheme="minorBidi"/>
            <w:noProof/>
          </w:rPr>
          <w:tab/>
        </w:r>
        <w:r w:rsidR="005263F0" w:rsidRPr="004D1F36">
          <w:rPr>
            <w:rStyle w:val="aa"/>
            <w:rFonts w:hint="eastAsia"/>
            <w:noProof/>
          </w:rPr>
          <w:t>业务流程图说明</w:t>
        </w:r>
        <w:r w:rsidR="005263F0">
          <w:rPr>
            <w:noProof/>
            <w:webHidden/>
          </w:rPr>
          <w:tab/>
        </w:r>
        <w:r w:rsidR="005263F0">
          <w:rPr>
            <w:noProof/>
            <w:webHidden/>
          </w:rPr>
          <w:fldChar w:fldCharType="begin"/>
        </w:r>
        <w:r w:rsidR="005263F0">
          <w:rPr>
            <w:noProof/>
            <w:webHidden/>
          </w:rPr>
          <w:instrText xml:space="preserve"> PAGEREF _Toc415598194 \h </w:instrText>
        </w:r>
        <w:r w:rsidR="005263F0">
          <w:rPr>
            <w:noProof/>
            <w:webHidden/>
          </w:rPr>
        </w:r>
        <w:r w:rsidR="005263F0">
          <w:rPr>
            <w:noProof/>
            <w:webHidden/>
          </w:rPr>
          <w:fldChar w:fldCharType="separate"/>
        </w:r>
        <w:r w:rsidR="005263F0">
          <w:rPr>
            <w:noProof/>
            <w:webHidden/>
          </w:rPr>
          <w:t>11</w:t>
        </w:r>
        <w:r w:rsidR="005263F0">
          <w:rPr>
            <w:noProof/>
            <w:webHidden/>
          </w:rPr>
          <w:fldChar w:fldCharType="end"/>
        </w:r>
      </w:hyperlink>
    </w:p>
    <w:p w14:paraId="24C17A52" w14:textId="77777777" w:rsidR="005263F0" w:rsidRDefault="000C5911">
      <w:pPr>
        <w:pStyle w:val="TOC2"/>
        <w:rPr>
          <w:rFonts w:asciiTheme="minorHAnsi" w:eastAsiaTheme="minorEastAsia" w:hAnsiTheme="minorHAnsi" w:cstheme="minorBidi"/>
          <w:noProof/>
        </w:rPr>
      </w:pPr>
      <w:hyperlink w:anchor="_Toc415598195" w:history="1">
        <w:r w:rsidR="005263F0" w:rsidRPr="004D1F36">
          <w:rPr>
            <w:rStyle w:val="aa"/>
            <w:noProof/>
            <w:snapToGrid w:val="0"/>
            <w:w w:val="0"/>
            <w:kern w:val="0"/>
          </w:rPr>
          <w:t>2.2</w:t>
        </w:r>
        <w:r w:rsidR="005263F0">
          <w:rPr>
            <w:rFonts w:asciiTheme="minorHAnsi" w:eastAsiaTheme="minorEastAsia" w:hAnsiTheme="minorHAnsi" w:cstheme="minorBidi"/>
            <w:noProof/>
          </w:rPr>
          <w:tab/>
        </w:r>
        <w:r w:rsidR="005263F0" w:rsidRPr="004D1F36">
          <w:rPr>
            <w:rStyle w:val="aa"/>
            <w:rFonts w:hint="eastAsia"/>
            <w:noProof/>
          </w:rPr>
          <w:t>进口保函当事人</w:t>
        </w:r>
        <w:r w:rsidR="005263F0">
          <w:rPr>
            <w:noProof/>
            <w:webHidden/>
          </w:rPr>
          <w:tab/>
        </w:r>
        <w:r w:rsidR="005263F0">
          <w:rPr>
            <w:noProof/>
            <w:webHidden/>
          </w:rPr>
          <w:fldChar w:fldCharType="begin"/>
        </w:r>
        <w:r w:rsidR="005263F0">
          <w:rPr>
            <w:noProof/>
            <w:webHidden/>
          </w:rPr>
          <w:instrText xml:space="preserve"> PAGEREF _Toc415598195 \h </w:instrText>
        </w:r>
        <w:r w:rsidR="005263F0">
          <w:rPr>
            <w:noProof/>
            <w:webHidden/>
          </w:rPr>
        </w:r>
        <w:r w:rsidR="005263F0">
          <w:rPr>
            <w:noProof/>
            <w:webHidden/>
          </w:rPr>
          <w:fldChar w:fldCharType="separate"/>
        </w:r>
        <w:r w:rsidR="005263F0">
          <w:rPr>
            <w:noProof/>
            <w:webHidden/>
          </w:rPr>
          <w:t>12</w:t>
        </w:r>
        <w:r w:rsidR="005263F0">
          <w:rPr>
            <w:noProof/>
            <w:webHidden/>
          </w:rPr>
          <w:fldChar w:fldCharType="end"/>
        </w:r>
      </w:hyperlink>
    </w:p>
    <w:p w14:paraId="2D7E5CD4" w14:textId="77777777" w:rsidR="005263F0" w:rsidRDefault="000C5911">
      <w:pPr>
        <w:pStyle w:val="TOC2"/>
        <w:rPr>
          <w:rFonts w:asciiTheme="minorHAnsi" w:eastAsiaTheme="minorEastAsia" w:hAnsiTheme="minorHAnsi" w:cstheme="minorBidi"/>
          <w:noProof/>
        </w:rPr>
      </w:pPr>
      <w:hyperlink w:anchor="_Toc415598196" w:history="1">
        <w:r w:rsidR="005263F0" w:rsidRPr="004D1F36">
          <w:rPr>
            <w:rStyle w:val="aa"/>
            <w:noProof/>
            <w:snapToGrid w:val="0"/>
            <w:w w:val="0"/>
            <w:kern w:val="0"/>
          </w:rPr>
          <w:t>2.3</w:t>
        </w:r>
        <w:r w:rsidR="005263F0">
          <w:rPr>
            <w:rFonts w:asciiTheme="minorHAnsi" w:eastAsiaTheme="minorEastAsia" w:hAnsiTheme="minorHAnsi" w:cstheme="minorBidi"/>
            <w:noProof/>
          </w:rPr>
          <w:tab/>
        </w:r>
        <w:r w:rsidR="005263F0" w:rsidRPr="004D1F36">
          <w:rPr>
            <w:rStyle w:val="aa"/>
            <w:rFonts w:hint="eastAsia"/>
            <w:noProof/>
          </w:rPr>
          <w:t>业务模块</w:t>
        </w:r>
        <w:r w:rsidR="005263F0">
          <w:rPr>
            <w:noProof/>
            <w:webHidden/>
          </w:rPr>
          <w:tab/>
        </w:r>
        <w:r w:rsidR="005263F0">
          <w:rPr>
            <w:noProof/>
            <w:webHidden/>
          </w:rPr>
          <w:fldChar w:fldCharType="begin"/>
        </w:r>
        <w:r w:rsidR="005263F0">
          <w:rPr>
            <w:noProof/>
            <w:webHidden/>
          </w:rPr>
          <w:instrText xml:space="preserve"> PAGEREF _Toc415598196 \h </w:instrText>
        </w:r>
        <w:r w:rsidR="005263F0">
          <w:rPr>
            <w:noProof/>
            <w:webHidden/>
          </w:rPr>
        </w:r>
        <w:r w:rsidR="005263F0">
          <w:rPr>
            <w:noProof/>
            <w:webHidden/>
          </w:rPr>
          <w:fldChar w:fldCharType="separate"/>
        </w:r>
        <w:r w:rsidR="005263F0">
          <w:rPr>
            <w:noProof/>
            <w:webHidden/>
          </w:rPr>
          <w:t>13</w:t>
        </w:r>
        <w:r w:rsidR="005263F0">
          <w:rPr>
            <w:noProof/>
            <w:webHidden/>
          </w:rPr>
          <w:fldChar w:fldCharType="end"/>
        </w:r>
      </w:hyperlink>
    </w:p>
    <w:p w14:paraId="63BBFDF7" w14:textId="77777777" w:rsidR="005263F0" w:rsidRDefault="000C5911">
      <w:pPr>
        <w:pStyle w:val="TOC3"/>
        <w:rPr>
          <w:rFonts w:asciiTheme="minorHAnsi" w:eastAsiaTheme="minorEastAsia" w:hAnsiTheme="minorHAnsi" w:cstheme="minorBidi"/>
          <w:noProof/>
        </w:rPr>
      </w:pPr>
      <w:hyperlink w:anchor="_Toc415598197" w:history="1">
        <w:r w:rsidR="005263F0" w:rsidRPr="004D1F36">
          <w:rPr>
            <w:rStyle w:val="aa"/>
            <w:rFonts w:ascii="Times New Roman" w:hAnsi="Times New Roman"/>
            <w:noProof/>
            <w:snapToGrid w:val="0"/>
            <w:w w:val="0"/>
            <w:kern w:val="0"/>
          </w:rPr>
          <w:t>2.3.1</w:t>
        </w:r>
        <w:r w:rsidR="005263F0">
          <w:rPr>
            <w:rFonts w:asciiTheme="minorHAnsi" w:eastAsiaTheme="minorEastAsia" w:hAnsiTheme="minorHAnsi" w:cstheme="minorBidi"/>
            <w:noProof/>
          </w:rPr>
          <w:tab/>
        </w:r>
        <w:r w:rsidR="005263F0" w:rsidRPr="004D1F36">
          <w:rPr>
            <w:rStyle w:val="aa"/>
            <w:rFonts w:hint="eastAsia"/>
            <w:noProof/>
          </w:rPr>
          <w:t>保函开立</w:t>
        </w:r>
        <w:r w:rsidR="005263F0">
          <w:rPr>
            <w:noProof/>
            <w:webHidden/>
          </w:rPr>
          <w:tab/>
        </w:r>
        <w:r w:rsidR="005263F0">
          <w:rPr>
            <w:noProof/>
            <w:webHidden/>
          </w:rPr>
          <w:fldChar w:fldCharType="begin"/>
        </w:r>
        <w:r w:rsidR="005263F0">
          <w:rPr>
            <w:noProof/>
            <w:webHidden/>
          </w:rPr>
          <w:instrText xml:space="preserve"> PAGEREF _Toc415598197 \h </w:instrText>
        </w:r>
        <w:r w:rsidR="005263F0">
          <w:rPr>
            <w:noProof/>
            <w:webHidden/>
          </w:rPr>
        </w:r>
        <w:r w:rsidR="005263F0">
          <w:rPr>
            <w:noProof/>
            <w:webHidden/>
          </w:rPr>
          <w:fldChar w:fldCharType="separate"/>
        </w:r>
        <w:r w:rsidR="005263F0">
          <w:rPr>
            <w:noProof/>
            <w:webHidden/>
          </w:rPr>
          <w:t>13</w:t>
        </w:r>
        <w:r w:rsidR="005263F0">
          <w:rPr>
            <w:noProof/>
            <w:webHidden/>
          </w:rPr>
          <w:fldChar w:fldCharType="end"/>
        </w:r>
      </w:hyperlink>
    </w:p>
    <w:p w14:paraId="3E0ADB7A" w14:textId="77777777" w:rsidR="005263F0" w:rsidRDefault="000C5911">
      <w:pPr>
        <w:pStyle w:val="TOC3"/>
        <w:rPr>
          <w:rFonts w:asciiTheme="minorHAnsi" w:eastAsiaTheme="minorEastAsia" w:hAnsiTheme="minorHAnsi" w:cstheme="minorBidi"/>
          <w:noProof/>
        </w:rPr>
      </w:pPr>
      <w:hyperlink w:anchor="_Toc415598198" w:history="1">
        <w:r w:rsidR="005263F0" w:rsidRPr="004D1F36">
          <w:rPr>
            <w:rStyle w:val="aa"/>
            <w:rFonts w:ascii="Times New Roman" w:hAnsi="Times New Roman"/>
            <w:noProof/>
            <w:snapToGrid w:val="0"/>
            <w:w w:val="0"/>
            <w:kern w:val="0"/>
          </w:rPr>
          <w:t>2.3.2</w:t>
        </w:r>
        <w:r w:rsidR="005263F0">
          <w:rPr>
            <w:rFonts w:asciiTheme="minorHAnsi" w:eastAsiaTheme="minorEastAsia" w:hAnsiTheme="minorHAnsi" w:cstheme="minorBidi"/>
            <w:noProof/>
          </w:rPr>
          <w:tab/>
        </w:r>
        <w:r w:rsidR="005263F0" w:rsidRPr="004D1F36">
          <w:rPr>
            <w:rStyle w:val="aa"/>
            <w:rFonts w:hint="eastAsia"/>
            <w:noProof/>
          </w:rPr>
          <w:t>保函开立修改</w:t>
        </w:r>
        <w:r w:rsidR="005263F0">
          <w:rPr>
            <w:noProof/>
            <w:webHidden/>
          </w:rPr>
          <w:tab/>
        </w:r>
        <w:r w:rsidR="005263F0">
          <w:rPr>
            <w:noProof/>
            <w:webHidden/>
          </w:rPr>
          <w:fldChar w:fldCharType="begin"/>
        </w:r>
        <w:r w:rsidR="005263F0">
          <w:rPr>
            <w:noProof/>
            <w:webHidden/>
          </w:rPr>
          <w:instrText xml:space="preserve"> PAGEREF _Toc415598198 \h </w:instrText>
        </w:r>
        <w:r w:rsidR="005263F0">
          <w:rPr>
            <w:noProof/>
            <w:webHidden/>
          </w:rPr>
        </w:r>
        <w:r w:rsidR="005263F0">
          <w:rPr>
            <w:noProof/>
            <w:webHidden/>
          </w:rPr>
          <w:fldChar w:fldCharType="separate"/>
        </w:r>
        <w:r w:rsidR="005263F0">
          <w:rPr>
            <w:noProof/>
            <w:webHidden/>
          </w:rPr>
          <w:t>22</w:t>
        </w:r>
        <w:r w:rsidR="005263F0">
          <w:rPr>
            <w:noProof/>
            <w:webHidden/>
          </w:rPr>
          <w:fldChar w:fldCharType="end"/>
        </w:r>
      </w:hyperlink>
    </w:p>
    <w:p w14:paraId="41929CA1" w14:textId="77777777" w:rsidR="005263F0" w:rsidRDefault="000C5911">
      <w:pPr>
        <w:pStyle w:val="TOC3"/>
        <w:rPr>
          <w:rFonts w:asciiTheme="minorHAnsi" w:eastAsiaTheme="minorEastAsia" w:hAnsiTheme="minorHAnsi" w:cstheme="minorBidi"/>
          <w:noProof/>
        </w:rPr>
      </w:pPr>
      <w:hyperlink w:anchor="_Toc415598199" w:history="1">
        <w:r w:rsidR="005263F0" w:rsidRPr="004D1F36">
          <w:rPr>
            <w:rStyle w:val="aa"/>
            <w:rFonts w:ascii="Times New Roman" w:hAnsi="Times New Roman"/>
            <w:noProof/>
            <w:snapToGrid w:val="0"/>
            <w:w w:val="0"/>
            <w:kern w:val="0"/>
          </w:rPr>
          <w:t>2.3.3</w:t>
        </w:r>
        <w:r w:rsidR="005263F0">
          <w:rPr>
            <w:rFonts w:asciiTheme="minorHAnsi" w:eastAsiaTheme="minorEastAsia" w:hAnsiTheme="minorHAnsi" w:cstheme="minorBidi"/>
            <w:noProof/>
          </w:rPr>
          <w:tab/>
        </w:r>
        <w:r w:rsidR="005263F0" w:rsidRPr="004D1F36">
          <w:rPr>
            <w:rStyle w:val="aa"/>
            <w:rFonts w:hint="eastAsia"/>
            <w:noProof/>
          </w:rPr>
          <w:t>保函开立修改确认</w:t>
        </w:r>
        <w:r w:rsidR="005263F0">
          <w:rPr>
            <w:noProof/>
            <w:webHidden/>
          </w:rPr>
          <w:tab/>
        </w:r>
        <w:r w:rsidR="005263F0">
          <w:rPr>
            <w:noProof/>
            <w:webHidden/>
          </w:rPr>
          <w:fldChar w:fldCharType="begin"/>
        </w:r>
        <w:r w:rsidR="005263F0">
          <w:rPr>
            <w:noProof/>
            <w:webHidden/>
          </w:rPr>
          <w:instrText xml:space="preserve"> PAGEREF _Toc415598199 \h </w:instrText>
        </w:r>
        <w:r w:rsidR="005263F0">
          <w:rPr>
            <w:noProof/>
            <w:webHidden/>
          </w:rPr>
        </w:r>
        <w:r w:rsidR="005263F0">
          <w:rPr>
            <w:noProof/>
            <w:webHidden/>
          </w:rPr>
          <w:fldChar w:fldCharType="separate"/>
        </w:r>
        <w:r w:rsidR="005263F0">
          <w:rPr>
            <w:noProof/>
            <w:webHidden/>
          </w:rPr>
          <w:t>29</w:t>
        </w:r>
        <w:r w:rsidR="005263F0">
          <w:rPr>
            <w:noProof/>
            <w:webHidden/>
          </w:rPr>
          <w:fldChar w:fldCharType="end"/>
        </w:r>
      </w:hyperlink>
    </w:p>
    <w:p w14:paraId="308FA701" w14:textId="77777777" w:rsidR="005263F0" w:rsidRDefault="000C5911">
      <w:pPr>
        <w:pStyle w:val="TOC3"/>
        <w:rPr>
          <w:rFonts w:asciiTheme="minorHAnsi" w:eastAsiaTheme="minorEastAsia" w:hAnsiTheme="minorHAnsi" w:cstheme="minorBidi"/>
          <w:noProof/>
        </w:rPr>
      </w:pPr>
      <w:hyperlink w:anchor="_Toc415598200" w:history="1">
        <w:r w:rsidR="005263F0" w:rsidRPr="004D1F36">
          <w:rPr>
            <w:rStyle w:val="aa"/>
            <w:rFonts w:ascii="Times New Roman" w:hAnsi="Times New Roman"/>
            <w:noProof/>
            <w:snapToGrid w:val="0"/>
            <w:w w:val="0"/>
            <w:kern w:val="0"/>
          </w:rPr>
          <w:t>2.3.4</w:t>
        </w:r>
        <w:r w:rsidR="005263F0">
          <w:rPr>
            <w:rFonts w:asciiTheme="minorHAnsi" w:eastAsiaTheme="minorEastAsia" w:hAnsiTheme="minorHAnsi" w:cstheme="minorBidi"/>
            <w:noProof/>
          </w:rPr>
          <w:tab/>
        </w:r>
        <w:r w:rsidR="005263F0" w:rsidRPr="004D1F36">
          <w:rPr>
            <w:rStyle w:val="aa"/>
            <w:rFonts w:hint="eastAsia"/>
            <w:noProof/>
          </w:rPr>
          <w:t>保证金调整</w:t>
        </w:r>
        <w:r w:rsidR="005263F0">
          <w:rPr>
            <w:noProof/>
            <w:webHidden/>
          </w:rPr>
          <w:tab/>
        </w:r>
        <w:r w:rsidR="005263F0">
          <w:rPr>
            <w:noProof/>
            <w:webHidden/>
          </w:rPr>
          <w:fldChar w:fldCharType="begin"/>
        </w:r>
        <w:r w:rsidR="005263F0">
          <w:rPr>
            <w:noProof/>
            <w:webHidden/>
          </w:rPr>
          <w:instrText xml:space="preserve"> PAGEREF _Toc415598200 \h </w:instrText>
        </w:r>
        <w:r w:rsidR="005263F0">
          <w:rPr>
            <w:noProof/>
            <w:webHidden/>
          </w:rPr>
        </w:r>
        <w:r w:rsidR="005263F0">
          <w:rPr>
            <w:noProof/>
            <w:webHidden/>
          </w:rPr>
          <w:fldChar w:fldCharType="separate"/>
        </w:r>
        <w:r w:rsidR="005263F0">
          <w:rPr>
            <w:noProof/>
            <w:webHidden/>
          </w:rPr>
          <w:t>32</w:t>
        </w:r>
        <w:r w:rsidR="005263F0">
          <w:rPr>
            <w:noProof/>
            <w:webHidden/>
          </w:rPr>
          <w:fldChar w:fldCharType="end"/>
        </w:r>
      </w:hyperlink>
    </w:p>
    <w:p w14:paraId="12069507" w14:textId="77777777" w:rsidR="005263F0" w:rsidRDefault="000C5911">
      <w:pPr>
        <w:pStyle w:val="TOC3"/>
        <w:rPr>
          <w:rFonts w:asciiTheme="minorHAnsi" w:eastAsiaTheme="minorEastAsia" w:hAnsiTheme="minorHAnsi" w:cstheme="minorBidi"/>
          <w:noProof/>
        </w:rPr>
      </w:pPr>
      <w:hyperlink w:anchor="_Toc415598201" w:history="1">
        <w:r w:rsidR="005263F0" w:rsidRPr="004D1F36">
          <w:rPr>
            <w:rStyle w:val="aa"/>
            <w:rFonts w:ascii="Times New Roman" w:hAnsi="Times New Roman"/>
            <w:noProof/>
            <w:snapToGrid w:val="0"/>
            <w:w w:val="0"/>
            <w:kern w:val="0"/>
          </w:rPr>
          <w:t>2.3.5</w:t>
        </w:r>
        <w:r w:rsidR="005263F0">
          <w:rPr>
            <w:rFonts w:asciiTheme="minorHAnsi" w:eastAsiaTheme="minorEastAsia" w:hAnsiTheme="minorHAnsi" w:cstheme="minorBidi"/>
            <w:noProof/>
          </w:rPr>
          <w:tab/>
        </w:r>
        <w:r w:rsidR="005263F0" w:rsidRPr="004D1F36">
          <w:rPr>
            <w:rStyle w:val="aa"/>
            <w:rFonts w:hint="eastAsia"/>
            <w:noProof/>
          </w:rPr>
          <w:t>往来函电</w:t>
        </w:r>
        <w:r w:rsidR="005263F0">
          <w:rPr>
            <w:noProof/>
            <w:webHidden/>
          </w:rPr>
          <w:tab/>
        </w:r>
        <w:r w:rsidR="005263F0">
          <w:rPr>
            <w:noProof/>
            <w:webHidden/>
          </w:rPr>
          <w:fldChar w:fldCharType="begin"/>
        </w:r>
        <w:r w:rsidR="005263F0">
          <w:rPr>
            <w:noProof/>
            <w:webHidden/>
          </w:rPr>
          <w:instrText xml:space="preserve"> PAGEREF _Toc415598201 \h </w:instrText>
        </w:r>
        <w:r w:rsidR="005263F0">
          <w:rPr>
            <w:noProof/>
            <w:webHidden/>
          </w:rPr>
        </w:r>
        <w:r w:rsidR="005263F0">
          <w:rPr>
            <w:noProof/>
            <w:webHidden/>
          </w:rPr>
          <w:fldChar w:fldCharType="separate"/>
        </w:r>
        <w:r w:rsidR="005263F0">
          <w:rPr>
            <w:noProof/>
            <w:webHidden/>
          </w:rPr>
          <w:t>32</w:t>
        </w:r>
        <w:r w:rsidR="005263F0">
          <w:rPr>
            <w:noProof/>
            <w:webHidden/>
          </w:rPr>
          <w:fldChar w:fldCharType="end"/>
        </w:r>
      </w:hyperlink>
    </w:p>
    <w:p w14:paraId="218FE1D8" w14:textId="77777777" w:rsidR="005263F0" w:rsidRDefault="000C5911">
      <w:pPr>
        <w:pStyle w:val="TOC3"/>
        <w:rPr>
          <w:rFonts w:asciiTheme="minorHAnsi" w:eastAsiaTheme="minorEastAsia" w:hAnsiTheme="minorHAnsi" w:cstheme="minorBidi"/>
          <w:noProof/>
        </w:rPr>
      </w:pPr>
      <w:hyperlink w:anchor="_Toc415598202" w:history="1">
        <w:r w:rsidR="005263F0" w:rsidRPr="004D1F36">
          <w:rPr>
            <w:rStyle w:val="aa"/>
            <w:rFonts w:ascii="Times New Roman" w:hAnsi="Times New Roman"/>
            <w:noProof/>
            <w:snapToGrid w:val="0"/>
            <w:w w:val="0"/>
            <w:kern w:val="0"/>
          </w:rPr>
          <w:t>2.3.6</w:t>
        </w:r>
        <w:r w:rsidR="005263F0">
          <w:rPr>
            <w:rFonts w:asciiTheme="minorHAnsi" w:eastAsiaTheme="minorEastAsia" w:hAnsiTheme="minorHAnsi" w:cstheme="minorBidi"/>
            <w:noProof/>
          </w:rPr>
          <w:tab/>
        </w:r>
        <w:r w:rsidR="005263F0" w:rsidRPr="004D1F36">
          <w:rPr>
            <w:rStyle w:val="aa"/>
            <w:rFonts w:hint="eastAsia"/>
            <w:noProof/>
          </w:rPr>
          <w:t>注销恢复</w:t>
        </w:r>
        <w:r w:rsidR="005263F0">
          <w:rPr>
            <w:noProof/>
            <w:webHidden/>
          </w:rPr>
          <w:tab/>
        </w:r>
        <w:r w:rsidR="005263F0">
          <w:rPr>
            <w:noProof/>
            <w:webHidden/>
          </w:rPr>
          <w:fldChar w:fldCharType="begin"/>
        </w:r>
        <w:r w:rsidR="005263F0">
          <w:rPr>
            <w:noProof/>
            <w:webHidden/>
          </w:rPr>
          <w:instrText xml:space="preserve"> PAGEREF _Toc415598202 \h </w:instrText>
        </w:r>
        <w:r w:rsidR="005263F0">
          <w:rPr>
            <w:noProof/>
            <w:webHidden/>
          </w:rPr>
        </w:r>
        <w:r w:rsidR="005263F0">
          <w:rPr>
            <w:noProof/>
            <w:webHidden/>
          </w:rPr>
          <w:fldChar w:fldCharType="separate"/>
        </w:r>
        <w:r w:rsidR="005263F0">
          <w:rPr>
            <w:noProof/>
            <w:webHidden/>
          </w:rPr>
          <w:t>32</w:t>
        </w:r>
        <w:r w:rsidR="005263F0">
          <w:rPr>
            <w:noProof/>
            <w:webHidden/>
          </w:rPr>
          <w:fldChar w:fldCharType="end"/>
        </w:r>
      </w:hyperlink>
    </w:p>
    <w:p w14:paraId="27D7ED11" w14:textId="77777777" w:rsidR="005263F0" w:rsidRDefault="000C5911">
      <w:pPr>
        <w:pStyle w:val="TOC3"/>
        <w:rPr>
          <w:rFonts w:asciiTheme="minorHAnsi" w:eastAsiaTheme="minorEastAsia" w:hAnsiTheme="minorHAnsi" w:cstheme="minorBidi"/>
          <w:noProof/>
        </w:rPr>
      </w:pPr>
      <w:hyperlink w:anchor="_Toc415598203" w:history="1">
        <w:r w:rsidR="005263F0" w:rsidRPr="004D1F36">
          <w:rPr>
            <w:rStyle w:val="aa"/>
            <w:rFonts w:ascii="Times New Roman" w:hAnsi="Times New Roman"/>
            <w:noProof/>
            <w:snapToGrid w:val="0"/>
            <w:w w:val="0"/>
            <w:kern w:val="0"/>
          </w:rPr>
          <w:t>2.3.7</w:t>
        </w:r>
        <w:r w:rsidR="005263F0">
          <w:rPr>
            <w:rFonts w:asciiTheme="minorHAnsi" w:eastAsiaTheme="minorEastAsia" w:hAnsiTheme="minorHAnsi" w:cstheme="minorBidi"/>
            <w:noProof/>
          </w:rPr>
          <w:tab/>
        </w:r>
        <w:r w:rsidR="005263F0" w:rsidRPr="004D1F36">
          <w:rPr>
            <w:rStyle w:val="aa"/>
            <w:rFonts w:hint="eastAsia"/>
            <w:noProof/>
          </w:rPr>
          <w:t>保函撤销</w:t>
        </w:r>
        <w:r w:rsidR="005263F0">
          <w:rPr>
            <w:noProof/>
            <w:webHidden/>
          </w:rPr>
          <w:tab/>
        </w:r>
        <w:r w:rsidR="005263F0">
          <w:rPr>
            <w:noProof/>
            <w:webHidden/>
          </w:rPr>
          <w:fldChar w:fldCharType="begin"/>
        </w:r>
        <w:r w:rsidR="005263F0">
          <w:rPr>
            <w:noProof/>
            <w:webHidden/>
          </w:rPr>
          <w:instrText xml:space="preserve"> PAGEREF _Toc415598203 \h </w:instrText>
        </w:r>
        <w:r w:rsidR="005263F0">
          <w:rPr>
            <w:noProof/>
            <w:webHidden/>
          </w:rPr>
        </w:r>
        <w:r w:rsidR="005263F0">
          <w:rPr>
            <w:noProof/>
            <w:webHidden/>
          </w:rPr>
          <w:fldChar w:fldCharType="separate"/>
        </w:r>
        <w:r w:rsidR="005263F0">
          <w:rPr>
            <w:noProof/>
            <w:webHidden/>
          </w:rPr>
          <w:t>32</w:t>
        </w:r>
        <w:r w:rsidR="005263F0">
          <w:rPr>
            <w:noProof/>
            <w:webHidden/>
          </w:rPr>
          <w:fldChar w:fldCharType="end"/>
        </w:r>
      </w:hyperlink>
    </w:p>
    <w:p w14:paraId="21AE7799" w14:textId="77777777" w:rsidR="005263F0" w:rsidRDefault="000C5911">
      <w:pPr>
        <w:pStyle w:val="TOC3"/>
        <w:rPr>
          <w:rFonts w:asciiTheme="minorHAnsi" w:eastAsiaTheme="minorEastAsia" w:hAnsiTheme="minorHAnsi" w:cstheme="minorBidi"/>
          <w:noProof/>
        </w:rPr>
      </w:pPr>
      <w:hyperlink w:anchor="_Toc415598204" w:history="1">
        <w:r w:rsidR="005263F0" w:rsidRPr="004D1F36">
          <w:rPr>
            <w:rStyle w:val="aa"/>
            <w:rFonts w:ascii="Times New Roman" w:hAnsi="Times New Roman"/>
            <w:noProof/>
            <w:snapToGrid w:val="0"/>
            <w:w w:val="0"/>
            <w:kern w:val="0"/>
          </w:rPr>
          <w:t>2.3.8</w:t>
        </w:r>
        <w:r w:rsidR="005263F0">
          <w:rPr>
            <w:rFonts w:asciiTheme="minorHAnsi" w:eastAsiaTheme="minorEastAsia" w:hAnsiTheme="minorHAnsi" w:cstheme="minorBidi"/>
            <w:noProof/>
          </w:rPr>
          <w:tab/>
        </w:r>
        <w:r w:rsidR="005263F0" w:rsidRPr="004D1F36">
          <w:rPr>
            <w:rStyle w:val="aa"/>
            <w:rFonts w:hint="eastAsia"/>
            <w:noProof/>
          </w:rPr>
          <w:t>生效日</w:t>
        </w:r>
        <w:r w:rsidR="005263F0" w:rsidRPr="004D1F36">
          <w:rPr>
            <w:rStyle w:val="aa"/>
            <w:noProof/>
          </w:rPr>
          <w:t>/</w:t>
        </w:r>
        <w:r w:rsidR="005263F0" w:rsidRPr="004D1F36">
          <w:rPr>
            <w:rStyle w:val="aa"/>
            <w:rFonts w:hint="eastAsia"/>
            <w:noProof/>
          </w:rPr>
          <w:t>失效日期确认</w:t>
        </w:r>
        <w:r w:rsidR="005263F0">
          <w:rPr>
            <w:noProof/>
            <w:webHidden/>
          </w:rPr>
          <w:tab/>
        </w:r>
        <w:r w:rsidR="005263F0">
          <w:rPr>
            <w:noProof/>
            <w:webHidden/>
          </w:rPr>
          <w:fldChar w:fldCharType="begin"/>
        </w:r>
        <w:r w:rsidR="005263F0">
          <w:rPr>
            <w:noProof/>
            <w:webHidden/>
          </w:rPr>
          <w:instrText xml:space="preserve"> PAGEREF _Toc415598204 \h </w:instrText>
        </w:r>
        <w:r w:rsidR="005263F0">
          <w:rPr>
            <w:noProof/>
            <w:webHidden/>
          </w:rPr>
        </w:r>
        <w:r w:rsidR="005263F0">
          <w:rPr>
            <w:noProof/>
            <w:webHidden/>
          </w:rPr>
          <w:fldChar w:fldCharType="separate"/>
        </w:r>
        <w:r w:rsidR="005263F0">
          <w:rPr>
            <w:noProof/>
            <w:webHidden/>
          </w:rPr>
          <w:t>35</w:t>
        </w:r>
        <w:r w:rsidR="005263F0">
          <w:rPr>
            <w:noProof/>
            <w:webHidden/>
          </w:rPr>
          <w:fldChar w:fldCharType="end"/>
        </w:r>
      </w:hyperlink>
    </w:p>
    <w:p w14:paraId="3D2EFAEE" w14:textId="77777777" w:rsidR="005263F0" w:rsidRDefault="000C5911">
      <w:pPr>
        <w:pStyle w:val="TOC3"/>
        <w:rPr>
          <w:rFonts w:asciiTheme="minorHAnsi" w:eastAsiaTheme="minorEastAsia" w:hAnsiTheme="minorHAnsi" w:cstheme="minorBidi"/>
          <w:noProof/>
        </w:rPr>
      </w:pPr>
      <w:hyperlink w:anchor="_Toc415598205" w:history="1">
        <w:r w:rsidR="005263F0" w:rsidRPr="004D1F36">
          <w:rPr>
            <w:rStyle w:val="aa"/>
            <w:rFonts w:ascii="Times New Roman" w:hAnsi="Times New Roman"/>
            <w:noProof/>
            <w:snapToGrid w:val="0"/>
            <w:w w:val="0"/>
            <w:kern w:val="0"/>
          </w:rPr>
          <w:t>2.3.9</w:t>
        </w:r>
        <w:r w:rsidR="005263F0">
          <w:rPr>
            <w:rFonts w:asciiTheme="minorHAnsi" w:eastAsiaTheme="minorEastAsia" w:hAnsiTheme="minorHAnsi" w:cstheme="minorBidi"/>
            <w:noProof/>
          </w:rPr>
          <w:tab/>
        </w:r>
        <w:r w:rsidR="005263F0" w:rsidRPr="004D1F36">
          <w:rPr>
            <w:rStyle w:val="aa"/>
            <w:rFonts w:hint="eastAsia"/>
            <w:noProof/>
          </w:rPr>
          <w:t>责任解除</w:t>
        </w:r>
        <w:r w:rsidR="005263F0" w:rsidRPr="004D1F36">
          <w:rPr>
            <w:rStyle w:val="aa"/>
            <w:noProof/>
          </w:rPr>
          <w:t>/</w:t>
        </w:r>
        <w:r w:rsidR="005263F0" w:rsidRPr="004D1F36">
          <w:rPr>
            <w:rStyle w:val="aa"/>
            <w:rFonts w:hint="eastAsia"/>
            <w:noProof/>
          </w:rPr>
          <w:t>注销</w:t>
        </w:r>
        <w:r w:rsidR="005263F0">
          <w:rPr>
            <w:noProof/>
            <w:webHidden/>
          </w:rPr>
          <w:tab/>
        </w:r>
        <w:r w:rsidR="005263F0">
          <w:rPr>
            <w:noProof/>
            <w:webHidden/>
          </w:rPr>
          <w:fldChar w:fldCharType="begin"/>
        </w:r>
        <w:r w:rsidR="005263F0">
          <w:rPr>
            <w:noProof/>
            <w:webHidden/>
          </w:rPr>
          <w:instrText xml:space="preserve"> PAGEREF _Toc415598205 \h </w:instrText>
        </w:r>
        <w:r w:rsidR="005263F0">
          <w:rPr>
            <w:noProof/>
            <w:webHidden/>
          </w:rPr>
        </w:r>
        <w:r w:rsidR="005263F0">
          <w:rPr>
            <w:noProof/>
            <w:webHidden/>
          </w:rPr>
          <w:fldChar w:fldCharType="separate"/>
        </w:r>
        <w:r w:rsidR="005263F0">
          <w:rPr>
            <w:noProof/>
            <w:webHidden/>
          </w:rPr>
          <w:t>38</w:t>
        </w:r>
        <w:r w:rsidR="005263F0">
          <w:rPr>
            <w:noProof/>
            <w:webHidden/>
          </w:rPr>
          <w:fldChar w:fldCharType="end"/>
        </w:r>
      </w:hyperlink>
    </w:p>
    <w:p w14:paraId="4E5D47D7" w14:textId="77777777" w:rsidR="005263F0" w:rsidRDefault="000C5911">
      <w:pPr>
        <w:pStyle w:val="TOC3"/>
        <w:rPr>
          <w:rFonts w:asciiTheme="minorHAnsi" w:eastAsiaTheme="minorEastAsia" w:hAnsiTheme="minorHAnsi" w:cstheme="minorBidi"/>
          <w:noProof/>
        </w:rPr>
      </w:pPr>
      <w:hyperlink w:anchor="_Toc415598206" w:history="1">
        <w:r w:rsidR="005263F0" w:rsidRPr="004D1F36">
          <w:rPr>
            <w:rStyle w:val="aa"/>
            <w:rFonts w:ascii="Times New Roman" w:hAnsi="Times New Roman"/>
            <w:noProof/>
            <w:snapToGrid w:val="0"/>
            <w:w w:val="0"/>
            <w:kern w:val="0"/>
          </w:rPr>
          <w:t>2.3.10</w:t>
        </w:r>
        <w:r w:rsidR="005263F0">
          <w:rPr>
            <w:rFonts w:asciiTheme="minorHAnsi" w:eastAsiaTheme="minorEastAsia" w:hAnsiTheme="minorHAnsi" w:cstheme="minorBidi"/>
            <w:noProof/>
          </w:rPr>
          <w:tab/>
        </w:r>
        <w:r w:rsidR="005263F0" w:rsidRPr="004D1F36">
          <w:rPr>
            <w:rStyle w:val="aa"/>
            <w:rFonts w:hint="eastAsia"/>
            <w:noProof/>
          </w:rPr>
          <w:t>索赔通知</w:t>
        </w:r>
        <w:r w:rsidR="005263F0">
          <w:rPr>
            <w:noProof/>
            <w:webHidden/>
          </w:rPr>
          <w:tab/>
        </w:r>
        <w:r w:rsidR="005263F0">
          <w:rPr>
            <w:noProof/>
            <w:webHidden/>
          </w:rPr>
          <w:fldChar w:fldCharType="begin"/>
        </w:r>
        <w:r w:rsidR="005263F0">
          <w:rPr>
            <w:noProof/>
            <w:webHidden/>
          </w:rPr>
          <w:instrText xml:space="preserve"> PAGEREF _Toc415598206 \h </w:instrText>
        </w:r>
        <w:r w:rsidR="005263F0">
          <w:rPr>
            <w:noProof/>
            <w:webHidden/>
          </w:rPr>
        </w:r>
        <w:r w:rsidR="005263F0">
          <w:rPr>
            <w:noProof/>
            <w:webHidden/>
          </w:rPr>
          <w:fldChar w:fldCharType="separate"/>
        </w:r>
        <w:r w:rsidR="005263F0">
          <w:rPr>
            <w:noProof/>
            <w:webHidden/>
          </w:rPr>
          <w:t>42</w:t>
        </w:r>
        <w:r w:rsidR="005263F0">
          <w:rPr>
            <w:noProof/>
            <w:webHidden/>
          </w:rPr>
          <w:fldChar w:fldCharType="end"/>
        </w:r>
      </w:hyperlink>
    </w:p>
    <w:p w14:paraId="6B99D29A" w14:textId="77777777" w:rsidR="005263F0" w:rsidRDefault="000C5911">
      <w:pPr>
        <w:pStyle w:val="TOC3"/>
        <w:rPr>
          <w:rFonts w:asciiTheme="minorHAnsi" w:eastAsiaTheme="minorEastAsia" w:hAnsiTheme="minorHAnsi" w:cstheme="minorBidi"/>
          <w:noProof/>
        </w:rPr>
      </w:pPr>
      <w:hyperlink w:anchor="_Toc415598207" w:history="1">
        <w:r w:rsidR="005263F0" w:rsidRPr="004D1F36">
          <w:rPr>
            <w:rStyle w:val="aa"/>
            <w:rFonts w:ascii="Times New Roman" w:hAnsi="Times New Roman"/>
            <w:noProof/>
            <w:snapToGrid w:val="0"/>
            <w:w w:val="0"/>
            <w:kern w:val="0"/>
          </w:rPr>
          <w:t>2.3.11</w:t>
        </w:r>
        <w:r w:rsidR="005263F0">
          <w:rPr>
            <w:rFonts w:asciiTheme="minorHAnsi" w:eastAsiaTheme="minorEastAsia" w:hAnsiTheme="minorHAnsi" w:cstheme="minorBidi"/>
            <w:noProof/>
          </w:rPr>
          <w:tab/>
        </w:r>
        <w:r w:rsidR="005263F0" w:rsidRPr="004D1F36">
          <w:rPr>
            <w:rStyle w:val="aa"/>
            <w:rFonts w:hint="eastAsia"/>
            <w:noProof/>
          </w:rPr>
          <w:t>索赔通知修改</w:t>
        </w:r>
        <w:r w:rsidR="005263F0">
          <w:rPr>
            <w:noProof/>
            <w:webHidden/>
          </w:rPr>
          <w:tab/>
        </w:r>
        <w:r w:rsidR="005263F0">
          <w:rPr>
            <w:noProof/>
            <w:webHidden/>
          </w:rPr>
          <w:fldChar w:fldCharType="begin"/>
        </w:r>
        <w:r w:rsidR="005263F0">
          <w:rPr>
            <w:noProof/>
            <w:webHidden/>
          </w:rPr>
          <w:instrText xml:space="preserve"> PAGEREF _Toc415598207 \h </w:instrText>
        </w:r>
        <w:r w:rsidR="005263F0">
          <w:rPr>
            <w:noProof/>
            <w:webHidden/>
          </w:rPr>
        </w:r>
        <w:r w:rsidR="005263F0">
          <w:rPr>
            <w:noProof/>
            <w:webHidden/>
          </w:rPr>
          <w:fldChar w:fldCharType="separate"/>
        </w:r>
        <w:r w:rsidR="005263F0">
          <w:rPr>
            <w:noProof/>
            <w:webHidden/>
          </w:rPr>
          <w:t>46</w:t>
        </w:r>
        <w:r w:rsidR="005263F0">
          <w:rPr>
            <w:noProof/>
            <w:webHidden/>
          </w:rPr>
          <w:fldChar w:fldCharType="end"/>
        </w:r>
      </w:hyperlink>
    </w:p>
    <w:p w14:paraId="07315370" w14:textId="77777777" w:rsidR="005263F0" w:rsidRDefault="000C5911">
      <w:pPr>
        <w:pStyle w:val="TOC3"/>
        <w:rPr>
          <w:rFonts w:asciiTheme="minorHAnsi" w:eastAsiaTheme="minorEastAsia" w:hAnsiTheme="minorHAnsi" w:cstheme="minorBidi"/>
          <w:noProof/>
        </w:rPr>
      </w:pPr>
      <w:hyperlink w:anchor="_Toc415598208" w:history="1">
        <w:r w:rsidR="005263F0" w:rsidRPr="004D1F36">
          <w:rPr>
            <w:rStyle w:val="aa"/>
            <w:rFonts w:ascii="Times New Roman" w:hAnsi="Times New Roman"/>
            <w:noProof/>
            <w:snapToGrid w:val="0"/>
            <w:w w:val="0"/>
            <w:kern w:val="0"/>
          </w:rPr>
          <w:t>2.3.12</w:t>
        </w:r>
        <w:r w:rsidR="005263F0">
          <w:rPr>
            <w:rFonts w:asciiTheme="minorHAnsi" w:eastAsiaTheme="minorEastAsia" w:hAnsiTheme="minorHAnsi" w:cstheme="minorBidi"/>
            <w:noProof/>
          </w:rPr>
          <w:tab/>
        </w:r>
        <w:r w:rsidR="005263F0" w:rsidRPr="004D1F36">
          <w:rPr>
            <w:rStyle w:val="aa"/>
            <w:rFonts w:hint="eastAsia"/>
            <w:noProof/>
          </w:rPr>
          <w:t>保函赔付</w:t>
        </w:r>
        <w:r w:rsidR="005263F0">
          <w:rPr>
            <w:noProof/>
            <w:webHidden/>
          </w:rPr>
          <w:tab/>
        </w:r>
        <w:r w:rsidR="005263F0">
          <w:rPr>
            <w:noProof/>
            <w:webHidden/>
          </w:rPr>
          <w:fldChar w:fldCharType="begin"/>
        </w:r>
        <w:r w:rsidR="005263F0">
          <w:rPr>
            <w:noProof/>
            <w:webHidden/>
          </w:rPr>
          <w:instrText xml:space="preserve"> PAGEREF _Toc415598208 \h </w:instrText>
        </w:r>
        <w:r w:rsidR="005263F0">
          <w:rPr>
            <w:noProof/>
            <w:webHidden/>
          </w:rPr>
        </w:r>
        <w:r w:rsidR="005263F0">
          <w:rPr>
            <w:noProof/>
            <w:webHidden/>
          </w:rPr>
          <w:fldChar w:fldCharType="separate"/>
        </w:r>
        <w:r w:rsidR="005263F0">
          <w:rPr>
            <w:noProof/>
            <w:webHidden/>
          </w:rPr>
          <w:t>51</w:t>
        </w:r>
        <w:r w:rsidR="005263F0">
          <w:rPr>
            <w:noProof/>
            <w:webHidden/>
          </w:rPr>
          <w:fldChar w:fldCharType="end"/>
        </w:r>
      </w:hyperlink>
    </w:p>
    <w:p w14:paraId="0A5A9BF9" w14:textId="77777777" w:rsidR="005263F0" w:rsidRDefault="000C5911">
      <w:pPr>
        <w:pStyle w:val="TOC3"/>
        <w:rPr>
          <w:rFonts w:asciiTheme="minorHAnsi" w:eastAsiaTheme="minorEastAsia" w:hAnsiTheme="minorHAnsi" w:cstheme="minorBidi"/>
          <w:noProof/>
        </w:rPr>
      </w:pPr>
      <w:hyperlink w:anchor="_Toc415598209" w:history="1">
        <w:r w:rsidR="005263F0" w:rsidRPr="004D1F36">
          <w:rPr>
            <w:rStyle w:val="aa"/>
            <w:rFonts w:ascii="Times New Roman" w:hAnsi="Times New Roman"/>
            <w:noProof/>
            <w:snapToGrid w:val="0"/>
            <w:w w:val="0"/>
            <w:kern w:val="0"/>
          </w:rPr>
          <w:t>2.3.13</w:t>
        </w:r>
        <w:r w:rsidR="005263F0">
          <w:rPr>
            <w:rFonts w:asciiTheme="minorHAnsi" w:eastAsiaTheme="minorEastAsia" w:hAnsiTheme="minorHAnsi" w:cstheme="minorBidi"/>
            <w:noProof/>
          </w:rPr>
          <w:tab/>
        </w:r>
        <w:r w:rsidR="005263F0" w:rsidRPr="004D1F36">
          <w:rPr>
            <w:rStyle w:val="aa"/>
            <w:rFonts w:hint="eastAsia"/>
            <w:noProof/>
          </w:rPr>
          <w:t>保函拒付电</w:t>
        </w:r>
        <w:r w:rsidR="005263F0">
          <w:rPr>
            <w:noProof/>
            <w:webHidden/>
          </w:rPr>
          <w:tab/>
        </w:r>
        <w:r w:rsidR="005263F0">
          <w:rPr>
            <w:noProof/>
            <w:webHidden/>
          </w:rPr>
          <w:fldChar w:fldCharType="begin"/>
        </w:r>
        <w:r w:rsidR="005263F0">
          <w:rPr>
            <w:noProof/>
            <w:webHidden/>
          </w:rPr>
          <w:instrText xml:space="preserve"> PAGEREF _Toc415598209 \h </w:instrText>
        </w:r>
        <w:r w:rsidR="005263F0">
          <w:rPr>
            <w:noProof/>
            <w:webHidden/>
          </w:rPr>
        </w:r>
        <w:r w:rsidR="005263F0">
          <w:rPr>
            <w:noProof/>
            <w:webHidden/>
          </w:rPr>
          <w:fldChar w:fldCharType="separate"/>
        </w:r>
        <w:r w:rsidR="005263F0">
          <w:rPr>
            <w:noProof/>
            <w:webHidden/>
          </w:rPr>
          <w:t>58</w:t>
        </w:r>
        <w:r w:rsidR="005263F0">
          <w:rPr>
            <w:noProof/>
            <w:webHidden/>
          </w:rPr>
          <w:fldChar w:fldCharType="end"/>
        </w:r>
      </w:hyperlink>
    </w:p>
    <w:p w14:paraId="511E6058" w14:textId="77777777" w:rsidR="005263F0" w:rsidRDefault="000C5911">
      <w:pPr>
        <w:pStyle w:val="TOC3"/>
        <w:rPr>
          <w:rFonts w:asciiTheme="minorHAnsi" w:eastAsiaTheme="minorEastAsia" w:hAnsiTheme="minorHAnsi" w:cstheme="minorBidi"/>
          <w:noProof/>
        </w:rPr>
      </w:pPr>
      <w:hyperlink w:anchor="_Toc415598210" w:history="1">
        <w:r w:rsidR="005263F0" w:rsidRPr="004D1F36">
          <w:rPr>
            <w:rStyle w:val="aa"/>
            <w:rFonts w:ascii="Times New Roman" w:hAnsi="Times New Roman"/>
            <w:noProof/>
            <w:snapToGrid w:val="0"/>
            <w:w w:val="0"/>
            <w:kern w:val="0"/>
          </w:rPr>
          <w:t>2.3.14</w:t>
        </w:r>
        <w:r w:rsidR="005263F0">
          <w:rPr>
            <w:rFonts w:asciiTheme="minorHAnsi" w:eastAsiaTheme="minorEastAsia" w:hAnsiTheme="minorHAnsi" w:cstheme="minorBidi"/>
            <w:noProof/>
          </w:rPr>
          <w:tab/>
        </w:r>
        <w:r w:rsidR="005263F0" w:rsidRPr="004D1F36">
          <w:rPr>
            <w:rStyle w:val="aa"/>
            <w:rFonts w:hint="eastAsia"/>
            <w:noProof/>
          </w:rPr>
          <w:t>保函索赔闭卷</w:t>
        </w:r>
        <w:r w:rsidR="005263F0">
          <w:rPr>
            <w:noProof/>
            <w:webHidden/>
          </w:rPr>
          <w:tab/>
        </w:r>
        <w:r w:rsidR="005263F0">
          <w:rPr>
            <w:noProof/>
            <w:webHidden/>
          </w:rPr>
          <w:fldChar w:fldCharType="begin"/>
        </w:r>
        <w:r w:rsidR="005263F0">
          <w:rPr>
            <w:noProof/>
            <w:webHidden/>
          </w:rPr>
          <w:instrText xml:space="preserve"> PAGEREF _Toc415598210 \h </w:instrText>
        </w:r>
        <w:r w:rsidR="005263F0">
          <w:rPr>
            <w:noProof/>
            <w:webHidden/>
          </w:rPr>
        </w:r>
        <w:r w:rsidR="005263F0">
          <w:rPr>
            <w:noProof/>
            <w:webHidden/>
          </w:rPr>
          <w:fldChar w:fldCharType="separate"/>
        </w:r>
        <w:r w:rsidR="005263F0">
          <w:rPr>
            <w:noProof/>
            <w:webHidden/>
          </w:rPr>
          <w:t>62</w:t>
        </w:r>
        <w:r w:rsidR="005263F0">
          <w:rPr>
            <w:noProof/>
            <w:webHidden/>
          </w:rPr>
          <w:fldChar w:fldCharType="end"/>
        </w:r>
      </w:hyperlink>
    </w:p>
    <w:p w14:paraId="1562F55A" w14:textId="77777777" w:rsidR="005263F0" w:rsidRDefault="000C5911">
      <w:pPr>
        <w:pStyle w:val="TOC1"/>
        <w:tabs>
          <w:tab w:val="left" w:pos="840"/>
          <w:tab w:val="right" w:leader="dot" w:pos="8303"/>
        </w:tabs>
        <w:rPr>
          <w:rFonts w:asciiTheme="minorHAnsi" w:eastAsiaTheme="minorEastAsia" w:hAnsiTheme="minorHAnsi" w:cstheme="minorBidi"/>
          <w:noProof/>
        </w:rPr>
      </w:pPr>
      <w:hyperlink w:anchor="_Toc415598211" w:history="1">
        <w:r w:rsidR="005263F0" w:rsidRPr="004D1F36">
          <w:rPr>
            <w:rStyle w:val="aa"/>
            <w:noProof/>
          </w:rPr>
          <w:t>3</w:t>
        </w:r>
        <w:r w:rsidR="005263F0">
          <w:rPr>
            <w:rFonts w:asciiTheme="minorHAnsi" w:eastAsiaTheme="minorEastAsia" w:hAnsiTheme="minorHAnsi" w:cstheme="minorBidi"/>
            <w:noProof/>
          </w:rPr>
          <w:tab/>
        </w:r>
        <w:r w:rsidR="005263F0" w:rsidRPr="004D1F36">
          <w:rPr>
            <w:rStyle w:val="aa"/>
            <w:rFonts w:hint="eastAsia"/>
            <w:noProof/>
          </w:rPr>
          <w:t>出口保函</w:t>
        </w:r>
        <w:r w:rsidR="005263F0">
          <w:rPr>
            <w:noProof/>
            <w:webHidden/>
          </w:rPr>
          <w:tab/>
        </w:r>
        <w:r w:rsidR="005263F0">
          <w:rPr>
            <w:noProof/>
            <w:webHidden/>
          </w:rPr>
          <w:fldChar w:fldCharType="begin"/>
        </w:r>
        <w:r w:rsidR="005263F0">
          <w:rPr>
            <w:noProof/>
            <w:webHidden/>
          </w:rPr>
          <w:instrText xml:space="preserve"> PAGEREF _Toc415598211 \h </w:instrText>
        </w:r>
        <w:r w:rsidR="005263F0">
          <w:rPr>
            <w:noProof/>
            <w:webHidden/>
          </w:rPr>
        </w:r>
        <w:r w:rsidR="005263F0">
          <w:rPr>
            <w:noProof/>
            <w:webHidden/>
          </w:rPr>
          <w:fldChar w:fldCharType="separate"/>
        </w:r>
        <w:r w:rsidR="005263F0">
          <w:rPr>
            <w:noProof/>
            <w:webHidden/>
          </w:rPr>
          <w:t>65</w:t>
        </w:r>
        <w:r w:rsidR="005263F0">
          <w:rPr>
            <w:noProof/>
            <w:webHidden/>
          </w:rPr>
          <w:fldChar w:fldCharType="end"/>
        </w:r>
      </w:hyperlink>
    </w:p>
    <w:p w14:paraId="106B27F5" w14:textId="77777777" w:rsidR="005263F0" w:rsidRDefault="000C5911">
      <w:pPr>
        <w:pStyle w:val="TOC2"/>
        <w:rPr>
          <w:rFonts w:asciiTheme="minorHAnsi" w:eastAsiaTheme="minorEastAsia" w:hAnsiTheme="minorHAnsi" w:cstheme="minorBidi"/>
          <w:noProof/>
        </w:rPr>
      </w:pPr>
      <w:hyperlink w:anchor="_Toc415598212" w:history="1">
        <w:r w:rsidR="005263F0" w:rsidRPr="004D1F36">
          <w:rPr>
            <w:rStyle w:val="aa"/>
            <w:noProof/>
            <w:snapToGrid w:val="0"/>
            <w:w w:val="0"/>
            <w:kern w:val="0"/>
          </w:rPr>
          <w:t>3.1</w:t>
        </w:r>
        <w:r w:rsidR="005263F0">
          <w:rPr>
            <w:rFonts w:asciiTheme="minorHAnsi" w:eastAsiaTheme="minorEastAsia" w:hAnsiTheme="minorHAnsi" w:cstheme="minorBidi"/>
            <w:noProof/>
          </w:rPr>
          <w:tab/>
        </w:r>
        <w:r w:rsidR="005263F0" w:rsidRPr="004D1F36">
          <w:rPr>
            <w:rStyle w:val="aa"/>
            <w:rFonts w:hint="eastAsia"/>
            <w:noProof/>
          </w:rPr>
          <w:t>业务流程</w:t>
        </w:r>
        <w:r w:rsidR="005263F0">
          <w:rPr>
            <w:noProof/>
            <w:webHidden/>
          </w:rPr>
          <w:tab/>
        </w:r>
        <w:r w:rsidR="005263F0">
          <w:rPr>
            <w:noProof/>
            <w:webHidden/>
          </w:rPr>
          <w:fldChar w:fldCharType="begin"/>
        </w:r>
        <w:r w:rsidR="005263F0">
          <w:rPr>
            <w:noProof/>
            <w:webHidden/>
          </w:rPr>
          <w:instrText xml:space="preserve"> PAGEREF _Toc415598212 \h </w:instrText>
        </w:r>
        <w:r w:rsidR="005263F0">
          <w:rPr>
            <w:noProof/>
            <w:webHidden/>
          </w:rPr>
        </w:r>
        <w:r w:rsidR="005263F0">
          <w:rPr>
            <w:noProof/>
            <w:webHidden/>
          </w:rPr>
          <w:fldChar w:fldCharType="separate"/>
        </w:r>
        <w:r w:rsidR="005263F0">
          <w:rPr>
            <w:noProof/>
            <w:webHidden/>
          </w:rPr>
          <w:t>65</w:t>
        </w:r>
        <w:r w:rsidR="005263F0">
          <w:rPr>
            <w:noProof/>
            <w:webHidden/>
          </w:rPr>
          <w:fldChar w:fldCharType="end"/>
        </w:r>
      </w:hyperlink>
    </w:p>
    <w:p w14:paraId="79E8A68F" w14:textId="77777777" w:rsidR="005263F0" w:rsidRDefault="000C5911">
      <w:pPr>
        <w:pStyle w:val="TOC3"/>
        <w:rPr>
          <w:rFonts w:asciiTheme="minorHAnsi" w:eastAsiaTheme="minorEastAsia" w:hAnsiTheme="minorHAnsi" w:cstheme="minorBidi"/>
          <w:noProof/>
        </w:rPr>
      </w:pPr>
      <w:hyperlink w:anchor="_Toc415598213" w:history="1">
        <w:r w:rsidR="005263F0" w:rsidRPr="004D1F36">
          <w:rPr>
            <w:rStyle w:val="aa"/>
            <w:rFonts w:ascii="Times New Roman" w:hAnsi="Times New Roman"/>
            <w:noProof/>
            <w:snapToGrid w:val="0"/>
            <w:w w:val="0"/>
            <w:kern w:val="0"/>
          </w:rPr>
          <w:t>3.1.1</w:t>
        </w:r>
        <w:r w:rsidR="005263F0">
          <w:rPr>
            <w:rFonts w:asciiTheme="minorHAnsi" w:eastAsiaTheme="minorEastAsia" w:hAnsiTheme="minorHAnsi" w:cstheme="minorBidi"/>
            <w:noProof/>
          </w:rPr>
          <w:tab/>
        </w:r>
        <w:r w:rsidR="005263F0" w:rsidRPr="004D1F36">
          <w:rPr>
            <w:rStyle w:val="aa"/>
            <w:rFonts w:hint="eastAsia"/>
            <w:noProof/>
          </w:rPr>
          <w:t>业务流程图</w:t>
        </w:r>
        <w:r w:rsidR="005263F0">
          <w:rPr>
            <w:noProof/>
            <w:webHidden/>
          </w:rPr>
          <w:tab/>
        </w:r>
        <w:r w:rsidR="005263F0">
          <w:rPr>
            <w:noProof/>
            <w:webHidden/>
          </w:rPr>
          <w:fldChar w:fldCharType="begin"/>
        </w:r>
        <w:r w:rsidR="005263F0">
          <w:rPr>
            <w:noProof/>
            <w:webHidden/>
          </w:rPr>
          <w:instrText xml:space="preserve"> PAGEREF _Toc415598213 \h </w:instrText>
        </w:r>
        <w:r w:rsidR="005263F0">
          <w:rPr>
            <w:noProof/>
            <w:webHidden/>
          </w:rPr>
        </w:r>
        <w:r w:rsidR="005263F0">
          <w:rPr>
            <w:noProof/>
            <w:webHidden/>
          </w:rPr>
          <w:fldChar w:fldCharType="separate"/>
        </w:r>
        <w:r w:rsidR="005263F0">
          <w:rPr>
            <w:noProof/>
            <w:webHidden/>
          </w:rPr>
          <w:t>65</w:t>
        </w:r>
        <w:r w:rsidR="005263F0">
          <w:rPr>
            <w:noProof/>
            <w:webHidden/>
          </w:rPr>
          <w:fldChar w:fldCharType="end"/>
        </w:r>
      </w:hyperlink>
    </w:p>
    <w:p w14:paraId="6D4AC3DE" w14:textId="77777777" w:rsidR="005263F0" w:rsidRDefault="000C5911">
      <w:pPr>
        <w:pStyle w:val="TOC3"/>
        <w:rPr>
          <w:rFonts w:asciiTheme="minorHAnsi" w:eastAsiaTheme="minorEastAsia" w:hAnsiTheme="minorHAnsi" w:cstheme="minorBidi"/>
          <w:noProof/>
        </w:rPr>
      </w:pPr>
      <w:hyperlink w:anchor="_Toc415598214" w:history="1">
        <w:r w:rsidR="005263F0" w:rsidRPr="004D1F36">
          <w:rPr>
            <w:rStyle w:val="aa"/>
            <w:rFonts w:ascii="Times New Roman" w:hAnsi="Times New Roman"/>
            <w:noProof/>
            <w:snapToGrid w:val="0"/>
            <w:w w:val="0"/>
            <w:kern w:val="0"/>
          </w:rPr>
          <w:t>3.1.2</w:t>
        </w:r>
        <w:r w:rsidR="005263F0">
          <w:rPr>
            <w:rFonts w:asciiTheme="minorHAnsi" w:eastAsiaTheme="minorEastAsia" w:hAnsiTheme="minorHAnsi" w:cstheme="minorBidi"/>
            <w:noProof/>
          </w:rPr>
          <w:tab/>
        </w:r>
        <w:r w:rsidR="005263F0" w:rsidRPr="004D1F36">
          <w:rPr>
            <w:rStyle w:val="aa"/>
            <w:rFonts w:hint="eastAsia"/>
            <w:noProof/>
          </w:rPr>
          <w:t>业务流程图说明</w:t>
        </w:r>
        <w:r w:rsidR="005263F0">
          <w:rPr>
            <w:noProof/>
            <w:webHidden/>
          </w:rPr>
          <w:tab/>
        </w:r>
        <w:r w:rsidR="005263F0">
          <w:rPr>
            <w:noProof/>
            <w:webHidden/>
          </w:rPr>
          <w:fldChar w:fldCharType="begin"/>
        </w:r>
        <w:r w:rsidR="005263F0">
          <w:rPr>
            <w:noProof/>
            <w:webHidden/>
          </w:rPr>
          <w:instrText xml:space="preserve"> PAGEREF _Toc415598214 \h </w:instrText>
        </w:r>
        <w:r w:rsidR="005263F0">
          <w:rPr>
            <w:noProof/>
            <w:webHidden/>
          </w:rPr>
        </w:r>
        <w:r w:rsidR="005263F0">
          <w:rPr>
            <w:noProof/>
            <w:webHidden/>
          </w:rPr>
          <w:fldChar w:fldCharType="separate"/>
        </w:r>
        <w:r w:rsidR="005263F0">
          <w:rPr>
            <w:noProof/>
            <w:webHidden/>
          </w:rPr>
          <w:t>65</w:t>
        </w:r>
        <w:r w:rsidR="005263F0">
          <w:rPr>
            <w:noProof/>
            <w:webHidden/>
          </w:rPr>
          <w:fldChar w:fldCharType="end"/>
        </w:r>
      </w:hyperlink>
    </w:p>
    <w:p w14:paraId="684908AB" w14:textId="77777777" w:rsidR="005263F0" w:rsidRDefault="000C5911">
      <w:pPr>
        <w:pStyle w:val="TOC2"/>
        <w:rPr>
          <w:rFonts w:asciiTheme="minorHAnsi" w:eastAsiaTheme="minorEastAsia" w:hAnsiTheme="minorHAnsi" w:cstheme="minorBidi"/>
          <w:noProof/>
        </w:rPr>
      </w:pPr>
      <w:hyperlink w:anchor="_Toc415598215" w:history="1">
        <w:r w:rsidR="005263F0" w:rsidRPr="004D1F36">
          <w:rPr>
            <w:rStyle w:val="aa"/>
            <w:noProof/>
            <w:snapToGrid w:val="0"/>
            <w:w w:val="0"/>
            <w:kern w:val="0"/>
          </w:rPr>
          <w:t>3.2</w:t>
        </w:r>
        <w:r w:rsidR="005263F0">
          <w:rPr>
            <w:rFonts w:asciiTheme="minorHAnsi" w:eastAsiaTheme="minorEastAsia" w:hAnsiTheme="minorHAnsi" w:cstheme="minorBidi"/>
            <w:noProof/>
          </w:rPr>
          <w:tab/>
        </w:r>
        <w:r w:rsidR="005263F0" w:rsidRPr="004D1F36">
          <w:rPr>
            <w:rStyle w:val="aa"/>
            <w:rFonts w:hint="eastAsia"/>
            <w:noProof/>
          </w:rPr>
          <w:t>业务模块</w:t>
        </w:r>
        <w:r w:rsidR="005263F0">
          <w:rPr>
            <w:noProof/>
            <w:webHidden/>
          </w:rPr>
          <w:tab/>
        </w:r>
        <w:r w:rsidR="005263F0">
          <w:rPr>
            <w:noProof/>
            <w:webHidden/>
          </w:rPr>
          <w:fldChar w:fldCharType="begin"/>
        </w:r>
        <w:r w:rsidR="005263F0">
          <w:rPr>
            <w:noProof/>
            <w:webHidden/>
          </w:rPr>
          <w:instrText xml:space="preserve"> PAGEREF _Toc415598215 \h </w:instrText>
        </w:r>
        <w:r w:rsidR="005263F0">
          <w:rPr>
            <w:noProof/>
            <w:webHidden/>
          </w:rPr>
        </w:r>
        <w:r w:rsidR="005263F0">
          <w:rPr>
            <w:noProof/>
            <w:webHidden/>
          </w:rPr>
          <w:fldChar w:fldCharType="separate"/>
        </w:r>
        <w:r w:rsidR="005263F0">
          <w:rPr>
            <w:noProof/>
            <w:webHidden/>
          </w:rPr>
          <w:t>66</w:t>
        </w:r>
        <w:r w:rsidR="005263F0">
          <w:rPr>
            <w:noProof/>
            <w:webHidden/>
          </w:rPr>
          <w:fldChar w:fldCharType="end"/>
        </w:r>
      </w:hyperlink>
    </w:p>
    <w:p w14:paraId="54DE6D0C" w14:textId="77777777" w:rsidR="005263F0" w:rsidRDefault="000C5911">
      <w:pPr>
        <w:pStyle w:val="TOC3"/>
        <w:rPr>
          <w:rFonts w:asciiTheme="minorHAnsi" w:eastAsiaTheme="minorEastAsia" w:hAnsiTheme="minorHAnsi" w:cstheme="minorBidi"/>
          <w:noProof/>
        </w:rPr>
      </w:pPr>
      <w:hyperlink w:anchor="_Toc415598216" w:history="1">
        <w:r w:rsidR="005263F0" w:rsidRPr="004D1F36">
          <w:rPr>
            <w:rStyle w:val="aa"/>
            <w:rFonts w:ascii="Times New Roman" w:hAnsi="Times New Roman"/>
            <w:noProof/>
            <w:snapToGrid w:val="0"/>
            <w:w w:val="0"/>
            <w:kern w:val="0"/>
          </w:rPr>
          <w:t>3.2.1</w:t>
        </w:r>
        <w:r w:rsidR="005263F0">
          <w:rPr>
            <w:rFonts w:asciiTheme="minorHAnsi" w:eastAsiaTheme="minorEastAsia" w:hAnsiTheme="minorHAnsi" w:cstheme="minorBidi"/>
            <w:noProof/>
          </w:rPr>
          <w:tab/>
        </w:r>
        <w:r w:rsidR="005263F0" w:rsidRPr="004D1F36">
          <w:rPr>
            <w:rStyle w:val="aa"/>
            <w:rFonts w:hint="eastAsia"/>
            <w:noProof/>
          </w:rPr>
          <w:t>保函通知</w:t>
        </w:r>
        <w:r w:rsidR="005263F0">
          <w:rPr>
            <w:noProof/>
            <w:webHidden/>
          </w:rPr>
          <w:tab/>
        </w:r>
        <w:r w:rsidR="005263F0">
          <w:rPr>
            <w:noProof/>
            <w:webHidden/>
          </w:rPr>
          <w:fldChar w:fldCharType="begin"/>
        </w:r>
        <w:r w:rsidR="005263F0">
          <w:rPr>
            <w:noProof/>
            <w:webHidden/>
          </w:rPr>
          <w:instrText xml:space="preserve"> PAGEREF _Toc415598216 \h </w:instrText>
        </w:r>
        <w:r w:rsidR="005263F0">
          <w:rPr>
            <w:noProof/>
            <w:webHidden/>
          </w:rPr>
        </w:r>
        <w:r w:rsidR="005263F0">
          <w:rPr>
            <w:noProof/>
            <w:webHidden/>
          </w:rPr>
          <w:fldChar w:fldCharType="separate"/>
        </w:r>
        <w:r w:rsidR="005263F0">
          <w:rPr>
            <w:noProof/>
            <w:webHidden/>
          </w:rPr>
          <w:t>66</w:t>
        </w:r>
        <w:r w:rsidR="005263F0">
          <w:rPr>
            <w:noProof/>
            <w:webHidden/>
          </w:rPr>
          <w:fldChar w:fldCharType="end"/>
        </w:r>
      </w:hyperlink>
    </w:p>
    <w:p w14:paraId="740A58E5" w14:textId="77777777" w:rsidR="005263F0" w:rsidRDefault="000C5911">
      <w:pPr>
        <w:pStyle w:val="TOC3"/>
        <w:rPr>
          <w:rFonts w:asciiTheme="minorHAnsi" w:eastAsiaTheme="minorEastAsia" w:hAnsiTheme="minorHAnsi" w:cstheme="minorBidi"/>
          <w:noProof/>
        </w:rPr>
      </w:pPr>
      <w:hyperlink w:anchor="_Toc415598217" w:history="1">
        <w:r w:rsidR="005263F0" w:rsidRPr="004D1F36">
          <w:rPr>
            <w:rStyle w:val="aa"/>
            <w:rFonts w:ascii="Times New Roman" w:hAnsi="Times New Roman"/>
            <w:noProof/>
            <w:snapToGrid w:val="0"/>
            <w:w w:val="0"/>
            <w:kern w:val="0"/>
          </w:rPr>
          <w:t>3.2.2</w:t>
        </w:r>
        <w:r w:rsidR="005263F0">
          <w:rPr>
            <w:rFonts w:asciiTheme="minorHAnsi" w:eastAsiaTheme="minorEastAsia" w:hAnsiTheme="minorHAnsi" w:cstheme="minorBidi"/>
            <w:noProof/>
          </w:rPr>
          <w:tab/>
        </w:r>
        <w:r w:rsidR="005263F0" w:rsidRPr="004D1F36">
          <w:rPr>
            <w:rStyle w:val="aa"/>
            <w:rFonts w:hint="eastAsia"/>
            <w:noProof/>
          </w:rPr>
          <w:t>保函通知修改</w:t>
        </w:r>
        <w:r w:rsidR="005263F0">
          <w:rPr>
            <w:noProof/>
            <w:webHidden/>
          </w:rPr>
          <w:tab/>
        </w:r>
        <w:r w:rsidR="005263F0">
          <w:rPr>
            <w:noProof/>
            <w:webHidden/>
          </w:rPr>
          <w:fldChar w:fldCharType="begin"/>
        </w:r>
        <w:r w:rsidR="005263F0">
          <w:rPr>
            <w:noProof/>
            <w:webHidden/>
          </w:rPr>
          <w:instrText xml:space="preserve"> PAGEREF _Toc415598217 \h </w:instrText>
        </w:r>
        <w:r w:rsidR="005263F0">
          <w:rPr>
            <w:noProof/>
            <w:webHidden/>
          </w:rPr>
        </w:r>
        <w:r w:rsidR="005263F0">
          <w:rPr>
            <w:noProof/>
            <w:webHidden/>
          </w:rPr>
          <w:fldChar w:fldCharType="separate"/>
        </w:r>
        <w:r w:rsidR="005263F0">
          <w:rPr>
            <w:noProof/>
            <w:webHidden/>
          </w:rPr>
          <w:t>70</w:t>
        </w:r>
        <w:r w:rsidR="005263F0">
          <w:rPr>
            <w:noProof/>
            <w:webHidden/>
          </w:rPr>
          <w:fldChar w:fldCharType="end"/>
        </w:r>
      </w:hyperlink>
    </w:p>
    <w:p w14:paraId="4C014CD7" w14:textId="77777777" w:rsidR="005263F0" w:rsidRDefault="000C5911">
      <w:pPr>
        <w:pStyle w:val="TOC3"/>
        <w:rPr>
          <w:rFonts w:asciiTheme="minorHAnsi" w:eastAsiaTheme="minorEastAsia" w:hAnsiTheme="minorHAnsi" w:cstheme="minorBidi"/>
          <w:noProof/>
        </w:rPr>
      </w:pPr>
      <w:hyperlink w:anchor="_Toc415598218" w:history="1">
        <w:r w:rsidR="005263F0" w:rsidRPr="004D1F36">
          <w:rPr>
            <w:rStyle w:val="aa"/>
            <w:rFonts w:ascii="Times New Roman" w:hAnsi="Times New Roman"/>
            <w:noProof/>
            <w:snapToGrid w:val="0"/>
            <w:w w:val="0"/>
            <w:kern w:val="0"/>
          </w:rPr>
          <w:t>3.2.3</w:t>
        </w:r>
        <w:r w:rsidR="005263F0">
          <w:rPr>
            <w:rFonts w:asciiTheme="minorHAnsi" w:eastAsiaTheme="minorEastAsia" w:hAnsiTheme="minorHAnsi" w:cstheme="minorBidi"/>
            <w:noProof/>
          </w:rPr>
          <w:tab/>
        </w:r>
        <w:r w:rsidR="005263F0" w:rsidRPr="004D1F36">
          <w:rPr>
            <w:rStyle w:val="aa"/>
            <w:rFonts w:hint="eastAsia"/>
            <w:noProof/>
          </w:rPr>
          <w:t>保函通知修改确认</w:t>
        </w:r>
        <w:r w:rsidR="005263F0">
          <w:rPr>
            <w:noProof/>
            <w:webHidden/>
          </w:rPr>
          <w:tab/>
        </w:r>
        <w:r w:rsidR="005263F0">
          <w:rPr>
            <w:noProof/>
            <w:webHidden/>
          </w:rPr>
          <w:fldChar w:fldCharType="begin"/>
        </w:r>
        <w:r w:rsidR="005263F0">
          <w:rPr>
            <w:noProof/>
            <w:webHidden/>
          </w:rPr>
          <w:instrText xml:space="preserve"> PAGEREF _Toc415598218 \h </w:instrText>
        </w:r>
        <w:r w:rsidR="005263F0">
          <w:rPr>
            <w:noProof/>
            <w:webHidden/>
          </w:rPr>
        </w:r>
        <w:r w:rsidR="005263F0">
          <w:rPr>
            <w:noProof/>
            <w:webHidden/>
          </w:rPr>
          <w:fldChar w:fldCharType="separate"/>
        </w:r>
        <w:r w:rsidR="005263F0">
          <w:rPr>
            <w:noProof/>
            <w:webHidden/>
          </w:rPr>
          <w:t>75</w:t>
        </w:r>
        <w:r w:rsidR="005263F0">
          <w:rPr>
            <w:noProof/>
            <w:webHidden/>
          </w:rPr>
          <w:fldChar w:fldCharType="end"/>
        </w:r>
      </w:hyperlink>
    </w:p>
    <w:p w14:paraId="68EDB37D" w14:textId="77777777" w:rsidR="005263F0" w:rsidRDefault="000C5911">
      <w:pPr>
        <w:pStyle w:val="TOC3"/>
        <w:rPr>
          <w:rFonts w:asciiTheme="minorHAnsi" w:eastAsiaTheme="minorEastAsia" w:hAnsiTheme="minorHAnsi" w:cstheme="minorBidi"/>
          <w:noProof/>
        </w:rPr>
      </w:pPr>
      <w:hyperlink w:anchor="_Toc415598219" w:history="1">
        <w:r w:rsidR="005263F0" w:rsidRPr="004D1F36">
          <w:rPr>
            <w:rStyle w:val="aa"/>
            <w:rFonts w:ascii="Times New Roman" w:hAnsi="Times New Roman"/>
            <w:noProof/>
            <w:snapToGrid w:val="0"/>
            <w:w w:val="0"/>
            <w:kern w:val="0"/>
          </w:rPr>
          <w:t>3.2.4</w:t>
        </w:r>
        <w:r w:rsidR="005263F0">
          <w:rPr>
            <w:rFonts w:asciiTheme="minorHAnsi" w:eastAsiaTheme="minorEastAsia" w:hAnsiTheme="minorHAnsi" w:cstheme="minorBidi"/>
            <w:noProof/>
          </w:rPr>
          <w:tab/>
        </w:r>
        <w:r w:rsidR="005263F0" w:rsidRPr="004D1F36">
          <w:rPr>
            <w:rStyle w:val="aa"/>
            <w:rFonts w:hint="eastAsia"/>
            <w:noProof/>
          </w:rPr>
          <w:t>保函生效日</w:t>
        </w:r>
        <w:r w:rsidR="005263F0" w:rsidRPr="004D1F36">
          <w:rPr>
            <w:rStyle w:val="aa"/>
            <w:noProof/>
          </w:rPr>
          <w:t>/</w:t>
        </w:r>
        <w:r w:rsidR="005263F0" w:rsidRPr="004D1F36">
          <w:rPr>
            <w:rStyle w:val="aa"/>
            <w:rFonts w:hint="eastAsia"/>
            <w:noProof/>
          </w:rPr>
          <w:t>失效日确认通知</w:t>
        </w:r>
        <w:r w:rsidR="005263F0">
          <w:rPr>
            <w:noProof/>
            <w:webHidden/>
          </w:rPr>
          <w:tab/>
        </w:r>
        <w:r w:rsidR="005263F0">
          <w:rPr>
            <w:noProof/>
            <w:webHidden/>
          </w:rPr>
          <w:fldChar w:fldCharType="begin"/>
        </w:r>
        <w:r w:rsidR="005263F0">
          <w:rPr>
            <w:noProof/>
            <w:webHidden/>
          </w:rPr>
          <w:instrText xml:space="preserve"> PAGEREF _Toc415598219 \h </w:instrText>
        </w:r>
        <w:r w:rsidR="005263F0">
          <w:rPr>
            <w:noProof/>
            <w:webHidden/>
          </w:rPr>
        </w:r>
        <w:r w:rsidR="005263F0">
          <w:rPr>
            <w:noProof/>
            <w:webHidden/>
          </w:rPr>
          <w:fldChar w:fldCharType="separate"/>
        </w:r>
        <w:r w:rsidR="005263F0">
          <w:rPr>
            <w:noProof/>
            <w:webHidden/>
          </w:rPr>
          <w:t>78</w:t>
        </w:r>
        <w:r w:rsidR="005263F0">
          <w:rPr>
            <w:noProof/>
            <w:webHidden/>
          </w:rPr>
          <w:fldChar w:fldCharType="end"/>
        </w:r>
      </w:hyperlink>
    </w:p>
    <w:p w14:paraId="020BA505" w14:textId="77777777" w:rsidR="005263F0" w:rsidRDefault="000C5911">
      <w:pPr>
        <w:pStyle w:val="TOC3"/>
        <w:rPr>
          <w:rFonts w:asciiTheme="minorHAnsi" w:eastAsiaTheme="minorEastAsia" w:hAnsiTheme="minorHAnsi" w:cstheme="minorBidi"/>
          <w:noProof/>
        </w:rPr>
      </w:pPr>
      <w:hyperlink w:anchor="_Toc415598220" w:history="1">
        <w:r w:rsidR="005263F0" w:rsidRPr="004D1F36">
          <w:rPr>
            <w:rStyle w:val="aa"/>
            <w:rFonts w:ascii="Times New Roman" w:hAnsi="Times New Roman"/>
            <w:noProof/>
            <w:snapToGrid w:val="0"/>
            <w:w w:val="0"/>
            <w:kern w:val="0"/>
          </w:rPr>
          <w:t>3.2.5</w:t>
        </w:r>
        <w:r w:rsidR="005263F0">
          <w:rPr>
            <w:rFonts w:asciiTheme="minorHAnsi" w:eastAsiaTheme="minorEastAsia" w:hAnsiTheme="minorHAnsi" w:cstheme="minorBidi"/>
            <w:noProof/>
          </w:rPr>
          <w:tab/>
        </w:r>
        <w:r w:rsidR="005263F0" w:rsidRPr="004D1F36">
          <w:rPr>
            <w:rStyle w:val="aa"/>
            <w:rFonts w:hint="eastAsia"/>
            <w:noProof/>
          </w:rPr>
          <w:t>责任解除通知</w:t>
        </w:r>
        <w:r w:rsidR="005263F0" w:rsidRPr="004D1F36">
          <w:rPr>
            <w:rStyle w:val="aa"/>
            <w:noProof/>
          </w:rPr>
          <w:t>/</w:t>
        </w:r>
        <w:r w:rsidR="005263F0" w:rsidRPr="004D1F36">
          <w:rPr>
            <w:rStyle w:val="aa"/>
            <w:rFonts w:hint="eastAsia"/>
            <w:noProof/>
          </w:rPr>
          <w:t>注销</w:t>
        </w:r>
        <w:r w:rsidR="005263F0">
          <w:rPr>
            <w:noProof/>
            <w:webHidden/>
          </w:rPr>
          <w:tab/>
        </w:r>
        <w:r w:rsidR="005263F0">
          <w:rPr>
            <w:noProof/>
            <w:webHidden/>
          </w:rPr>
          <w:fldChar w:fldCharType="begin"/>
        </w:r>
        <w:r w:rsidR="005263F0">
          <w:rPr>
            <w:noProof/>
            <w:webHidden/>
          </w:rPr>
          <w:instrText xml:space="preserve"> PAGEREF _Toc415598220 \h </w:instrText>
        </w:r>
        <w:r w:rsidR="005263F0">
          <w:rPr>
            <w:noProof/>
            <w:webHidden/>
          </w:rPr>
        </w:r>
        <w:r w:rsidR="005263F0">
          <w:rPr>
            <w:noProof/>
            <w:webHidden/>
          </w:rPr>
          <w:fldChar w:fldCharType="separate"/>
        </w:r>
        <w:r w:rsidR="005263F0">
          <w:rPr>
            <w:noProof/>
            <w:webHidden/>
          </w:rPr>
          <w:t>81</w:t>
        </w:r>
        <w:r w:rsidR="005263F0">
          <w:rPr>
            <w:noProof/>
            <w:webHidden/>
          </w:rPr>
          <w:fldChar w:fldCharType="end"/>
        </w:r>
      </w:hyperlink>
    </w:p>
    <w:p w14:paraId="13C665CB" w14:textId="77777777" w:rsidR="005263F0" w:rsidRDefault="000C5911">
      <w:pPr>
        <w:pStyle w:val="TOC3"/>
        <w:rPr>
          <w:rFonts w:asciiTheme="minorHAnsi" w:eastAsiaTheme="minorEastAsia" w:hAnsiTheme="minorHAnsi" w:cstheme="minorBidi"/>
          <w:noProof/>
        </w:rPr>
      </w:pPr>
      <w:hyperlink w:anchor="_Toc415598221" w:history="1">
        <w:r w:rsidR="005263F0" w:rsidRPr="004D1F36">
          <w:rPr>
            <w:rStyle w:val="aa"/>
            <w:rFonts w:ascii="Times New Roman" w:hAnsi="Times New Roman"/>
            <w:noProof/>
            <w:snapToGrid w:val="0"/>
            <w:w w:val="0"/>
            <w:kern w:val="0"/>
          </w:rPr>
          <w:t>3.2.6</w:t>
        </w:r>
        <w:r w:rsidR="005263F0">
          <w:rPr>
            <w:rFonts w:asciiTheme="minorHAnsi" w:eastAsiaTheme="minorEastAsia" w:hAnsiTheme="minorHAnsi" w:cstheme="minorBidi"/>
            <w:noProof/>
          </w:rPr>
          <w:tab/>
        </w:r>
        <w:r w:rsidR="005263F0" w:rsidRPr="004D1F36">
          <w:rPr>
            <w:rStyle w:val="aa"/>
            <w:rFonts w:hint="eastAsia"/>
            <w:noProof/>
          </w:rPr>
          <w:t>保函通知撤销</w:t>
        </w:r>
        <w:r w:rsidR="005263F0">
          <w:rPr>
            <w:noProof/>
            <w:webHidden/>
          </w:rPr>
          <w:tab/>
        </w:r>
        <w:r w:rsidR="005263F0">
          <w:rPr>
            <w:noProof/>
            <w:webHidden/>
          </w:rPr>
          <w:fldChar w:fldCharType="begin"/>
        </w:r>
        <w:r w:rsidR="005263F0">
          <w:rPr>
            <w:noProof/>
            <w:webHidden/>
          </w:rPr>
          <w:instrText xml:space="preserve"> PAGEREF _Toc415598221 \h </w:instrText>
        </w:r>
        <w:r w:rsidR="005263F0">
          <w:rPr>
            <w:noProof/>
            <w:webHidden/>
          </w:rPr>
        </w:r>
        <w:r w:rsidR="005263F0">
          <w:rPr>
            <w:noProof/>
            <w:webHidden/>
          </w:rPr>
          <w:fldChar w:fldCharType="separate"/>
        </w:r>
        <w:r w:rsidR="005263F0">
          <w:rPr>
            <w:noProof/>
            <w:webHidden/>
          </w:rPr>
          <w:t>85</w:t>
        </w:r>
        <w:r w:rsidR="005263F0">
          <w:rPr>
            <w:noProof/>
            <w:webHidden/>
          </w:rPr>
          <w:fldChar w:fldCharType="end"/>
        </w:r>
      </w:hyperlink>
    </w:p>
    <w:p w14:paraId="3D3BE056" w14:textId="77777777" w:rsidR="005263F0" w:rsidRDefault="000C5911">
      <w:pPr>
        <w:pStyle w:val="TOC3"/>
        <w:rPr>
          <w:rFonts w:asciiTheme="minorHAnsi" w:eastAsiaTheme="minorEastAsia" w:hAnsiTheme="minorHAnsi" w:cstheme="minorBidi"/>
          <w:noProof/>
        </w:rPr>
      </w:pPr>
      <w:hyperlink w:anchor="_Toc415598222" w:history="1">
        <w:r w:rsidR="005263F0" w:rsidRPr="004D1F36">
          <w:rPr>
            <w:rStyle w:val="aa"/>
            <w:rFonts w:ascii="Times New Roman" w:hAnsi="Times New Roman"/>
            <w:noProof/>
            <w:snapToGrid w:val="0"/>
            <w:w w:val="0"/>
            <w:kern w:val="0"/>
          </w:rPr>
          <w:t>3.2.7</w:t>
        </w:r>
        <w:r w:rsidR="005263F0">
          <w:rPr>
            <w:rFonts w:asciiTheme="minorHAnsi" w:eastAsiaTheme="minorEastAsia" w:hAnsiTheme="minorHAnsi" w:cstheme="minorBidi"/>
            <w:noProof/>
          </w:rPr>
          <w:tab/>
        </w:r>
        <w:r w:rsidR="005263F0" w:rsidRPr="004D1F36">
          <w:rPr>
            <w:rStyle w:val="aa"/>
            <w:rFonts w:hint="eastAsia"/>
            <w:noProof/>
          </w:rPr>
          <w:t>保函索赔</w:t>
        </w:r>
        <w:r w:rsidR="005263F0">
          <w:rPr>
            <w:noProof/>
            <w:webHidden/>
          </w:rPr>
          <w:tab/>
        </w:r>
        <w:r w:rsidR="005263F0">
          <w:rPr>
            <w:noProof/>
            <w:webHidden/>
          </w:rPr>
          <w:fldChar w:fldCharType="begin"/>
        </w:r>
        <w:r w:rsidR="005263F0">
          <w:rPr>
            <w:noProof/>
            <w:webHidden/>
          </w:rPr>
          <w:instrText xml:space="preserve"> PAGEREF _Toc415598222 \h </w:instrText>
        </w:r>
        <w:r w:rsidR="005263F0">
          <w:rPr>
            <w:noProof/>
            <w:webHidden/>
          </w:rPr>
        </w:r>
        <w:r w:rsidR="005263F0">
          <w:rPr>
            <w:noProof/>
            <w:webHidden/>
          </w:rPr>
          <w:fldChar w:fldCharType="separate"/>
        </w:r>
        <w:r w:rsidR="005263F0">
          <w:rPr>
            <w:noProof/>
            <w:webHidden/>
          </w:rPr>
          <w:t>87</w:t>
        </w:r>
        <w:r w:rsidR="005263F0">
          <w:rPr>
            <w:noProof/>
            <w:webHidden/>
          </w:rPr>
          <w:fldChar w:fldCharType="end"/>
        </w:r>
      </w:hyperlink>
    </w:p>
    <w:p w14:paraId="3D1A0794" w14:textId="77777777" w:rsidR="005263F0" w:rsidRDefault="000C5911">
      <w:pPr>
        <w:pStyle w:val="TOC3"/>
        <w:rPr>
          <w:rFonts w:asciiTheme="minorHAnsi" w:eastAsiaTheme="minorEastAsia" w:hAnsiTheme="minorHAnsi" w:cstheme="minorBidi"/>
          <w:noProof/>
        </w:rPr>
      </w:pPr>
      <w:hyperlink w:anchor="_Toc415598223" w:history="1">
        <w:r w:rsidR="005263F0" w:rsidRPr="004D1F36">
          <w:rPr>
            <w:rStyle w:val="aa"/>
            <w:rFonts w:ascii="Times New Roman" w:hAnsi="Times New Roman"/>
            <w:noProof/>
            <w:snapToGrid w:val="0"/>
            <w:w w:val="0"/>
            <w:kern w:val="0"/>
          </w:rPr>
          <w:t>3.2.8</w:t>
        </w:r>
        <w:r w:rsidR="005263F0">
          <w:rPr>
            <w:rFonts w:asciiTheme="minorHAnsi" w:eastAsiaTheme="minorEastAsia" w:hAnsiTheme="minorHAnsi" w:cstheme="minorBidi"/>
            <w:noProof/>
          </w:rPr>
          <w:tab/>
        </w:r>
        <w:r w:rsidR="005263F0" w:rsidRPr="004D1F36">
          <w:rPr>
            <w:rStyle w:val="aa"/>
            <w:rFonts w:hint="eastAsia"/>
            <w:noProof/>
          </w:rPr>
          <w:t>保函索赔修改</w:t>
        </w:r>
        <w:r w:rsidR="005263F0">
          <w:rPr>
            <w:noProof/>
            <w:webHidden/>
          </w:rPr>
          <w:tab/>
        </w:r>
        <w:r w:rsidR="005263F0">
          <w:rPr>
            <w:noProof/>
            <w:webHidden/>
          </w:rPr>
          <w:fldChar w:fldCharType="begin"/>
        </w:r>
        <w:r w:rsidR="005263F0">
          <w:rPr>
            <w:noProof/>
            <w:webHidden/>
          </w:rPr>
          <w:instrText xml:space="preserve"> PAGEREF _Toc415598223 \h </w:instrText>
        </w:r>
        <w:r w:rsidR="005263F0">
          <w:rPr>
            <w:noProof/>
            <w:webHidden/>
          </w:rPr>
        </w:r>
        <w:r w:rsidR="005263F0">
          <w:rPr>
            <w:noProof/>
            <w:webHidden/>
          </w:rPr>
          <w:fldChar w:fldCharType="separate"/>
        </w:r>
        <w:r w:rsidR="005263F0">
          <w:rPr>
            <w:noProof/>
            <w:webHidden/>
          </w:rPr>
          <w:t>91</w:t>
        </w:r>
        <w:r w:rsidR="005263F0">
          <w:rPr>
            <w:noProof/>
            <w:webHidden/>
          </w:rPr>
          <w:fldChar w:fldCharType="end"/>
        </w:r>
      </w:hyperlink>
    </w:p>
    <w:p w14:paraId="2AA1856B" w14:textId="77777777" w:rsidR="005263F0" w:rsidRDefault="000C5911">
      <w:pPr>
        <w:pStyle w:val="TOC3"/>
        <w:rPr>
          <w:rFonts w:asciiTheme="minorHAnsi" w:eastAsiaTheme="minorEastAsia" w:hAnsiTheme="minorHAnsi" w:cstheme="minorBidi"/>
          <w:noProof/>
        </w:rPr>
      </w:pPr>
      <w:hyperlink w:anchor="_Toc415598224" w:history="1">
        <w:r w:rsidR="005263F0" w:rsidRPr="004D1F36">
          <w:rPr>
            <w:rStyle w:val="aa"/>
            <w:rFonts w:ascii="Times New Roman" w:hAnsi="Times New Roman"/>
            <w:noProof/>
            <w:snapToGrid w:val="0"/>
            <w:w w:val="0"/>
            <w:kern w:val="0"/>
          </w:rPr>
          <w:t>3.2.9</w:t>
        </w:r>
        <w:r w:rsidR="005263F0">
          <w:rPr>
            <w:rFonts w:asciiTheme="minorHAnsi" w:eastAsiaTheme="minorEastAsia" w:hAnsiTheme="minorHAnsi" w:cstheme="minorBidi"/>
            <w:noProof/>
          </w:rPr>
          <w:tab/>
        </w:r>
        <w:r w:rsidR="005263F0" w:rsidRPr="004D1F36">
          <w:rPr>
            <w:rStyle w:val="aa"/>
            <w:rFonts w:hint="eastAsia"/>
            <w:noProof/>
          </w:rPr>
          <w:t>保函索赔闭卷</w:t>
        </w:r>
        <w:r w:rsidR="005263F0">
          <w:rPr>
            <w:noProof/>
            <w:webHidden/>
          </w:rPr>
          <w:tab/>
        </w:r>
        <w:r w:rsidR="005263F0">
          <w:rPr>
            <w:noProof/>
            <w:webHidden/>
          </w:rPr>
          <w:fldChar w:fldCharType="begin"/>
        </w:r>
        <w:r w:rsidR="005263F0">
          <w:rPr>
            <w:noProof/>
            <w:webHidden/>
          </w:rPr>
          <w:instrText xml:space="preserve"> PAGEREF _Toc415598224 \h </w:instrText>
        </w:r>
        <w:r w:rsidR="005263F0">
          <w:rPr>
            <w:noProof/>
            <w:webHidden/>
          </w:rPr>
        </w:r>
        <w:r w:rsidR="005263F0">
          <w:rPr>
            <w:noProof/>
            <w:webHidden/>
          </w:rPr>
          <w:fldChar w:fldCharType="separate"/>
        </w:r>
        <w:r w:rsidR="005263F0">
          <w:rPr>
            <w:noProof/>
            <w:webHidden/>
          </w:rPr>
          <w:t>95</w:t>
        </w:r>
        <w:r w:rsidR="005263F0">
          <w:rPr>
            <w:noProof/>
            <w:webHidden/>
          </w:rPr>
          <w:fldChar w:fldCharType="end"/>
        </w:r>
      </w:hyperlink>
    </w:p>
    <w:p w14:paraId="11882CBF" w14:textId="77777777" w:rsidR="005263F0" w:rsidRDefault="000C5911">
      <w:pPr>
        <w:pStyle w:val="TOC3"/>
        <w:rPr>
          <w:rFonts w:asciiTheme="minorHAnsi" w:eastAsiaTheme="minorEastAsia" w:hAnsiTheme="minorHAnsi" w:cstheme="minorBidi"/>
          <w:noProof/>
        </w:rPr>
      </w:pPr>
      <w:hyperlink w:anchor="_Toc415598225" w:history="1">
        <w:r w:rsidR="005263F0" w:rsidRPr="004D1F36">
          <w:rPr>
            <w:rStyle w:val="aa"/>
            <w:rFonts w:ascii="Times New Roman" w:hAnsi="Times New Roman"/>
            <w:noProof/>
            <w:snapToGrid w:val="0"/>
            <w:w w:val="0"/>
            <w:kern w:val="0"/>
          </w:rPr>
          <w:t>3.2.10</w:t>
        </w:r>
        <w:r w:rsidR="005263F0">
          <w:rPr>
            <w:rFonts w:asciiTheme="minorHAnsi" w:eastAsiaTheme="minorEastAsia" w:hAnsiTheme="minorHAnsi" w:cstheme="minorBidi"/>
            <w:noProof/>
          </w:rPr>
          <w:tab/>
        </w:r>
        <w:r w:rsidR="005263F0" w:rsidRPr="004D1F36">
          <w:rPr>
            <w:rStyle w:val="aa"/>
            <w:rFonts w:hint="eastAsia"/>
            <w:noProof/>
          </w:rPr>
          <w:t>保函收汇</w:t>
        </w:r>
        <w:r w:rsidR="005263F0">
          <w:rPr>
            <w:noProof/>
            <w:webHidden/>
          </w:rPr>
          <w:tab/>
        </w:r>
        <w:r w:rsidR="005263F0">
          <w:rPr>
            <w:noProof/>
            <w:webHidden/>
          </w:rPr>
          <w:fldChar w:fldCharType="begin"/>
        </w:r>
        <w:r w:rsidR="005263F0">
          <w:rPr>
            <w:noProof/>
            <w:webHidden/>
          </w:rPr>
          <w:instrText xml:space="preserve"> PAGEREF _Toc415598225 \h </w:instrText>
        </w:r>
        <w:r w:rsidR="005263F0">
          <w:rPr>
            <w:noProof/>
            <w:webHidden/>
          </w:rPr>
        </w:r>
        <w:r w:rsidR="005263F0">
          <w:rPr>
            <w:noProof/>
            <w:webHidden/>
          </w:rPr>
          <w:fldChar w:fldCharType="separate"/>
        </w:r>
        <w:r w:rsidR="005263F0">
          <w:rPr>
            <w:noProof/>
            <w:webHidden/>
          </w:rPr>
          <w:t>98</w:t>
        </w:r>
        <w:r w:rsidR="005263F0">
          <w:rPr>
            <w:noProof/>
            <w:webHidden/>
          </w:rPr>
          <w:fldChar w:fldCharType="end"/>
        </w:r>
      </w:hyperlink>
    </w:p>
    <w:p w14:paraId="30294AD1" w14:textId="77777777" w:rsidR="005263F0" w:rsidRDefault="000C5911">
      <w:pPr>
        <w:pStyle w:val="TOC1"/>
        <w:tabs>
          <w:tab w:val="left" w:pos="840"/>
          <w:tab w:val="right" w:leader="dot" w:pos="8303"/>
        </w:tabs>
        <w:rPr>
          <w:rFonts w:asciiTheme="minorHAnsi" w:eastAsiaTheme="minorEastAsia" w:hAnsiTheme="minorHAnsi" w:cstheme="minorBidi"/>
          <w:noProof/>
        </w:rPr>
      </w:pPr>
      <w:hyperlink w:anchor="_Toc415598226" w:history="1">
        <w:r w:rsidR="005263F0" w:rsidRPr="004D1F36">
          <w:rPr>
            <w:rStyle w:val="aa"/>
            <w:noProof/>
          </w:rPr>
          <w:t>4</w:t>
        </w:r>
        <w:r w:rsidR="005263F0">
          <w:rPr>
            <w:rFonts w:asciiTheme="minorHAnsi" w:eastAsiaTheme="minorEastAsia" w:hAnsiTheme="minorHAnsi" w:cstheme="minorBidi"/>
            <w:noProof/>
          </w:rPr>
          <w:tab/>
        </w:r>
        <w:r w:rsidR="005263F0" w:rsidRPr="004D1F36">
          <w:rPr>
            <w:rStyle w:val="aa"/>
            <w:rFonts w:hint="eastAsia"/>
            <w:noProof/>
          </w:rPr>
          <w:t>附件</w:t>
        </w:r>
        <w:r w:rsidR="005263F0">
          <w:rPr>
            <w:noProof/>
            <w:webHidden/>
          </w:rPr>
          <w:tab/>
        </w:r>
        <w:r w:rsidR="005263F0">
          <w:rPr>
            <w:noProof/>
            <w:webHidden/>
          </w:rPr>
          <w:fldChar w:fldCharType="begin"/>
        </w:r>
        <w:r w:rsidR="005263F0">
          <w:rPr>
            <w:noProof/>
            <w:webHidden/>
          </w:rPr>
          <w:instrText xml:space="preserve"> PAGEREF _Toc415598226 \h </w:instrText>
        </w:r>
        <w:r w:rsidR="005263F0">
          <w:rPr>
            <w:noProof/>
            <w:webHidden/>
          </w:rPr>
        </w:r>
        <w:r w:rsidR="005263F0">
          <w:rPr>
            <w:noProof/>
            <w:webHidden/>
          </w:rPr>
          <w:fldChar w:fldCharType="separate"/>
        </w:r>
        <w:r w:rsidR="005263F0">
          <w:rPr>
            <w:noProof/>
            <w:webHidden/>
          </w:rPr>
          <w:t>103</w:t>
        </w:r>
        <w:r w:rsidR="005263F0">
          <w:rPr>
            <w:noProof/>
            <w:webHidden/>
          </w:rPr>
          <w:fldChar w:fldCharType="end"/>
        </w:r>
      </w:hyperlink>
    </w:p>
    <w:p w14:paraId="3B280CF1" w14:textId="77777777" w:rsidR="005263F0" w:rsidRDefault="000C5911">
      <w:pPr>
        <w:pStyle w:val="TOC2"/>
        <w:rPr>
          <w:rFonts w:asciiTheme="minorHAnsi" w:eastAsiaTheme="minorEastAsia" w:hAnsiTheme="minorHAnsi" w:cstheme="minorBidi"/>
          <w:noProof/>
        </w:rPr>
      </w:pPr>
      <w:hyperlink w:anchor="_Toc415598227" w:history="1">
        <w:r w:rsidR="005263F0" w:rsidRPr="004D1F36">
          <w:rPr>
            <w:rStyle w:val="aa"/>
            <w:noProof/>
            <w:snapToGrid w:val="0"/>
            <w:w w:val="0"/>
            <w:kern w:val="0"/>
          </w:rPr>
          <w:t>4.1</w:t>
        </w:r>
        <w:r w:rsidR="005263F0">
          <w:rPr>
            <w:rFonts w:asciiTheme="minorHAnsi" w:eastAsiaTheme="minorEastAsia" w:hAnsiTheme="minorHAnsi" w:cstheme="minorBidi"/>
            <w:noProof/>
          </w:rPr>
          <w:tab/>
        </w:r>
        <w:r w:rsidR="005263F0" w:rsidRPr="004D1F36">
          <w:rPr>
            <w:rStyle w:val="aa"/>
            <w:rFonts w:hint="eastAsia"/>
            <w:noProof/>
          </w:rPr>
          <w:t>保函索赔通知书</w:t>
        </w:r>
        <w:r w:rsidR="005263F0">
          <w:rPr>
            <w:noProof/>
            <w:webHidden/>
          </w:rPr>
          <w:tab/>
        </w:r>
        <w:r w:rsidR="005263F0">
          <w:rPr>
            <w:noProof/>
            <w:webHidden/>
          </w:rPr>
          <w:fldChar w:fldCharType="begin"/>
        </w:r>
        <w:r w:rsidR="005263F0">
          <w:rPr>
            <w:noProof/>
            <w:webHidden/>
          </w:rPr>
          <w:instrText xml:space="preserve"> PAGEREF _Toc415598227 \h </w:instrText>
        </w:r>
        <w:r w:rsidR="005263F0">
          <w:rPr>
            <w:noProof/>
            <w:webHidden/>
          </w:rPr>
        </w:r>
        <w:r w:rsidR="005263F0">
          <w:rPr>
            <w:noProof/>
            <w:webHidden/>
          </w:rPr>
          <w:fldChar w:fldCharType="separate"/>
        </w:r>
        <w:r w:rsidR="005263F0">
          <w:rPr>
            <w:noProof/>
            <w:webHidden/>
          </w:rPr>
          <w:t>103</w:t>
        </w:r>
        <w:r w:rsidR="005263F0">
          <w:rPr>
            <w:noProof/>
            <w:webHidden/>
          </w:rPr>
          <w:fldChar w:fldCharType="end"/>
        </w:r>
      </w:hyperlink>
    </w:p>
    <w:p w14:paraId="0A854B4D" w14:textId="77777777" w:rsidR="005263F0" w:rsidRDefault="000C5911">
      <w:pPr>
        <w:pStyle w:val="TOC2"/>
        <w:rPr>
          <w:rFonts w:asciiTheme="minorHAnsi" w:eastAsiaTheme="minorEastAsia" w:hAnsiTheme="minorHAnsi" w:cstheme="minorBidi"/>
          <w:noProof/>
        </w:rPr>
      </w:pPr>
      <w:hyperlink w:anchor="_Toc415598228" w:history="1">
        <w:r w:rsidR="005263F0" w:rsidRPr="004D1F36">
          <w:rPr>
            <w:rStyle w:val="aa"/>
            <w:noProof/>
            <w:snapToGrid w:val="0"/>
            <w:w w:val="0"/>
            <w:kern w:val="0"/>
          </w:rPr>
          <w:t>4.2</w:t>
        </w:r>
        <w:r w:rsidR="005263F0">
          <w:rPr>
            <w:rFonts w:asciiTheme="minorHAnsi" w:eastAsiaTheme="minorEastAsia" w:hAnsiTheme="minorHAnsi" w:cstheme="minorBidi"/>
            <w:noProof/>
          </w:rPr>
          <w:tab/>
        </w:r>
        <w:r w:rsidR="005263F0" w:rsidRPr="004D1F36">
          <w:rPr>
            <w:rStyle w:val="aa"/>
            <w:rFonts w:hint="eastAsia"/>
            <w:noProof/>
          </w:rPr>
          <w:t>保函索赔修改通知书</w:t>
        </w:r>
        <w:r w:rsidR="005263F0">
          <w:rPr>
            <w:noProof/>
            <w:webHidden/>
          </w:rPr>
          <w:tab/>
        </w:r>
        <w:r w:rsidR="005263F0">
          <w:rPr>
            <w:noProof/>
            <w:webHidden/>
          </w:rPr>
          <w:fldChar w:fldCharType="begin"/>
        </w:r>
        <w:r w:rsidR="005263F0">
          <w:rPr>
            <w:noProof/>
            <w:webHidden/>
          </w:rPr>
          <w:instrText xml:space="preserve"> PAGEREF _Toc415598228 \h </w:instrText>
        </w:r>
        <w:r w:rsidR="005263F0">
          <w:rPr>
            <w:noProof/>
            <w:webHidden/>
          </w:rPr>
        </w:r>
        <w:r w:rsidR="005263F0">
          <w:rPr>
            <w:noProof/>
            <w:webHidden/>
          </w:rPr>
          <w:fldChar w:fldCharType="separate"/>
        </w:r>
        <w:r w:rsidR="005263F0">
          <w:rPr>
            <w:noProof/>
            <w:webHidden/>
          </w:rPr>
          <w:t>105</w:t>
        </w:r>
        <w:r w:rsidR="005263F0">
          <w:rPr>
            <w:noProof/>
            <w:webHidden/>
          </w:rPr>
          <w:fldChar w:fldCharType="end"/>
        </w:r>
      </w:hyperlink>
    </w:p>
    <w:p w14:paraId="36A682F8" w14:textId="77777777" w:rsidR="008E05DD" w:rsidRDefault="00D73721" w:rsidP="008E05DD">
      <w:pPr>
        <w:ind w:firstLine="420"/>
      </w:pPr>
      <w:r>
        <w:fldChar w:fldCharType="end"/>
      </w:r>
    </w:p>
    <w:p w14:paraId="2CFB2E33" w14:textId="77777777" w:rsidR="00813692" w:rsidRDefault="008E05DD" w:rsidP="00A14659">
      <w:pPr>
        <w:pStyle w:val="1"/>
      </w:pPr>
      <w:r>
        <w:br w:type="page"/>
      </w:r>
      <w:bookmarkStart w:id="5" w:name="_Toc415598171"/>
      <w:r>
        <w:rPr>
          <w:rFonts w:hint="eastAsia"/>
        </w:rPr>
        <w:t>引言</w:t>
      </w:r>
      <w:bookmarkEnd w:id="5"/>
    </w:p>
    <w:p w14:paraId="3B2826A8" w14:textId="77777777" w:rsidR="00813692" w:rsidRDefault="008E05DD" w:rsidP="00A14659">
      <w:pPr>
        <w:pStyle w:val="2"/>
      </w:pPr>
      <w:bookmarkStart w:id="6" w:name="_Toc415598172"/>
      <w:r>
        <w:rPr>
          <w:rFonts w:hint="eastAsia"/>
        </w:rPr>
        <w:t>定义</w:t>
      </w:r>
      <w:bookmarkEnd w:id="6"/>
    </w:p>
    <w:p w14:paraId="0E5FC37E" w14:textId="77777777" w:rsidR="008E05DD" w:rsidRDefault="008E05DD" w:rsidP="008E05DD">
      <w:pPr>
        <w:ind w:firstLine="420"/>
        <w:rPr>
          <w:i/>
          <w:color w:val="00B0F0"/>
        </w:rPr>
      </w:pPr>
      <w:r>
        <w:rPr>
          <w:rFonts w:hint="eastAsia"/>
          <w:i/>
          <w:color w:val="00B0F0"/>
        </w:rPr>
        <w:t>【对名词、术语进行定义】</w:t>
      </w:r>
    </w:p>
    <w:p w14:paraId="0ADB5EB1" w14:textId="77777777" w:rsidR="00813692" w:rsidRDefault="008E05DD" w:rsidP="00A14659">
      <w:pPr>
        <w:pStyle w:val="2"/>
      </w:pPr>
      <w:bookmarkStart w:id="7" w:name="_Toc415598173"/>
      <w:r>
        <w:rPr>
          <w:rFonts w:hint="eastAsia"/>
        </w:rPr>
        <w:t>文档范围</w:t>
      </w:r>
      <w:bookmarkEnd w:id="7"/>
    </w:p>
    <w:p w14:paraId="1CCC5C55" w14:textId="77777777" w:rsidR="008E05DD" w:rsidRDefault="008E05DD" w:rsidP="008E05DD">
      <w:pPr>
        <w:ind w:firstLine="420"/>
        <w:rPr>
          <w:i/>
          <w:color w:val="00B0F0"/>
        </w:rPr>
      </w:pPr>
      <w:r>
        <w:rPr>
          <w:rFonts w:hint="eastAsia"/>
          <w:i/>
          <w:color w:val="00B0F0"/>
        </w:rPr>
        <w:t>【对产品覆盖进行描述】</w:t>
      </w:r>
    </w:p>
    <w:p w14:paraId="66FEECE9" w14:textId="77777777" w:rsidR="00813692" w:rsidRDefault="002E2539" w:rsidP="00A14659">
      <w:pPr>
        <w:pStyle w:val="2"/>
      </w:pPr>
      <w:bookmarkStart w:id="8" w:name="_Toc415598174"/>
      <w:r>
        <w:rPr>
          <w:rFonts w:hint="eastAsia"/>
        </w:rPr>
        <w:t>参考资料</w:t>
      </w:r>
      <w:bookmarkEnd w:id="8"/>
    </w:p>
    <w:tbl>
      <w:tblPr>
        <w:tblpPr w:leftFromText="180" w:rightFromText="180" w:vertAnchor="text" w:horzAnchor="margin" w:tblpXSpec="center" w:tblpY="1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843"/>
        <w:gridCol w:w="1749"/>
        <w:gridCol w:w="1750"/>
        <w:gridCol w:w="1606"/>
      </w:tblGrid>
      <w:tr w:rsidR="002E2539" w14:paraId="0DF15F45" w14:textId="77777777" w:rsidTr="005072DB">
        <w:tc>
          <w:tcPr>
            <w:tcW w:w="900" w:type="dxa"/>
            <w:shd w:val="clear" w:color="auto" w:fill="D9D9D9"/>
          </w:tcPr>
          <w:p w14:paraId="5CD3A426" w14:textId="77777777" w:rsidR="002E2539" w:rsidRDefault="002E2539" w:rsidP="005072DB">
            <w:pPr>
              <w:jc w:val="center"/>
              <w:rPr>
                <w:rFonts w:ascii="宋体" w:hAnsi="宋体" w:cs="Arial"/>
                <w:b/>
                <w:bCs/>
                <w:sz w:val="18"/>
                <w:szCs w:val="18"/>
              </w:rPr>
            </w:pPr>
            <w:r>
              <w:rPr>
                <w:rFonts w:ascii="宋体" w:hAnsi="宋体" w:cs="Arial" w:hint="eastAsia"/>
                <w:b/>
                <w:bCs/>
                <w:sz w:val="18"/>
                <w:szCs w:val="18"/>
              </w:rPr>
              <w:t>序号</w:t>
            </w:r>
          </w:p>
        </w:tc>
        <w:tc>
          <w:tcPr>
            <w:tcW w:w="1843" w:type="dxa"/>
            <w:shd w:val="clear" w:color="auto" w:fill="D9D9D9"/>
          </w:tcPr>
          <w:p w14:paraId="3E4D2929" w14:textId="77777777" w:rsidR="002E2539" w:rsidRDefault="002E2539" w:rsidP="005072DB">
            <w:pPr>
              <w:jc w:val="center"/>
              <w:rPr>
                <w:rFonts w:ascii="宋体" w:hAnsi="宋体" w:cs="Arial"/>
                <w:b/>
                <w:bCs/>
                <w:sz w:val="18"/>
                <w:szCs w:val="18"/>
              </w:rPr>
            </w:pPr>
            <w:r>
              <w:rPr>
                <w:rFonts w:ascii="宋体" w:hAnsi="宋体" w:cs="Arial" w:hint="eastAsia"/>
                <w:b/>
                <w:bCs/>
                <w:sz w:val="18"/>
                <w:szCs w:val="18"/>
              </w:rPr>
              <w:t>名称</w:t>
            </w:r>
          </w:p>
        </w:tc>
        <w:tc>
          <w:tcPr>
            <w:tcW w:w="1749" w:type="dxa"/>
            <w:shd w:val="clear" w:color="auto" w:fill="D9D9D9"/>
          </w:tcPr>
          <w:p w14:paraId="3130DE31" w14:textId="77777777" w:rsidR="002E2539" w:rsidRDefault="002E2539" w:rsidP="005072DB">
            <w:pPr>
              <w:jc w:val="center"/>
              <w:rPr>
                <w:rFonts w:ascii="宋体" w:hAnsi="宋体" w:cs="Arial"/>
                <w:b/>
                <w:bCs/>
                <w:sz w:val="18"/>
                <w:szCs w:val="18"/>
              </w:rPr>
            </w:pPr>
            <w:r>
              <w:rPr>
                <w:rFonts w:ascii="宋体" w:hAnsi="宋体" w:cs="Arial" w:hint="eastAsia"/>
                <w:b/>
                <w:bCs/>
                <w:sz w:val="18"/>
                <w:szCs w:val="18"/>
              </w:rPr>
              <w:t>文件编号</w:t>
            </w:r>
          </w:p>
        </w:tc>
        <w:tc>
          <w:tcPr>
            <w:tcW w:w="1750" w:type="dxa"/>
            <w:shd w:val="clear" w:color="auto" w:fill="D9D9D9"/>
          </w:tcPr>
          <w:p w14:paraId="3AC8BE8A" w14:textId="77777777" w:rsidR="002E2539" w:rsidRDefault="002E2539" w:rsidP="005072DB">
            <w:pPr>
              <w:jc w:val="center"/>
              <w:rPr>
                <w:rFonts w:ascii="宋体" w:hAnsi="宋体" w:cs="Arial"/>
                <w:b/>
                <w:bCs/>
                <w:sz w:val="18"/>
                <w:szCs w:val="18"/>
              </w:rPr>
            </w:pPr>
            <w:r>
              <w:rPr>
                <w:rFonts w:ascii="宋体" w:hAnsi="宋体" w:cs="Arial" w:hint="eastAsia"/>
                <w:b/>
                <w:bCs/>
                <w:sz w:val="18"/>
                <w:szCs w:val="18"/>
              </w:rPr>
              <w:t>发表日期</w:t>
            </w:r>
          </w:p>
        </w:tc>
        <w:tc>
          <w:tcPr>
            <w:tcW w:w="1606" w:type="dxa"/>
            <w:shd w:val="clear" w:color="auto" w:fill="D9D9D9"/>
          </w:tcPr>
          <w:p w14:paraId="42428B93" w14:textId="77777777" w:rsidR="002E2539" w:rsidRDefault="002E2539" w:rsidP="005072DB">
            <w:pPr>
              <w:jc w:val="center"/>
              <w:rPr>
                <w:rFonts w:ascii="宋体" w:hAnsi="宋体" w:cs="Arial"/>
                <w:b/>
                <w:bCs/>
                <w:sz w:val="18"/>
                <w:szCs w:val="18"/>
              </w:rPr>
            </w:pPr>
            <w:r>
              <w:rPr>
                <w:rFonts w:ascii="宋体" w:hAnsi="宋体" w:cs="Arial" w:hint="eastAsia"/>
                <w:b/>
                <w:bCs/>
                <w:sz w:val="18"/>
                <w:szCs w:val="18"/>
              </w:rPr>
              <w:t>出版单位</w:t>
            </w:r>
          </w:p>
        </w:tc>
      </w:tr>
      <w:tr w:rsidR="002E2539" w14:paraId="4EC00C4B" w14:textId="77777777" w:rsidTr="005072DB">
        <w:tc>
          <w:tcPr>
            <w:tcW w:w="900" w:type="dxa"/>
          </w:tcPr>
          <w:p w14:paraId="7FE09DDF" w14:textId="77777777" w:rsidR="002E2539" w:rsidRDefault="002E2539" w:rsidP="005072DB">
            <w:pPr>
              <w:jc w:val="center"/>
            </w:pPr>
          </w:p>
        </w:tc>
        <w:tc>
          <w:tcPr>
            <w:tcW w:w="1843" w:type="dxa"/>
          </w:tcPr>
          <w:p w14:paraId="671582F9" w14:textId="77777777" w:rsidR="002E2539" w:rsidRDefault="002E2539" w:rsidP="005072DB">
            <w:pPr>
              <w:jc w:val="center"/>
            </w:pPr>
          </w:p>
        </w:tc>
        <w:tc>
          <w:tcPr>
            <w:tcW w:w="1749" w:type="dxa"/>
          </w:tcPr>
          <w:p w14:paraId="3F4E7A2D" w14:textId="77777777" w:rsidR="002E2539" w:rsidRDefault="002E2539" w:rsidP="005072DB">
            <w:pPr>
              <w:jc w:val="center"/>
            </w:pPr>
          </w:p>
        </w:tc>
        <w:tc>
          <w:tcPr>
            <w:tcW w:w="1750" w:type="dxa"/>
          </w:tcPr>
          <w:p w14:paraId="40B1E385" w14:textId="77777777" w:rsidR="002E2539" w:rsidRDefault="002E2539" w:rsidP="005072DB">
            <w:pPr>
              <w:jc w:val="center"/>
            </w:pPr>
          </w:p>
        </w:tc>
        <w:tc>
          <w:tcPr>
            <w:tcW w:w="1606" w:type="dxa"/>
          </w:tcPr>
          <w:p w14:paraId="037230A0" w14:textId="77777777" w:rsidR="002E2539" w:rsidRDefault="002E2539" w:rsidP="005072DB">
            <w:pPr>
              <w:jc w:val="center"/>
            </w:pPr>
          </w:p>
        </w:tc>
      </w:tr>
    </w:tbl>
    <w:p w14:paraId="38A46C7E" w14:textId="77777777" w:rsidR="002E2539" w:rsidRDefault="002E2539" w:rsidP="008E05DD">
      <w:pPr>
        <w:ind w:firstLine="420"/>
        <w:rPr>
          <w:i/>
          <w:color w:val="00B0F0"/>
        </w:rPr>
      </w:pPr>
    </w:p>
    <w:p w14:paraId="16E2F00C" w14:textId="77777777" w:rsidR="00813692" w:rsidRDefault="00D7634B" w:rsidP="00A14659">
      <w:pPr>
        <w:pStyle w:val="2"/>
      </w:pPr>
      <w:bookmarkStart w:id="9" w:name="_Toc415598175"/>
      <w:r>
        <w:rPr>
          <w:rFonts w:hint="eastAsia"/>
        </w:rPr>
        <w:t>交易菜单</w:t>
      </w:r>
      <w:bookmarkEnd w:id="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4"/>
        <w:gridCol w:w="3578"/>
        <w:gridCol w:w="2059"/>
      </w:tblGrid>
      <w:tr w:rsidR="008E05DD" w14:paraId="7DEBA89A" w14:textId="77777777" w:rsidTr="008E05DD">
        <w:trPr>
          <w:jc w:val="center"/>
        </w:trPr>
        <w:tc>
          <w:tcPr>
            <w:tcW w:w="2264" w:type="dxa"/>
            <w:shd w:val="pct5" w:color="auto" w:fill="auto"/>
            <w:vAlign w:val="center"/>
          </w:tcPr>
          <w:p w14:paraId="1B1FC0C6" w14:textId="77777777" w:rsidR="008E05DD" w:rsidRDefault="008E05DD" w:rsidP="008E05DD">
            <w:pPr>
              <w:jc w:val="center"/>
              <w:rPr>
                <w:rFonts w:ascii="宋体" w:hAnsi="宋体" w:cs="Arial"/>
                <w:b/>
                <w:bCs/>
                <w:sz w:val="18"/>
                <w:szCs w:val="18"/>
              </w:rPr>
            </w:pPr>
            <w:r>
              <w:rPr>
                <w:rFonts w:ascii="宋体" w:hAnsi="宋体" w:cs="Arial" w:hint="eastAsia"/>
                <w:b/>
                <w:bCs/>
                <w:sz w:val="18"/>
                <w:szCs w:val="18"/>
              </w:rPr>
              <w:t>模块名称</w:t>
            </w:r>
          </w:p>
        </w:tc>
        <w:tc>
          <w:tcPr>
            <w:tcW w:w="3578" w:type="dxa"/>
            <w:shd w:val="pct5" w:color="auto" w:fill="auto"/>
            <w:vAlign w:val="center"/>
          </w:tcPr>
          <w:p w14:paraId="2C331930" w14:textId="77777777" w:rsidR="008E05DD" w:rsidRDefault="008E05DD" w:rsidP="008E05DD">
            <w:pPr>
              <w:jc w:val="center"/>
              <w:rPr>
                <w:rFonts w:ascii="宋体" w:hAnsi="宋体" w:cs="Arial"/>
                <w:b/>
                <w:bCs/>
                <w:sz w:val="18"/>
                <w:szCs w:val="18"/>
              </w:rPr>
            </w:pPr>
            <w:r>
              <w:rPr>
                <w:rFonts w:ascii="宋体" w:hAnsi="宋体" w:cs="Arial" w:hint="eastAsia"/>
                <w:b/>
                <w:bCs/>
                <w:sz w:val="18"/>
                <w:szCs w:val="18"/>
              </w:rPr>
              <w:t>交易名称</w:t>
            </w:r>
          </w:p>
        </w:tc>
        <w:tc>
          <w:tcPr>
            <w:tcW w:w="2059" w:type="dxa"/>
            <w:shd w:val="pct5" w:color="auto" w:fill="auto"/>
            <w:vAlign w:val="center"/>
          </w:tcPr>
          <w:p w14:paraId="3F5A1530" w14:textId="77777777" w:rsidR="008E05DD" w:rsidRDefault="008E05DD" w:rsidP="008E05DD">
            <w:pPr>
              <w:jc w:val="center"/>
              <w:rPr>
                <w:rFonts w:ascii="宋体" w:hAnsi="宋体" w:cs="Arial"/>
                <w:b/>
                <w:bCs/>
                <w:sz w:val="18"/>
                <w:szCs w:val="18"/>
              </w:rPr>
            </w:pPr>
            <w:r>
              <w:rPr>
                <w:rFonts w:ascii="宋体" w:hAnsi="宋体" w:cs="Arial" w:hint="eastAsia"/>
                <w:b/>
                <w:bCs/>
                <w:sz w:val="18"/>
                <w:szCs w:val="18"/>
              </w:rPr>
              <w:t>备注</w:t>
            </w:r>
          </w:p>
        </w:tc>
      </w:tr>
      <w:tr w:rsidR="004937E5" w14:paraId="3DE9B67A" w14:textId="77777777" w:rsidTr="008E05DD">
        <w:trPr>
          <w:jc w:val="center"/>
        </w:trPr>
        <w:tc>
          <w:tcPr>
            <w:tcW w:w="2264" w:type="dxa"/>
            <w:vMerge w:val="restart"/>
            <w:vAlign w:val="center"/>
          </w:tcPr>
          <w:p w14:paraId="54B017CD" w14:textId="77777777" w:rsidR="004937E5" w:rsidRDefault="004937E5" w:rsidP="009F58F1">
            <w:pPr>
              <w:ind w:leftChars="69" w:left="145" w:right="210"/>
              <w:jc w:val="center"/>
            </w:pPr>
            <w:r>
              <w:rPr>
                <w:rFonts w:hint="eastAsia"/>
              </w:rPr>
              <w:t>进口保函</w:t>
            </w:r>
          </w:p>
        </w:tc>
        <w:tc>
          <w:tcPr>
            <w:tcW w:w="3578" w:type="dxa"/>
          </w:tcPr>
          <w:p w14:paraId="028DF70E" w14:textId="77777777" w:rsidR="004937E5" w:rsidRDefault="004937E5" w:rsidP="009F58F1">
            <w:pPr>
              <w:ind w:leftChars="-23" w:left="-48" w:right="210"/>
            </w:pPr>
            <w:r>
              <w:rPr>
                <w:rFonts w:hint="eastAsia"/>
              </w:rPr>
              <w:t>保函开立</w:t>
            </w:r>
          </w:p>
        </w:tc>
        <w:tc>
          <w:tcPr>
            <w:tcW w:w="2059" w:type="dxa"/>
          </w:tcPr>
          <w:p w14:paraId="1B4B96ED" w14:textId="77777777" w:rsidR="004937E5" w:rsidRDefault="004937E5" w:rsidP="008E05DD"/>
        </w:tc>
      </w:tr>
      <w:tr w:rsidR="004937E5" w14:paraId="3C1DF763" w14:textId="77777777" w:rsidTr="008E05DD">
        <w:trPr>
          <w:jc w:val="center"/>
        </w:trPr>
        <w:tc>
          <w:tcPr>
            <w:tcW w:w="2264" w:type="dxa"/>
            <w:vMerge/>
          </w:tcPr>
          <w:p w14:paraId="4A0A2F86" w14:textId="77777777" w:rsidR="004937E5" w:rsidRDefault="004937E5" w:rsidP="009F58F1">
            <w:pPr>
              <w:ind w:leftChars="69" w:left="145" w:right="210"/>
            </w:pPr>
          </w:p>
        </w:tc>
        <w:tc>
          <w:tcPr>
            <w:tcW w:w="3578" w:type="dxa"/>
          </w:tcPr>
          <w:p w14:paraId="03CE1348" w14:textId="77777777" w:rsidR="004937E5" w:rsidRDefault="004937E5" w:rsidP="009F58F1">
            <w:pPr>
              <w:ind w:leftChars="-23" w:left="-48" w:right="210"/>
            </w:pPr>
            <w:r>
              <w:rPr>
                <w:rFonts w:hint="eastAsia"/>
              </w:rPr>
              <w:t>保函开立修改</w:t>
            </w:r>
          </w:p>
        </w:tc>
        <w:tc>
          <w:tcPr>
            <w:tcW w:w="2059" w:type="dxa"/>
          </w:tcPr>
          <w:p w14:paraId="13C65E57" w14:textId="77777777" w:rsidR="004937E5" w:rsidRDefault="004937E5" w:rsidP="008E05DD"/>
        </w:tc>
      </w:tr>
      <w:tr w:rsidR="004937E5" w14:paraId="247C22D8" w14:textId="77777777" w:rsidTr="008E05DD">
        <w:trPr>
          <w:jc w:val="center"/>
        </w:trPr>
        <w:tc>
          <w:tcPr>
            <w:tcW w:w="2264" w:type="dxa"/>
            <w:vMerge/>
          </w:tcPr>
          <w:p w14:paraId="64A86B40" w14:textId="77777777" w:rsidR="004937E5" w:rsidRDefault="004937E5" w:rsidP="005639B3">
            <w:pPr>
              <w:ind w:leftChars="69" w:left="145" w:right="210"/>
            </w:pPr>
          </w:p>
        </w:tc>
        <w:tc>
          <w:tcPr>
            <w:tcW w:w="3578" w:type="dxa"/>
          </w:tcPr>
          <w:p w14:paraId="2C2771BC" w14:textId="77777777" w:rsidR="004937E5" w:rsidRDefault="004937E5" w:rsidP="005C515E">
            <w:pPr>
              <w:ind w:leftChars="-23" w:left="-48" w:right="210" w:firstLine="2"/>
            </w:pPr>
            <w:r>
              <w:rPr>
                <w:rFonts w:hint="eastAsia"/>
              </w:rPr>
              <w:t>保函开立修改确认</w:t>
            </w:r>
          </w:p>
        </w:tc>
        <w:tc>
          <w:tcPr>
            <w:tcW w:w="2059" w:type="dxa"/>
          </w:tcPr>
          <w:p w14:paraId="0042F9F7" w14:textId="77777777" w:rsidR="004937E5" w:rsidRDefault="004937E5" w:rsidP="008E05DD"/>
        </w:tc>
      </w:tr>
      <w:tr w:rsidR="004937E5" w14:paraId="70E3FAD9" w14:textId="77777777" w:rsidTr="008E05DD">
        <w:trPr>
          <w:jc w:val="center"/>
        </w:trPr>
        <w:tc>
          <w:tcPr>
            <w:tcW w:w="2264" w:type="dxa"/>
            <w:vMerge/>
          </w:tcPr>
          <w:p w14:paraId="49516F18" w14:textId="77777777" w:rsidR="004937E5" w:rsidRDefault="004937E5" w:rsidP="005639B3">
            <w:pPr>
              <w:ind w:leftChars="69" w:left="145" w:right="210"/>
            </w:pPr>
          </w:p>
        </w:tc>
        <w:tc>
          <w:tcPr>
            <w:tcW w:w="3578" w:type="dxa"/>
          </w:tcPr>
          <w:p w14:paraId="541FBD8A" w14:textId="77777777" w:rsidR="004937E5" w:rsidRDefault="004937E5" w:rsidP="005C515E">
            <w:pPr>
              <w:ind w:leftChars="-23" w:left="-48" w:right="210" w:firstLine="2"/>
            </w:pPr>
            <w:r>
              <w:rPr>
                <w:rFonts w:hint="eastAsia"/>
              </w:rPr>
              <w:t>保函注销</w:t>
            </w:r>
          </w:p>
        </w:tc>
        <w:tc>
          <w:tcPr>
            <w:tcW w:w="2059" w:type="dxa"/>
          </w:tcPr>
          <w:p w14:paraId="60B73E75" w14:textId="77777777" w:rsidR="004937E5" w:rsidRDefault="004937E5" w:rsidP="008E05DD"/>
        </w:tc>
      </w:tr>
      <w:tr w:rsidR="004937E5" w14:paraId="47597C72" w14:textId="77777777" w:rsidTr="008E05DD">
        <w:trPr>
          <w:jc w:val="center"/>
        </w:trPr>
        <w:tc>
          <w:tcPr>
            <w:tcW w:w="2264" w:type="dxa"/>
            <w:vMerge/>
          </w:tcPr>
          <w:p w14:paraId="751B49B2" w14:textId="77777777" w:rsidR="004937E5" w:rsidRDefault="004937E5" w:rsidP="005639B3">
            <w:pPr>
              <w:ind w:leftChars="69" w:left="145" w:right="210"/>
            </w:pPr>
          </w:p>
        </w:tc>
        <w:tc>
          <w:tcPr>
            <w:tcW w:w="3578" w:type="dxa"/>
          </w:tcPr>
          <w:p w14:paraId="32E71D0A" w14:textId="77777777" w:rsidR="004937E5" w:rsidRDefault="004937E5" w:rsidP="005C515E">
            <w:pPr>
              <w:ind w:leftChars="-23" w:left="-48" w:right="210" w:firstLine="2"/>
            </w:pPr>
            <w:r>
              <w:rPr>
                <w:rFonts w:hint="eastAsia"/>
              </w:rPr>
              <w:t>保函撤销</w:t>
            </w:r>
          </w:p>
        </w:tc>
        <w:tc>
          <w:tcPr>
            <w:tcW w:w="2059" w:type="dxa"/>
          </w:tcPr>
          <w:p w14:paraId="6751C759" w14:textId="77777777" w:rsidR="004937E5" w:rsidRDefault="004937E5" w:rsidP="008E05DD"/>
        </w:tc>
      </w:tr>
      <w:tr w:rsidR="004937E5" w:rsidRPr="00D80312" w14:paraId="6D1EDEF7" w14:textId="77777777" w:rsidTr="008E05DD">
        <w:trPr>
          <w:jc w:val="center"/>
        </w:trPr>
        <w:tc>
          <w:tcPr>
            <w:tcW w:w="2264" w:type="dxa"/>
            <w:vMerge/>
          </w:tcPr>
          <w:p w14:paraId="4F07F675" w14:textId="77777777" w:rsidR="004937E5" w:rsidRDefault="004937E5" w:rsidP="005639B3">
            <w:pPr>
              <w:ind w:leftChars="69" w:left="145" w:right="210"/>
            </w:pPr>
          </w:p>
        </w:tc>
        <w:tc>
          <w:tcPr>
            <w:tcW w:w="3578" w:type="dxa"/>
          </w:tcPr>
          <w:p w14:paraId="7F86C68F" w14:textId="77777777" w:rsidR="004937E5" w:rsidRDefault="004937E5" w:rsidP="005C515E">
            <w:pPr>
              <w:ind w:leftChars="-23" w:left="-48" w:right="210" w:firstLine="2"/>
            </w:pPr>
            <w:r w:rsidRPr="005141F3">
              <w:rPr>
                <w:rFonts w:hint="eastAsia"/>
              </w:rPr>
              <w:t>生效日</w:t>
            </w:r>
            <w:r w:rsidRPr="005141F3">
              <w:rPr>
                <w:rFonts w:hint="eastAsia"/>
              </w:rPr>
              <w:t>/</w:t>
            </w:r>
            <w:r w:rsidRPr="005141F3">
              <w:rPr>
                <w:rFonts w:hint="eastAsia"/>
              </w:rPr>
              <w:t>失效日期确认</w:t>
            </w:r>
          </w:p>
        </w:tc>
        <w:tc>
          <w:tcPr>
            <w:tcW w:w="2059" w:type="dxa"/>
          </w:tcPr>
          <w:p w14:paraId="707C56E7" w14:textId="77777777" w:rsidR="004937E5" w:rsidRDefault="004937E5" w:rsidP="008E05DD"/>
        </w:tc>
      </w:tr>
      <w:tr w:rsidR="004937E5" w:rsidRPr="00D80312" w14:paraId="09E92F20" w14:textId="77777777" w:rsidTr="008E05DD">
        <w:trPr>
          <w:jc w:val="center"/>
        </w:trPr>
        <w:tc>
          <w:tcPr>
            <w:tcW w:w="2264" w:type="dxa"/>
            <w:vMerge/>
          </w:tcPr>
          <w:p w14:paraId="545C9E18" w14:textId="77777777" w:rsidR="004937E5" w:rsidRDefault="004937E5" w:rsidP="005639B3">
            <w:pPr>
              <w:ind w:leftChars="69" w:left="145" w:right="210"/>
            </w:pPr>
          </w:p>
        </w:tc>
        <w:tc>
          <w:tcPr>
            <w:tcW w:w="3578" w:type="dxa"/>
          </w:tcPr>
          <w:p w14:paraId="0029DC02" w14:textId="77777777" w:rsidR="004937E5" w:rsidRPr="005141F3" w:rsidRDefault="004937E5" w:rsidP="005C515E">
            <w:pPr>
              <w:ind w:leftChars="-23" w:left="-48" w:right="210" w:firstLine="2"/>
            </w:pPr>
            <w:r w:rsidRPr="005141F3">
              <w:rPr>
                <w:rFonts w:hint="eastAsia"/>
              </w:rPr>
              <w:t>担保责任解除</w:t>
            </w:r>
          </w:p>
        </w:tc>
        <w:tc>
          <w:tcPr>
            <w:tcW w:w="2059" w:type="dxa"/>
          </w:tcPr>
          <w:p w14:paraId="60E9F1AC" w14:textId="77777777" w:rsidR="004937E5" w:rsidRPr="00D80312" w:rsidRDefault="004937E5" w:rsidP="008E05DD"/>
        </w:tc>
      </w:tr>
      <w:tr w:rsidR="004937E5" w14:paraId="3D1F0C3F" w14:textId="77777777" w:rsidTr="008E05DD">
        <w:trPr>
          <w:jc w:val="center"/>
        </w:trPr>
        <w:tc>
          <w:tcPr>
            <w:tcW w:w="2264" w:type="dxa"/>
            <w:vMerge/>
          </w:tcPr>
          <w:p w14:paraId="51C1A61B" w14:textId="77777777" w:rsidR="004937E5" w:rsidRDefault="004937E5" w:rsidP="005639B3">
            <w:pPr>
              <w:ind w:leftChars="69" w:left="145" w:right="210"/>
            </w:pPr>
          </w:p>
        </w:tc>
        <w:tc>
          <w:tcPr>
            <w:tcW w:w="3578" w:type="dxa"/>
          </w:tcPr>
          <w:p w14:paraId="0D0E3E97" w14:textId="77777777" w:rsidR="004937E5" w:rsidRDefault="004937E5" w:rsidP="005C515E">
            <w:pPr>
              <w:ind w:leftChars="-23" w:left="-48" w:right="210" w:firstLine="2"/>
            </w:pPr>
            <w:r w:rsidRPr="005141F3">
              <w:rPr>
                <w:rFonts w:hint="eastAsia"/>
              </w:rPr>
              <w:t>保函收到索赔</w:t>
            </w:r>
          </w:p>
        </w:tc>
        <w:tc>
          <w:tcPr>
            <w:tcW w:w="2059" w:type="dxa"/>
          </w:tcPr>
          <w:p w14:paraId="7683E618" w14:textId="77777777" w:rsidR="004937E5" w:rsidRDefault="004937E5" w:rsidP="008E05DD"/>
        </w:tc>
      </w:tr>
      <w:tr w:rsidR="004937E5" w14:paraId="4E9299F3" w14:textId="77777777" w:rsidTr="008E05DD">
        <w:trPr>
          <w:jc w:val="center"/>
        </w:trPr>
        <w:tc>
          <w:tcPr>
            <w:tcW w:w="2264" w:type="dxa"/>
            <w:vMerge/>
          </w:tcPr>
          <w:p w14:paraId="6B25AB85" w14:textId="77777777" w:rsidR="004937E5" w:rsidRDefault="004937E5" w:rsidP="005639B3">
            <w:pPr>
              <w:ind w:leftChars="69" w:left="145" w:right="210"/>
            </w:pPr>
          </w:p>
        </w:tc>
        <w:tc>
          <w:tcPr>
            <w:tcW w:w="3578" w:type="dxa"/>
          </w:tcPr>
          <w:p w14:paraId="1F31F6F8" w14:textId="77777777" w:rsidR="004937E5" w:rsidRPr="005141F3" w:rsidRDefault="004937E5" w:rsidP="005C515E">
            <w:pPr>
              <w:ind w:leftChars="-23" w:left="-48" w:right="210" w:firstLine="2"/>
            </w:pPr>
            <w:r w:rsidRPr="005141F3">
              <w:rPr>
                <w:rFonts w:hint="eastAsia"/>
              </w:rPr>
              <w:t>收到索赔修改</w:t>
            </w:r>
          </w:p>
        </w:tc>
        <w:tc>
          <w:tcPr>
            <w:tcW w:w="2059" w:type="dxa"/>
          </w:tcPr>
          <w:p w14:paraId="5ADC4010" w14:textId="77777777" w:rsidR="004937E5" w:rsidRDefault="004937E5" w:rsidP="008E05DD"/>
        </w:tc>
      </w:tr>
      <w:tr w:rsidR="004937E5" w14:paraId="3E32018E" w14:textId="77777777" w:rsidTr="008E05DD">
        <w:trPr>
          <w:jc w:val="center"/>
        </w:trPr>
        <w:tc>
          <w:tcPr>
            <w:tcW w:w="2264" w:type="dxa"/>
            <w:vMerge/>
          </w:tcPr>
          <w:p w14:paraId="6928EDF2" w14:textId="77777777" w:rsidR="004937E5" w:rsidRDefault="004937E5" w:rsidP="005639B3">
            <w:pPr>
              <w:ind w:leftChars="69" w:left="145" w:right="210"/>
            </w:pPr>
          </w:p>
        </w:tc>
        <w:tc>
          <w:tcPr>
            <w:tcW w:w="3578" w:type="dxa"/>
          </w:tcPr>
          <w:p w14:paraId="623D419E" w14:textId="77777777" w:rsidR="004937E5" w:rsidRDefault="004937E5" w:rsidP="005C515E">
            <w:pPr>
              <w:ind w:leftChars="-23" w:left="-48" w:right="210" w:firstLine="2"/>
            </w:pPr>
            <w:r>
              <w:rPr>
                <w:rFonts w:hint="eastAsia"/>
              </w:rPr>
              <w:t>保函赔付</w:t>
            </w:r>
          </w:p>
        </w:tc>
        <w:tc>
          <w:tcPr>
            <w:tcW w:w="2059" w:type="dxa"/>
          </w:tcPr>
          <w:p w14:paraId="630B2908" w14:textId="77777777" w:rsidR="004937E5" w:rsidRDefault="004937E5" w:rsidP="008E05DD"/>
        </w:tc>
      </w:tr>
      <w:tr w:rsidR="004937E5" w14:paraId="7550077D" w14:textId="77777777" w:rsidTr="008E05DD">
        <w:trPr>
          <w:jc w:val="center"/>
        </w:trPr>
        <w:tc>
          <w:tcPr>
            <w:tcW w:w="2264" w:type="dxa"/>
            <w:vMerge/>
          </w:tcPr>
          <w:p w14:paraId="1F7282C6" w14:textId="77777777" w:rsidR="004937E5" w:rsidRDefault="004937E5" w:rsidP="005639B3">
            <w:pPr>
              <w:ind w:leftChars="69" w:left="145" w:right="210"/>
            </w:pPr>
          </w:p>
        </w:tc>
        <w:tc>
          <w:tcPr>
            <w:tcW w:w="3578" w:type="dxa"/>
          </w:tcPr>
          <w:p w14:paraId="070FA5C6" w14:textId="77777777" w:rsidR="004937E5" w:rsidRDefault="004937E5" w:rsidP="005C515E">
            <w:pPr>
              <w:ind w:leftChars="-23" w:left="-48" w:right="210" w:firstLine="2"/>
            </w:pPr>
            <w:r w:rsidRPr="005141F3">
              <w:rPr>
                <w:rFonts w:hint="eastAsia"/>
              </w:rPr>
              <w:t>保函拒付</w:t>
            </w:r>
          </w:p>
        </w:tc>
        <w:tc>
          <w:tcPr>
            <w:tcW w:w="2059" w:type="dxa"/>
          </w:tcPr>
          <w:p w14:paraId="7E57471C" w14:textId="77777777" w:rsidR="004937E5" w:rsidRDefault="004937E5" w:rsidP="008E05DD"/>
        </w:tc>
      </w:tr>
      <w:tr w:rsidR="004937E5" w14:paraId="6544672E" w14:textId="77777777" w:rsidTr="008E05DD">
        <w:trPr>
          <w:jc w:val="center"/>
        </w:trPr>
        <w:tc>
          <w:tcPr>
            <w:tcW w:w="2264" w:type="dxa"/>
            <w:vMerge/>
          </w:tcPr>
          <w:p w14:paraId="1A3C2C3E" w14:textId="77777777" w:rsidR="004937E5" w:rsidRDefault="004937E5" w:rsidP="005639B3">
            <w:pPr>
              <w:ind w:leftChars="69" w:left="145" w:right="210"/>
            </w:pPr>
          </w:p>
        </w:tc>
        <w:tc>
          <w:tcPr>
            <w:tcW w:w="3578" w:type="dxa"/>
          </w:tcPr>
          <w:p w14:paraId="1179F44F" w14:textId="77777777" w:rsidR="004937E5" w:rsidRDefault="004937E5" w:rsidP="005C515E">
            <w:pPr>
              <w:ind w:leftChars="-23" w:left="-48" w:right="210" w:firstLine="2"/>
            </w:pPr>
            <w:r w:rsidRPr="005141F3">
              <w:rPr>
                <w:rFonts w:hint="eastAsia"/>
              </w:rPr>
              <w:t>保函索赔闭卷</w:t>
            </w:r>
          </w:p>
        </w:tc>
        <w:tc>
          <w:tcPr>
            <w:tcW w:w="2059" w:type="dxa"/>
          </w:tcPr>
          <w:p w14:paraId="0E9E2D81" w14:textId="77777777" w:rsidR="004937E5" w:rsidRDefault="004937E5" w:rsidP="00092401"/>
        </w:tc>
      </w:tr>
      <w:tr w:rsidR="004937E5" w14:paraId="53B36682" w14:textId="77777777" w:rsidTr="004937E5">
        <w:trPr>
          <w:jc w:val="center"/>
        </w:trPr>
        <w:tc>
          <w:tcPr>
            <w:tcW w:w="2264" w:type="dxa"/>
            <w:vMerge w:val="restart"/>
            <w:vAlign w:val="center"/>
          </w:tcPr>
          <w:p w14:paraId="0C374E32" w14:textId="77777777" w:rsidR="004937E5" w:rsidRDefault="004937E5" w:rsidP="009F58F1">
            <w:pPr>
              <w:ind w:leftChars="69" w:left="145" w:right="210"/>
              <w:jc w:val="center"/>
            </w:pPr>
            <w:r>
              <w:rPr>
                <w:rFonts w:hint="eastAsia"/>
              </w:rPr>
              <w:t>出口保函</w:t>
            </w:r>
          </w:p>
        </w:tc>
        <w:tc>
          <w:tcPr>
            <w:tcW w:w="3578" w:type="dxa"/>
          </w:tcPr>
          <w:p w14:paraId="40BF78A8" w14:textId="77777777" w:rsidR="004937E5" w:rsidRDefault="00C575DB" w:rsidP="00092401">
            <w:pPr>
              <w:ind w:leftChars="-23" w:left="-48" w:right="210" w:firstLine="2"/>
            </w:pPr>
            <w:r>
              <w:rPr>
                <w:rFonts w:hint="eastAsia"/>
              </w:rPr>
              <w:t>保函通知</w:t>
            </w:r>
          </w:p>
        </w:tc>
        <w:tc>
          <w:tcPr>
            <w:tcW w:w="2059" w:type="dxa"/>
          </w:tcPr>
          <w:p w14:paraId="0C848A1E" w14:textId="77777777" w:rsidR="004937E5" w:rsidRDefault="004937E5" w:rsidP="00092401"/>
        </w:tc>
      </w:tr>
      <w:tr w:rsidR="004937E5" w14:paraId="1CBA685F" w14:textId="77777777" w:rsidTr="008E05DD">
        <w:trPr>
          <w:jc w:val="center"/>
        </w:trPr>
        <w:tc>
          <w:tcPr>
            <w:tcW w:w="2264" w:type="dxa"/>
            <w:vMerge/>
          </w:tcPr>
          <w:p w14:paraId="24705941" w14:textId="77777777" w:rsidR="004937E5" w:rsidRDefault="004937E5" w:rsidP="005639B3">
            <w:pPr>
              <w:ind w:leftChars="69" w:left="145" w:right="210"/>
            </w:pPr>
          </w:p>
        </w:tc>
        <w:tc>
          <w:tcPr>
            <w:tcW w:w="3578" w:type="dxa"/>
          </w:tcPr>
          <w:p w14:paraId="051CC5CB" w14:textId="77777777" w:rsidR="00C575DB" w:rsidRDefault="00C575DB" w:rsidP="00C575DB">
            <w:pPr>
              <w:ind w:leftChars="-23" w:left="-48" w:right="210" w:firstLine="2"/>
            </w:pPr>
            <w:r>
              <w:rPr>
                <w:rFonts w:hint="eastAsia"/>
              </w:rPr>
              <w:t>保函通知修改</w:t>
            </w:r>
          </w:p>
        </w:tc>
        <w:tc>
          <w:tcPr>
            <w:tcW w:w="2059" w:type="dxa"/>
          </w:tcPr>
          <w:p w14:paraId="3BDCB28C" w14:textId="77777777" w:rsidR="004937E5" w:rsidRDefault="004937E5" w:rsidP="008E05DD"/>
        </w:tc>
      </w:tr>
      <w:tr w:rsidR="00C575DB" w14:paraId="5E350FDF" w14:textId="77777777" w:rsidTr="008E05DD">
        <w:trPr>
          <w:jc w:val="center"/>
        </w:trPr>
        <w:tc>
          <w:tcPr>
            <w:tcW w:w="2264" w:type="dxa"/>
            <w:vMerge/>
          </w:tcPr>
          <w:p w14:paraId="3642D13D" w14:textId="77777777" w:rsidR="00C575DB" w:rsidRDefault="00C575DB" w:rsidP="005639B3">
            <w:pPr>
              <w:ind w:leftChars="69" w:left="145" w:right="210"/>
            </w:pPr>
          </w:p>
        </w:tc>
        <w:tc>
          <w:tcPr>
            <w:tcW w:w="3578" w:type="dxa"/>
          </w:tcPr>
          <w:p w14:paraId="3C61EB00" w14:textId="77777777" w:rsidR="00C575DB" w:rsidRDefault="00C575DB" w:rsidP="00C575DB">
            <w:pPr>
              <w:ind w:leftChars="-23" w:left="-48" w:right="210" w:firstLine="2"/>
            </w:pPr>
            <w:r>
              <w:rPr>
                <w:rFonts w:hint="eastAsia"/>
              </w:rPr>
              <w:t>保函通知修改确认</w:t>
            </w:r>
          </w:p>
        </w:tc>
        <w:tc>
          <w:tcPr>
            <w:tcW w:w="2059" w:type="dxa"/>
          </w:tcPr>
          <w:p w14:paraId="138130AD" w14:textId="77777777" w:rsidR="00C575DB" w:rsidRDefault="00C575DB" w:rsidP="008E05DD"/>
        </w:tc>
      </w:tr>
      <w:tr w:rsidR="004937E5" w14:paraId="3752FB3F" w14:textId="77777777" w:rsidTr="008E05DD">
        <w:trPr>
          <w:jc w:val="center"/>
        </w:trPr>
        <w:tc>
          <w:tcPr>
            <w:tcW w:w="2264" w:type="dxa"/>
            <w:vMerge/>
          </w:tcPr>
          <w:p w14:paraId="34AED29A" w14:textId="77777777" w:rsidR="004937E5" w:rsidRDefault="004937E5" w:rsidP="005639B3">
            <w:pPr>
              <w:ind w:leftChars="69" w:left="145" w:right="210"/>
            </w:pPr>
          </w:p>
        </w:tc>
        <w:tc>
          <w:tcPr>
            <w:tcW w:w="3578" w:type="dxa"/>
          </w:tcPr>
          <w:p w14:paraId="31D229B3" w14:textId="77777777" w:rsidR="004937E5" w:rsidRDefault="00C575DB" w:rsidP="008E05DD">
            <w:pPr>
              <w:ind w:leftChars="-23" w:left="-48" w:right="210" w:firstLine="2"/>
            </w:pPr>
            <w:r>
              <w:rPr>
                <w:rFonts w:hint="eastAsia"/>
              </w:rPr>
              <w:t>保函索赔</w:t>
            </w:r>
          </w:p>
        </w:tc>
        <w:tc>
          <w:tcPr>
            <w:tcW w:w="2059" w:type="dxa"/>
          </w:tcPr>
          <w:p w14:paraId="66968401" w14:textId="77777777" w:rsidR="004937E5" w:rsidRDefault="004937E5" w:rsidP="008E05DD"/>
        </w:tc>
      </w:tr>
      <w:tr w:rsidR="004937E5" w14:paraId="1ADDADD7" w14:textId="77777777" w:rsidTr="008E05DD">
        <w:trPr>
          <w:jc w:val="center"/>
        </w:trPr>
        <w:tc>
          <w:tcPr>
            <w:tcW w:w="2264" w:type="dxa"/>
            <w:vMerge/>
          </w:tcPr>
          <w:p w14:paraId="057D7469" w14:textId="77777777" w:rsidR="004937E5" w:rsidRDefault="004937E5" w:rsidP="005639B3">
            <w:pPr>
              <w:ind w:leftChars="69" w:left="145" w:right="210"/>
            </w:pPr>
          </w:p>
        </w:tc>
        <w:tc>
          <w:tcPr>
            <w:tcW w:w="3578" w:type="dxa"/>
          </w:tcPr>
          <w:p w14:paraId="38E78F6D" w14:textId="77777777" w:rsidR="004937E5" w:rsidRDefault="00C575DB" w:rsidP="008E05DD">
            <w:pPr>
              <w:ind w:leftChars="-23" w:left="-48" w:right="210" w:firstLine="2"/>
            </w:pPr>
            <w:r>
              <w:rPr>
                <w:rFonts w:hint="eastAsia"/>
              </w:rPr>
              <w:t>保函索赔闭卷</w:t>
            </w:r>
          </w:p>
        </w:tc>
        <w:tc>
          <w:tcPr>
            <w:tcW w:w="2059" w:type="dxa"/>
          </w:tcPr>
          <w:p w14:paraId="267613AD" w14:textId="77777777" w:rsidR="004937E5" w:rsidRDefault="004937E5" w:rsidP="008E05DD"/>
        </w:tc>
      </w:tr>
      <w:tr w:rsidR="004937E5" w14:paraId="5B729A46" w14:textId="77777777" w:rsidTr="008E05DD">
        <w:trPr>
          <w:jc w:val="center"/>
        </w:trPr>
        <w:tc>
          <w:tcPr>
            <w:tcW w:w="2264" w:type="dxa"/>
            <w:vMerge/>
          </w:tcPr>
          <w:p w14:paraId="4562CA5A" w14:textId="77777777" w:rsidR="004937E5" w:rsidRDefault="004937E5" w:rsidP="005639B3">
            <w:pPr>
              <w:ind w:leftChars="69" w:left="145" w:right="210"/>
            </w:pPr>
          </w:p>
        </w:tc>
        <w:tc>
          <w:tcPr>
            <w:tcW w:w="3578" w:type="dxa"/>
          </w:tcPr>
          <w:p w14:paraId="79F9AFD7" w14:textId="77777777" w:rsidR="004937E5" w:rsidRDefault="00C575DB" w:rsidP="008E05DD">
            <w:pPr>
              <w:ind w:leftChars="-23" w:left="-48" w:right="210" w:firstLine="2"/>
            </w:pPr>
            <w:r>
              <w:rPr>
                <w:rFonts w:hint="eastAsia"/>
              </w:rPr>
              <w:t>保函通知注销</w:t>
            </w:r>
          </w:p>
        </w:tc>
        <w:tc>
          <w:tcPr>
            <w:tcW w:w="2059" w:type="dxa"/>
          </w:tcPr>
          <w:p w14:paraId="7ADBC071" w14:textId="77777777" w:rsidR="004937E5" w:rsidRDefault="004937E5" w:rsidP="008E05DD"/>
        </w:tc>
      </w:tr>
      <w:tr w:rsidR="004937E5" w14:paraId="51794AA6" w14:textId="77777777" w:rsidTr="008E05DD">
        <w:trPr>
          <w:jc w:val="center"/>
        </w:trPr>
        <w:tc>
          <w:tcPr>
            <w:tcW w:w="2264" w:type="dxa"/>
            <w:vMerge/>
            <w:vAlign w:val="center"/>
          </w:tcPr>
          <w:p w14:paraId="56954692" w14:textId="77777777" w:rsidR="004937E5" w:rsidRDefault="004937E5" w:rsidP="005639B3">
            <w:pPr>
              <w:ind w:leftChars="69" w:left="145" w:right="210"/>
              <w:jc w:val="center"/>
            </w:pPr>
          </w:p>
        </w:tc>
        <w:tc>
          <w:tcPr>
            <w:tcW w:w="3578" w:type="dxa"/>
          </w:tcPr>
          <w:p w14:paraId="37C13265" w14:textId="77777777" w:rsidR="004937E5" w:rsidRDefault="00C575DB" w:rsidP="008E05DD">
            <w:pPr>
              <w:ind w:leftChars="-23" w:left="-48" w:right="210" w:firstLine="2"/>
            </w:pPr>
            <w:r>
              <w:rPr>
                <w:rFonts w:hint="eastAsia"/>
              </w:rPr>
              <w:t>保函担保责任解除通知</w:t>
            </w:r>
          </w:p>
        </w:tc>
        <w:tc>
          <w:tcPr>
            <w:tcW w:w="2059" w:type="dxa"/>
          </w:tcPr>
          <w:p w14:paraId="09B720FD" w14:textId="77777777" w:rsidR="004937E5" w:rsidRDefault="004937E5" w:rsidP="008E05DD"/>
        </w:tc>
      </w:tr>
      <w:tr w:rsidR="004937E5" w14:paraId="271729D6" w14:textId="77777777" w:rsidTr="008E05DD">
        <w:trPr>
          <w:jc w:val="center"/>
        </w:trPr>
        <w:tc>
          <w:tcPr>
            <w:tcW w:w="2264" w:type="dxa"/>
            <w:vMerge/>
          </w:tcPr>
          <w:p w14:paraId="353199BF" w14:textId="77777777" w:rsidR="004937E5" w:rsidRDefault="004937E5" w:rsidP="005639B3">
            <w:pPr>
              <w:ind w:leftChars="69" w:left="145" w:right="210"/>
            </w:pPr>
          </w:p>
        </w:tc>
        <w:tc>
          <w:tcPr>
            <w:tcW w:w="3578" w:type="dxa"/>
            <w:tcBorders>
              <w:top w:val="single" w:sz="4" w:space="0" w:color="auto"/>
              <w:bottom w:val="single" w:sz="4" w:space="0" w:color="auto"/>
              <w:right w:val="single" w:sz="4" w:space="0" w:color="auto"/>
            </w:tcBorders>
          </w:tcPr>
          <w:p w14:paraId="4AE40D40" w14:textId="77777777" w:rsidR="004937E5" w:rsidRPr="00C575DB" w:rsidRDefault="00C575DB" w:rsidP="00830FD6">
            <w:pPr>
              <w:ind w:leftChars="-23" w:left="-48" w:right="210" w:firstLine="2"/>
            </w:pPr>
            <w:r>
              <w:rPr>
                <w:rFonts w:hint="eastAsia"/>
              </w:rPr>
              <w:t>保函通知撤销</w:t>
            </w:r>
          </w:p>
        </w:tc>
        <w:tc>
          <w:tcPr>
            <w:tcW w:w="2059" w:type="dxa"/>
            <w:tcBorders>
              <w:top w:val="single" w:sz="4" w:space="0" w:color="auto"/>
              <w:left w:val="single" w:sz="4" w:space="0" w:color="auto"/>
              <w:bottom w:val="single" w:sz="4" w:space="0" w:color="auto"/>
              <w:right w:val="single" w:sz="4" w:space="0" w:color="auto"/>
            </w:tcBorders>
          </w:tcPr>
          <w:p w14:paraId="29DD3A6D" w14:textId="77777777" w:rsidR="004937E5" w:rsidRDefault="004937E5" w:rsidP="008E05DD"/>
        </w:tc>
      </w:tr>
      <w:tr w:rsidR="004937E5" w14:paraId="23BBC9E7" w14:textId="77777777" w:rsidTr="008E05DD">
        <w:trPr>
          <w:jc w:val="center"/>
        </w:trPr>
        <w:tc>
          <w:tcPr>
            <w:tcW w:w="2264" w:type="dxa"/>
            <w:vMerge/>
          </w:tcPr>
          <w:p w14:paraId="3EACC019" w14:textId="77777777" w:rsidR="004937E5" w:rsidRDefault="004937E5" w:rsidP="005639B3">
            <w:pPr>
              <w:ind w:leftChars="69" w:left="145" w:right="210"/>
            </w:pPr>
          </w:p>
        </w:tc>
        <w:tc>
          <w:tcPr>
            <w:tcW w:w="3578" w:type="dxa"/>
            <w:tcBorders>
              <w:top w:val="single" w:sz="4" w:space="0" w:color="auto"/>
              <w:bottom w:val="single" w:sz="4" w:space="0" w:color="auto"/>
              <w:right w:val="single" w:sz="4" w:space="0" w:color="auto"/>
            </w:tcBorders>
          </w:tcPr>
          <w:p w14:paraId="04525242" w14:textId="77777777" w:rsidR="004937E5" w:rsidRDefault="00C575DB" w:rsidP="008E05DD">
            <w:pPr>
              <w:ind w:leftChars="-23" w:left="-48" w:right="210" w:firstLine="2"/>
            </w:pPr>
            <w:r>
              <w:rPr>
                <w:rFonts w:hint="eastAsia"/>
              </w:rPr>
              <w:t>保函收汇</w:t>
            </w:r>
          </w:p>
        </w:tc>
        <w:tc>
          <w:tcPr>
            <w:tcW w:w="2059" w:type="dxa"/>
            <w:tcBorders>
              <w:top w:val="single" w:sz="4" w:space="0" w:color="auto"/>
              <w:left w:val="single" w:sz="4" w:space="0" w:color="auto"/>
              <w:bottom w:val="single" w:sz="4" w:space="0" w:color="auto"/>
              <w:right w:val="single" w:sz="4" w:space="0" w:color="auto"/>
            </w:tcBorders>
          </w:tcPr>
          <w:p w14:paraId="652A52EA" w14:textId="77777777" w:rsidR="004937E5" w:rsidRDefault="004937E5" w:rsidP="008E05DD"/>
        </w:tc>
      </w:tr>
      <w:tr w:rsidR="004937E5" w14:paraId="78886949" w14:textId="77777777" w:rsidTr="008E05DD">
        <w:trPr>
          <w:jc w:val="center"/>
        </w:trPr>
        <w:tc>
          <w:tcPr>
            <w:tcW w:w="2264" w:type="dxa"/>
            <w:vMerge/>
          </w:tcPr>
          <w:p w14:paraId="763D7629" w14:textId="77777777" w:rsidR="004937E5" w:rsidRDefault="004937E5" w:rsidP="008E05DD">
            <w:pPr>
              <w:ind w:left="210" w:right="210" w:firstLine="420"/>
            </w:pPr>
          </w:p>
        </w:tc>
        <w:tc>
          <w:tcPr>
            <w:tcW w:w="3578" w:type="dxa"/>
            <w:tcBorders>
              <w:top w:val="single" w:sz="4" w:space="0" w:color="auto"/>
              <w:bottom w:val="single" w:sz="4" w:space="0" w:color="auto"/>
              <w:right w:val="single" w:sz="4" w:space="0" w:color="auto"/>
            </w:tcBorders>
          </w:tcPr>
          <w:p w14:paraId="2EEAFB88" w14:textId="77777777" w:rsidR="004937E5" w:rsidRDefault="00C575DB" w:rsidP="008E05DD">
            <w:pPr>
              <w:ind w:leftChars="-23" w:left="-48" w:right="210" w:firstLine="2"/>
            </w:pPr>
            <w:r>
              <w:rPr>
                <w:rFonts w:hint="eastAsia"/>
              </w:rPr>
              <w:t>保函收汇后续处理</w:t>
            </w:r>
          </w:p>
        </w:tc>
        <w:tc>
          <w:tcPr>
            <w:tcW w:w="2059" w:type="dxa"/>
            <w:tcBorders>
              <w:top w:val="single" w:sz="4" w:space="0" w:color="auto"/>
              <w:left w:val="single" w:sz="4" w:space="0" w:color="auto"/>
              <w:bottom w:val="single" w:sz="4" w:space="0" w:color="auto"/>
              <w:right w:val="single" w:sz="4" w:space="0" w:color="auto"/>
            </w:tcBorders>
          </w:tcPr>
          <w:p w14:paraId="07C054F8" w14:textId="77777777" w:rsidR="004937E5" w:rsidRDefault="004937E5" w:rsidP="008E05DD"/>
        </w:tc>
      </w:tr>
      <w:tr w:rsidR="004937E5" w14:paraId="2B2AC5CB" w14:textId="77777777" w:rsidTr="008E05DD">
        <w:trPr>
          <w:jc w:val="center"/>
        </w:trPr>
        <w:tc>
          <w:tcPr>
            <w:tcW w:w="2264" w:type="dxa"/>
            <w:vMerge/>
          </w:tcPr>
          <w:p w14:paraId="243C0264" w14:textId="77777777" w:rsidR="004937E5" w:rsidRDefault="004937E5" w:rsidP="008E05DD">
            <w:pPr>
              <w:ind w:left="210" w:right="210" w:firstLine="420"/>
            </w:pPr>
          </w:p>
        </w:tc>
        <w:tc>
          <w:tcPr>
            <w:tcW w:w="3578" w:type="dxa"/>
            <w:tcBorders>
              <w:top w:val="single" w:sz="4" w:space="0" w:color="auto"/>
              <w:bottom w:val="single" w:sz="4" w:space="0" w:color="auto"/>
              <w:right w:val="single" w:sz="4" w:space="0" w:color="auto"/>
            </w:tcBorders>
          </w:tcPr>
          <w:p w14:paraId="2D348D52" w14:textId="77777777" w:rsidR="004937E5" w:rsidRDefault="00C575DB" w:rsidP="008E05DD">
            <w:pPr>
              <w:ind w:leftChars="-23" w:left="-48" w:right="210" w:firstLine="2"/>
            </w:pPr>
            <w:r>
              <w:rPr>
                <w:rFonts w:hint="eastAsia"/>
              </w:rPr>
              <w:t>保函生效日</w:t>
            </w:r>
            <w:r>
              <w:rPr>
                <w:rFonts w:hint="eastAsia"/>
              </w:rPr>
              <w:t>/</w:t>
            </w:r>
            <w:r>
              <w:rPr>
                <w:rFonts w:hint="eastAsia"/>
              </w:rPr>
              <w:t>失效日确认通知</w:t>
            </w:r>
          </w:p>
        </w:tc>
        <w:tc>
          <w:tcPr>
            <w:tcW w:w="2059" w:type="dxa"/>
            <w:tcBorders>
              <w:top w:val="single" w:sz="4" w:space="0" w:color="auto"/>
              <w:left w:val="single" w:sz="4" w:space="0" w:color="auto"/>
              <w:bottom w:val="single" w:sz="4" w:space="0" w:color="auto"/>
              <w:right w:val="single" w:sz="4" w:space="0" w:color="auto"/>
            </w:tcBorders>
          </w:tcPr>
          <w:p w14:paraId="541E5835" w14:textId="77777777" w:rsidR="004937E5" w:rsidRDefault="004937E5" w:rsidP="008E05DD"/>
        </w:tc>
      </w:tr>
    </w:tbl>
    <w:p w14:paraId="22F2BCBD" w14:textId="77777777" w:rsidR="008E05DD" w:rsidRDefault="008E05DD" w:rsidP="007734B9"/>
    <w:p w14:paraId="553F56C8" w14:textId="77777777" w:rsidR="00813692" w:rsidRDefault="002E2539" w:rsidP="00A14659">
      <w:pPr>
        <w:pStyle w:val="2"/>
      </w:pPr>
      <w:bookmarkStart w:id="10" w:name="_Toc391392845"/>
      <w:bookmarkStart w:id="11" w:name="_Toc391392852"/>
      <w:bookmarkStart w:id="12" w:name="_Toc415598176"/>
      <w:bookmarkEnd w:id="10"/>
      <w:bookmarkEnd w:id="11"/>
      <w:r>
        <w:rPr>
          <w:rFonts w:hint="eastAsia"/>
        </w:rPr>
        <w:t>界面要素定义</w:t>
      </w:r>
      <w:bookmarkEnd w:id="12"/>
    </w:p>
    <w:p w14:paraId="79F1125E" w14:textId="77777777" w:rsidR="00813692" w:rsidRDefault="006F1F65" w:rsidP="00A14659">
      <w:pPr>
        <w:pStyle w:val="3"/>
        <w:ind w:left="930"/>
      </w:pPr>
      <w:bookmarkStart w:id="13" w:name="_Toc415598177"/>
      <w:r>
        <w:rPr>
          <w:rFonts w:hint="eastAsia"/>
        </w:rPr>
        <w:t>输入项字段类型说明</w:t>
      </w:r>
      <w:bookmarkEnd w:id="13"/>
    </w:p>
    <w:p w14:paraId="305A8694" w14:textId="77777777" w:rsidR="008E05DD" w:rsidRDefault="008E05DD" w:rsidP="008E05DD">
      <w:pPr>
        <w:ind w:firstLine="420"/>
        <w:rPr>
          <w:rFonts w:ascii="宋体" w:hAnsi="宋体" w:cs="Calibri"/>
          <w:kern w:val="0"/>
          <w:szCs w:val="21"/>
        </w:rPr>
      </w:pPr>
      <w:r>
        <w:rPr>
          <w:rFonts w:ascii="宋体" w:hAnsi="宋体" w:cs="Calibri" w:hint="eastAsia"/>
          <w:kern w:val="0"/>
          <w:szCs w:val="21"/>
        </w:rPr>
        <w:t xml:space="preserve">   V(n)   表示字符型，其中N表示字符长度</w:t>
      </w:r>
    </w:p>
    <w:p w14:paraId="1BE99AEF" w14:textId="77777777" w:rsidR="008E05DD" w:rsidRDefault="008E05DD" w:rsidP="008E05DD">
      <w:pPr>
        <w:ind w:firstLine="420"/>
        <w:rPr>
          <w:rFonts w:ascii="宋体" w:hAnsi="宋体" w:cs="Calibri"/>
          <w:kern w:val="0"/>
          <w:szCs w:val="21"/>
        </w:rPr>
      </w:pPr>
      <w:r>
        <w:rPr>
          <w:rFonts w:ascii="宋体" w:hAnsi="宋体" w:cs="Calibri" w:hint="eastAsia"/>
          <w:kern w:val="0"/>
          <w:szCs w:val="21"/>
        </w:rPr>
        <w:t xml:space="preserve">   N(n,m) 表示数字类型,其中n表示总长度,m 表示保留小数位数</w:t>
      </w:r>
    </w:p>
    <w:p w14:paraId="6BE97B05" w14:textId="77777777" w:rsidR="008E05DD" w:rsidRDefault="008E05DD" w:rsidP="008E05DD">
      <w:pPr>
        <w:ind w:firstLine="420"/>
        <w:rPr>
          <w:rFonts w:ascii="宋体" w:hAnsi="宋体" w:cs="Calibri"/>
          <w:kern w:val="0"/>
          <w:szCs w:val="21"/>
        </w:rPr>
      </w:pPr>
      <w:r>
        <w:rPr>
          <w:rFonts w:ascii="宋体" w:hAnsi="宋体" w:cs="Calibri" w:hint="eastAsia"/>
          <w:kern w:val="0"/>
          <w:szCs w:val="21"/>
        </w:rPr>
        <w:t xml:space="preserve">   D      表示日期型，日期格式统一为</w:t>
      </w:r>
      <w:r>
        <w:rPr>
          <w:rFonts w:ascii="宋体" w:hAnsi="宋体" w:cs="Calibri"/>
          <w:kern w:val="0"/>
          <w:szCs w:val="21"/>
        </w:rPr>
        <w:t>’</w:t>
      </w:r>
      <w:r>
        <w:rPr>
          <w:rFonts w:ascii="宋体" w:hAnsi="宋体" w:cs="Calibri" w:hint="eastAsia"/>
          <w:kern w:val="0"/>
          <w:szCs w:val="21"/>
        </w:rPr>
        <w:t>YYYY-MM-DD</w:t>
      </w:r>
      <w:r>
        <w:rPr>
          <w:rFonts w:ascii="宋体" w:hAnsi="宋体" w:cs="Calibri"/>
          <w:kern w:val="0"/>
          <w:szCs w:val="21"/>
        </w:rPr>
        <w:t>’</w:t>
      </w:r>
    </w:p>
    <w:p w14:paraId="7721517E" w14:textId="77777777" w:rsidR="008E05DD" w:rsidRDefault="008E05DD" w:rsidP="008E05DD">
      <w:pPr>
        <w:ind w:firstLine="420"/>
        <w:rPr>
          <w:rFonts w:ascii="宋体" w:hAnsi="宋体" w:cs="Calibri"/>
          <w:kern w:val="0"/>
          <w:szCs w:val="21"/>
        </w:rPr>
      </w:pPr>
      <w:r>
        <w:rPr>
          <w:rFonts w:ascii="宋体" w:hAnsi="宋体" w:cs="Calibri" w:hint="eastAsia"/>
          <w:kern w:val="0"/>
          <w:szCs w:val="21"/>
        </w:rPr>
        <w:t xml:space="preserve">   T      表示日期时间，格式为‘YYYY-MM-DD HH:MM:SS</w:t>
      </w:r>
      <w:r>
        <w:rPr>
          <w:rFonts w:ascii="宋体" w:hAnsi="宋体" w:cs="Calibri"/>
          <w:kern w:val="0"/>
          <w:szCs w:val="21"/>
        </w:rPr>
        <w:t>’</w:t>
      </w:r>
    </w:p>
    <w:p w14:paraId="54405784" w14:textId="77777777" w:rsidR="008E05DD" w:rsidRDefault="008E05DD" w:rsidP="008E05DD">
      <w:pPr>
        <w:ind w:firstLine="420"/>
        <w:rPr>
          <w:rFonts w:ascii="宋体" w:hAnsi="宋体" w:cs="Calibri"/>
          <w:kern w:val="0"/>
          <w:szCs w:val="21"/>
        </w:rPr>
      </w:pPr>
    </w:p>
    <w:p w14:paraId="436A4FD3" w14:textId="77777777" w:rsidR="008E05DD" w:rsidRDefault="008E05DD" w:rsidP="008E05DD">
      <w:pPr>
        <w:ind w:firstLine="420"/>
        <w:rPr>
          <w:rFonts w:ascii="宋体" w:hAnsi="宋体" w:cs="Calibri"/>
          <w:kern w:val="0"/>
          <w:szCs w:val="21"/>
        </w:rPr>
      </w:pPr>
      <w:r>
        <w:rPr>
          <w:rFonts w:ascii="宋体" w:hAnsi="宋体" w:cs="Calibri" w:hint="eastAsia"/>
          <w:kern w:val="0"/>
          <w:szCs w:val="21"/>
        </w:rPr>
        <w:t xml:space="preserve">   常用字段定义标准：</w:t>
      </w:r>
    </w:p>
    <w:tbl>
      <w:tblPr>
        <w:tblStyle w:val="ab"/>
        <w:tblW w:w="0" w:type="auto"/>
        <w:tblInd w:w="817" w:type="dxa"/>
        <w:tblLook w:val="04A0" w:firstRow="1" w:lastRow="0" w:firstColumn="1" w:lastColumn="0" w:noHBand="0" w:noVBand="1"/>
      </w:tblPr>
      <w:tblGrid>
        <w:gridCol w:w="567"/>
        <w:gridCol w:w="4297"/>
        <w:gridCol w:w="1231"/>
      </w:tblGrid>
      <w:tr w:rsidR="008E05DD" w14:paraId="02FB4D4F" w14:textId="77777777" w:rsidTr="008E05DD">
        <w:tc>
          <w:tcPr>
            <w:tcW w:w="567" w:type="dxa"/>
          </w:tcPr>
          <w:p w14:paraId="60852891" w14:textId="77777777" w:rsidR="008E05DD" w:rsidRPr="00947A01" w:rsidRDefault="008E05DD" w:rsidP="008E05DD">
            <w:pPr>
              <w:jc w:val="center"/>
              <w:rPr>
                <w:rFonts w:ascii="宋体" w:hAnsi="宋体" w:cs="Calibri"/>
                <w:kern w:val="0"/>
                <w:szCs w:val="21"/>
              </w:rPr>
            </w:pPr>
            <w:r w:rsidRPr="00947A01">
              <w:rPr>
                <w:rFonts w:ascii="宋体" w:hAnsi="宋体" w:cs="Calibri" w:hint="eastAsia"/>
                <w:kern w:val="0"/>
                <w:szCs w:val="21"/>
              </w:rPr>
              <w:t>序号</w:t>
            </w:r>
          </w:p>
        </w:tc>
        <w:tc>
          <w:tcPr>
            <w:tcW w:w="4297" w:type="dxa"/>
          </w:tcPr>
          <w:p w14:paraId="6F72377D" w14:textId="77777777" w:rsidR="008E05DD" w:rsidRPr="00947A01" w:rsidRDefault="008E05DD" w:rsidP="008E05DD">
            <w:pPr>
              <w:jc w:val="center"/>
              <w:rPr>
                <w:rFonts w:ascii="宋体" w:hAnsi="宋体" w:cs="Calibri"/>
                <w:kern w:val="0"/>
                <w:szCs w:val="21"/>
              </w:rPr>
            </w:pPr>
            <w:r w:rsidRPr="00947A01">
              <w:rPr>
                <w:rFonts w:ascii="宋体" w:hAnsi="宋体" w:cs="Calibri" w:hint="eastAsia"/>
                <w:kern w:val="0"/>
                <w:szCs w:val="21"/>
              </w:rPr>
              <w:t>业务字段类型描述</w:t>
            </w:r>
          </w:p>
        </w:tc>
        <w:tc>
          <w:tcPr>
            <w:tcW w:w="1231" w:type="dxa"/>
          </w:tcPr>
          <w:p w14:paraId="0BC79712" w14:textId="77777777" w:rsidR="008E05DD" w:rsidRPr="00947A01" w:rsidRDefault="008E05DD" w:rsidP="008E05DD">
            <w:pPr>
              <w:jc w:val="center"/>
              <w:rPr>
                <w:rFonts w:ascii="宋体" w:hAnsi="宋体" w:cs="Calibri"/>
                <w:kern w:val="0"/>
                <w:szCs w:val="21"/>
              </w:rPr>
            </w:pPr>
            <w:r w:rsidRPr="00947A01">
              <w:rPr>
                <w:rFonts w:ascii="宋体" w:hAnsi="宋体" w:cs="Calibri" w:hint="eastAsia"/>
                <w:kern w:val="0"/>
                <w:szCs w:val="21"/>
              </w:rPr>
              <w:t>定义长度</w:t>
            </w:r>
          </w:p>
        </w:tc>
      </w:tr>
      <w:tr w:rsidR="00B84D70" w14:paraId="6B996FC6" w14:textId="77777777" w:rsidTr="008E05DD">
        <w:tc>
          <w:tcPr>
            <w:tcW w:w="567" w:type="dxa"/>
          </w:tcPr>
          <w:p w14:paraId="7DD172E9"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67326315" w14:textId="77777777" w:rsidR="00B84D70" w:rsidRPr="00947A01" w:rsidRDefault="00B84D70" w:rsidP="00B84D70">
            <w:pPr>
              <w:spacing w:line="240" w:lineRule="atLeast"/>
              <w:rPr>
                <w:rFonts w:ascii="宋体" w:hAnsi="宋体" w:cs="Calibri"/>
                <w:kern w:val="0"/>
                <w:szCs w:val="21"/>
              </w:rPr>
            </w:pPr>
            <w:r>
              <w:rPr>
                <w:rFonts w:ascii="宋体" w:hAnsi="宋体" w:cs="Calibri" w:hint="eastAsia"/>
                <w:kern w:val="0"/>
                <w:szCs w:val="21"/>
              </w:rPr>
              <w:t>SWIFTCODE,大额支付行号</w:t>
            </w:r>
          </w:p>
        </w:tc>
        <w:tc>
          <w:tcPr>
            <w:tcW w:w="1231" w:type="dxa"/>
          </w:tcPr>
          <w:p w14:paraId="131018F0" w14:textId="77777777" w:rsidR="00B84D70" w:rsidRPr="00947A01" w:rsidRDefault="00B84D70" w:rsidP="00B84D70">
            <w:pPr>
              <w:spacing w:line="240" w:lineRule="atLeast"/>
              <w:rPr>
                <w:rFonts w:ascii="宋体" w:hAnsi="宋体" w:cs="Calibri"/>
                <w:kern w:val="0"/>
                <w:szCs w:val="21"/>
              </w:rPr>
            </w:pPr>
            <w:r>
              <w:rPr>
                <w:rFonts w:ascii="宋体" w:hAnsi="宋体" w:cs="Calibri" w:hint="eastAsia"/>
                <w:kern w:val="0"/>
                <w:szCs w:val="21"/>
              </w:rPr>
              <w:t xml:space="preserve"> V(20)</w:t>
            </w:r>
          </w:p>
        </w:tc>
      </w:tr>
      <w:tr w:rsidR="00B84D70" w14:paraId="3FBCC4D3" w14:textId="77777777" w:rsidTr="008E05DD">
        <w:tc>
          <w:tcPr>
            <w:tcW w:w="567" w:type="dxa"/>
          </w:tcPr>
          <w:p w14:paraId="7861EECB"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6012E94A"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名称</w:t>
            </w:r>
          </w:p>
        </w:tc>
        <w:tc>
          <w:tcPr>
            <w:tcW w:w="1231" w:type="dxa"/>
          </w:tcPr>
          <w:p w14:paraId="508CAC59" w14:textId="77777777" w:rsidR="00B84D70" w:rsidRPr="00947A01" w:rsidRDefault="00B84D70" w:rsidP="00B84D70">
            <w:pPr>
              <w:spacing w:line="240" w:lineRule="atLeast"/>
              <w:rPr>
                <w:rFonts w:ascii="宋体" w:hAnsi="宋体" w:cs="Calibri"/>
                <w:kern w:val="0"/>
                <w:szCs w:val="21"/>
              </w:rPr>
            </w:pPr>
            <w:r>
              <w:rPr>
                <w:rFonts w:ascii="宋体" w:hAnsi="宋体" w:cs="Calibri" w:hint="eastAsia"/>
                <w:kern w:val="0"/>
                <w:szCs w:val="21"/>
              </w:rPr>
              <w:t xml:space="preserve"> V(2</w:t>
            </w:r>
            <w:r w:rsidRPr="00947A01">
              <w:rPr>
                <w:rFonts w:ascii="宋体" w:hAnsi="宋体" w:cs="Calibri" w:hint="eastAsia"/>
                <w:kern w:val="0"/>
                <w:szCs w:val="21"/>
              </w:rPr>
              <w:t>00)</w:t>
            </w:r>
          </w:p>
        </w:tc>
      </w:tr>
      <w:tr w:rsidR="00B84D70" w14:paraId="52D75B05" w14:textId="77777777" w:rsidTr="008E05DD">
        <w:tc>
          <w:tcPr>
            <w:tcW w:w="567" w:type="dxa"/>
          </w:tcPr>
          <w:p w14:paraId="47D79B1C"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35664D73"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地址</w:t>
            </w:r>
          </w:p>
        </w:tc>
        <w:tc>
          <w:tcPr>
            <w:tcW w:w="1231" w:type="dxa"/>
          </w:tcPr>
          <w:p w14:paraId="30B60B2C" w14:textId="77777777" w:rsidR="00B84D70" w:rsidRPr="00947A01" w:rsidRDefault="00B84D70" w:rsidP="00B84D70">
            <w:pPr>
              <w:spacing w:line="240" w:lineRule="atLeast"/>
              <w:rPr>
                <w:rFonts w:ascii="宋体" w:hAnsi="宋体" w:cs="Calibri"/>
                <w:kern w:val="0"/>
                <w:szCs w:val="21"/>
              </w:rPr>
            </w:pPr>
            <w:r>
              <w:rPr>
                <w:rFonts w:ascii="宋体" w:hAnsi="宋体" w:cs="Calibri" w:hint="eastAsia"/>
                <w:kern w:val="0"/>
                <w:szCs w:val="21"/>
              </w:rPr>
              <w:t xml:space="preserve"> V(2</w:t>
            </w:r>
            <w:r w:rsidRPr="00947A01">
              <w:rPr>
                <w:rFonts w:ascii="宋体" w:hAnsi="宋体" w:cs="Calibri" w:hint="eastAsia"/>
                <w:kern w:val="0"/>
                <w:szCs w:val="21"/>
              </w:rPr>
              <w:t>00)</w:t>
            </w:r>
          </w:p>
        </w:tc>
      </w:tr>
      <w:tr w:rsidR="00B84D70" w14:paraId="33A77F95" w14:textId="77777777" w:rsidTr="008E05DD">
        <w:tc>
          <w:tcPr>
            <w:tcW w:w="567" w:type="dxa"/>
          </w:tcPr>
          <w:p w14:paraId="2ACBA5F6"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61AA8B5B"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名称地址</w:t>
            </w:r>
          </w:p>
        </w:tc>
        <w:tc>
          <w:tcPr>
            <w:tcW w:w="1231" w:type="dxa"/>
          </w:tcPr>
          <w:p w14:paraId="66B11CB7"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 xml:space="preserve"> V(200)</w:t>
            </w:r>
          </w:p>
        </w:tc>
      </w:tr>
      <w:tr w:rsidR="00B84D70" w14:paraId="637C89F4" w14:textId="77777777" w:rsidTr="008E05DD">
        <w:tc>
          <w:tcPr>
            <w:tcW w:w="567" w:type="dxa"/>
          </w:tcPr>
          <w:p w14:paraId="3BD64E92"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27910FE8"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账号</w:t>
            </w:r>
          </w:p>
        </w:tc>
        <w:tc>
          <w:tcPr>
            <w:tcW w:w="1231" w:type="dxa"/>
          </w:tcPr>
          <w:p w14:paraId="031BFB18" w14:textId="77777777" w:rsidR="00B84D70" w:rsidRPr="00947A01" w:rsidRDefault="00B84D70" w:rsidP="00B84D70">
            <w:pPr>
              <w:spacing w:line="240" w:lineRule="atLeast"/>
              <w:rPr>
                <w:rFonts w:ascii="宋体" w:hAnsi="宋体" w:cs="Calibri"/>
                <w:kern w:val="0"/>
                <w:szCs w:val="21"/>
              </w:rPr>
            </w:pPr>
            <w:r>
              <w:rPr>
                <w:rFonts w:ascii="宋体" w:hAnsi="宋体" w:cs="Calibri" w:hint="eastAsia"/>
                <w:kern w:val="0"/>
                <w:szCs w:val="21"/>
              </w:rPr>
              <w:t xml:space="preserve"> V(34</w:t>
            </w:r>
            <w:r w:rsidRPr="00947A01">
              <w:rPr>
                <w:rFonts w:ascii="宋体" w:hAnsi="宋体" w:cs="Calibri" w:hint="eastAsia"/>
                <w:kern w:val="0"/>
                <w:szCs w:val="21"/>
              </w:rPr>
              <w:t>)</w:t>
            </w:r>
          </w:p>
        </w:tc>
      </w:tr>
      <w:tr w:rsidR="00B84D70" w14:paraId="75FCB8A4" w14:textId="77777777" w:rsidTr="008E05DD">
        <w:tc>
          <w:tcPr>
            <w:tcW w:w="567" w:type="dxa"/>
          </w:tcPr>
          <w:p w14:paraId="3BC5455D"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1A02C499"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核心客户号</w:t>
            </w:r>
          </w:p>
        </w:tc>
        <w:tc>
          <w:tcPr>
            <w:tcW w:w="1231" w:type="dxa"/>
          </w:tcPr>
          <w:p w14:paraId="773CE3D1" w14:textId="77777777" w:rsidR="00B84D70" w:rsidRPr="00947A01" w:rsidRDefault="00B84D70" w:rsidP="00B84D70">
            <w:pPr>
              <w:spacing w:line="240" w:lineRule="atLeast"/>
              <w:ind w:firstLineChars="50" w:firstLine="105"/>
              <w:rPr>
                <w:rFonts w:ascii="宋体" w:hAnsi="宋体" w:cs="Calibri"/>
                <w:kern w:val="0"/>
                <w:szCs w:val="21"/>
              </w:rPr>
            </w:pPr>
            <w:r w:rsidRPr="00947A01">
              <w:rPr>
                <w:rFonts w:ascii="宋体" w:hAnsi="宋体" w:cs="Calibri" w:hint="eastAsia"/>
                <w:kern w:val="0"/>
                <w:szCs w:val="21"/>
              </w:rPr>
              <w:t>V(32)</w:t>
            </w:r>
          </w:p>
        </w:tc>
      </w:tr>
      <w:tr w:rsidR="00B84D70" w14:paraId="349D4E6D" w14:textId="77777777" w:rsidTr="008E05DD">
        <w:tc>
          <w:tcPr>
            <w:tcW w:w="567" w:type="dxa"/>
          </w:tcPr>
          <w:p w14:paraId="7B44652F"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09EAB4CA"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国结产生的业务编号</w:t>
            </w:r>
          </w:p>
        </w:tc>
        <w:tc>
          <w:tcPr>
            <w:tcW w:w="1231" w:type="dxa"/>
          </w:tcPr>
          <w:p w14:paraId="0C264E7A" w14:textId="77777777" w:rsidR="00B84D70" w:rsidRPr="00947A01" w:rsidRDefault="00B84D70" w:rsidP="00B84D70">
            <w:pPr>
              <w:spacing w:line="240" w:lineRule="atLeast"/>
              <w:ind w:firstLineChars="50" w:firstLine="105"/>
              <w:rPr>
                <w:rFonts w:ascii="宋体" w:hAnsi="宋体" w:cs="Calibri"/>
                <w:kern w:val="0"/>
                <w:szCs w:val="21"/>
              </w:rPr>
            </w:pPr>
            <w:r w:rsidRPr="00947A01">
              <w:rPr>
                <w:rFonts w:ascii="宋体" w:hAnsi="宋体" w:cs="Calibri" w:hint="eastAsia"/>
                <w:kern w:val="0"/>
                <w:szCs w:val="21"/>
              </w:rPr>
              <w:t>V(16)</w:t>
            </w:r>
          </w:p>
        </w:tc>
      </w:tr>
      <w:tr w:rsidR="00B84D70" w14:paraId="75E74EB6" w14:textId="77777777" w:rsidTr="008E05DD">
        <w:tc>
          <w:tcPr>
            <w:tcW w:w="567" w:type="dxa"/>
          </w:tcPr>
          <w:p w14:paraId="11D6769B"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6B90C4F7"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外围系统编曲号或合同号</w:t>
            </w:r>
          </w:p>
        </w:tc>
        <w:tc>
          <w:tcPr>
            <w:tcW w:w="1231" w:type="dxa"/>
          </w:tcPr>
          <w:p w14:paraId="2BE11B76" w14:textId="77777777" w:rsidR="00B84D70" w:rsidRPr="00947A01" w:rsidRDefault="00B84D70" w:rsidP="00B84D70">
            <w:pPr>
              <w:spacing w:line="240" w:lineRule="atLeast"/>
              <w:ind w:firstLineChars="50" w:firstLine="105"/>
              <w:rPr>
                <w:rFonts w:ascii="宋体" w:hAnsi="宋体" w:cs="Calibri"/>
                <w:kern w:val="0"/>
                <w:szCs w:val="21"/>
              </w:rPr>
            </w:pPr>
            <w:r w:rsidRPr="00947A01">
              <w:rPr>
                <w:rFonts w:ascii="宋体" w:hAnsi="宋体" w:cs="Calibri" w:hint="eastAsia"/>
                <w:kern w:val="0"/>
                <w:szCs w:val="21"/>
              </w:rPr>
              <w:t>V(32)</w:t>
            </w:r>
          </w:p>
        </w:tc>
      </w:tr>
      <w:tr w:rsidR="00B84D70" w14:paraId="00C49C20" w14:textId="77777777" w:rsidTr="008E05DD">
        <w:tc>
          <w:tcPr>
            <w:tcW w:w="567" w:type="dxa"/>
          </w:tcPr>
          <w:p w14:paraId="45C39BF2"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7C426841"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是与否等简单下拉列表值,统一定义为三位长度，便于后续扩展</w:t>
            </w:r>
          </w:p>
        </w:tc>
        <w:tc>
          <w:tcPr>
            <w:tcW w:w="1231" w:type="dxa"/>
          </w:tcPr>
          <w:p w14:paraId="1AA6818C" w14:textId="77777777" w:rsidR="00B84D70" w:rsidRPr="00947A01" w:rsidRDefault="00B84D70" w:rsidP="00B84D70">
            <w:pPr>
              <w:spacing w:line="240" w:lineRule="atLeast"/>
              <w:ind w:firstLineChars="50" w:firstLine="105"/>
              <w:rPr>
                <w:rFonts w:ascii="宋体" w:hAnsi="宋体" w:cs="Calibri"/>
                <w:kern w:val="0"/>
                <w:szCs w:val="21"/>
              </w:rPr>
            </w:pPr>
            <w:r w:rsidRPr="00947A01">
              <w:rPr>
                <w:rFonts w:ascii="宋体" w:hAnsi="宋体" w:cs="Calibri" w:hint="eastAsia"/>
                <w:kern w:val="0"/>
                <w:szCs w:val="21"/>
              </w:rPr>
              <w:t>V(3)</w:t>
            </w:r>
          </w:p>
        </w:tc>
      </w:tr>
      <w:tr w:rsidR="00B84D70" w14:paraId="490F58B6" w14:textId="77777777" w:rsidTr="008E05DD">
        <w:tc>
          <w:tcPr>
            <w:tcW w:w="567" w:type="dxa"/>
          </w:tcPr>
          <w:p w14:paraId="11A616F3"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2BCB18E9"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币种,国家号码</w:t>
            </w:r>
          </w:p>
        </w:tc>
        <w:tc>
          <w:tcPr>
            <w:tcW w:w="1231" w:type="dxa"/>
          </w:tcPr>
          <w:p w14:paraId="29875D34"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V(3)</w:t>
            </w:r>
          </w:p>
        </w:tc>
      </w:tr>
      <w:tr w:rsidR="00B84D70" w14:paraId="1D93F16B" w14:textId="77777777" w:rsidTr="008E05DD">
        <w:tc>
          <w:tcPr>
            <w:tcW w:w="567" w:type="dxa"/>
          </w:tcPr>
          <w:p w14:paraId="6CCB24E1"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4852BD54"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手机，电话号，传真号</w:t>
            </w:r>
          </w:p>
        </w:tc>
        <w:tc>
          <w:tcPr>
            <w:tcW w:w="1231" w:type="dxa"/>
          </w:tcPr>
          <w:p w14:paraId="29362771"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V(40)</w:t>
            </w:r>
          </w:p>
        </w:tc>
      </w:tr>
      <w:tr w:rsidR="00B84D70" w14:paraId="410364BD" w14:textId="77777777" w:rsidTr="008E05DD">
        <w:tc>
          <w:tcPr>
            <w:tcW w:w="567" w:type="dxa"/>
          </w:tcPr>
          <w:p w14:paraId="4FA167C4"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7E16B87E"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国结系统产生的内部编号（如银行编号， 客户编号等）</w:t>
            </w:r>
          </w:p>
        </w:tc>
        <w:tc>
          <w:tcPr>
            <w:tcW w:w="1231" w:type="dxa"/>
          </w:tcPr>
          <w:p w14:paraId="48B0C85D"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V(10)</w:t>
            </w:r>
          </w:p>
        </w:tc>
      </w:tr>
      <w:tr w:rsidR="00B84D70" w14:paraId="26CABEDC" w14:textId="77777777" w:rsidTr="008E05DD">
        <w:tc>
          <w:tcPr>
            <w:tcW w:w="567" w:type="dxa"/>
          </w:tcPr>
          <w:p w14:paraId="3A3C6F0B"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3B7CBE4E"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金额</w:t>
            </w:r>
          </w:p>
        </w:tc>
        <w:tc>
          <w:tcPr>
            <w:tcW w:w="1231" w:type="dxa"/>
          </w:tcPr>
          <w:p w14:paraId="3B9D90DA"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N(18,2)</w:t>
            </w:r>
          </w:p>
        </w:tc>
      </w:tr>
      <w:tr w:rsidR="00B84D70" w14:paraId="3B49D4D3" w14:textId="77777777" w:rsidTr="008E05DD">
        <w:tc>
          <w:tcPr>
            <w:tcW w:w="567" w:type="dxa"/>
          </w:tcPr>
          <w:p w14:paraId="4B08B239"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27AA064E"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汇率,利率</w:t>
            </w:r>
          </w:p>
        </w:tc>
        <w:tc>
          <w:tcPr>
            <w:tcW w:w="1231" w:type="dxa"/>
          </w:tcPr>
          <w:p w14:paraId="40C0B0C2"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N(18,8)</w:t>
            </w:r>
          </w:p>
        </w:tc>
      </w:tr>
      <w:tr w:rsidR="00B84D70" w14:paraId="7311A2ED" w14:textId="77777777" w:rsidTr="008E05DD">
        <w:tc>
          <w:tcPr>
            <w:tcW w:w="567" w:type="dxa"/>
          </w:tcPr>
          <w:p w14:paraId="1A766E08"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4C67F868"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所有不带时分秒的日期</w:t>
            </w:r>
          </w:p>
        </w:tc>
        <w:tc>
          <w:tcPr>
            <w:tcW w:w="1231" w:type="dxa"/>
          </w:tcPr>
          <w:p w14:paraId="4BB17CE8"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D</w:t>
            </w:r>
          </w:p>
        </w:tc>
      </w:tr>
      <w:tr w:rsidR="00B84D70" w14:paraId="48CEBB5D" w14:textId="77777777" w:rsidTr="008E05DD">
        <w:tc>
          <w:tcPr>
            <w:tcW w:w="567" w:type="dxa"/>
          </w:tcPr>
          <w:p w14:paraId="06A4455A" w14:textId="77777777" w:rsidR="00B84D70" w:rsidRPr="008E05DD" w:rsidRDefault="00B84D70" w:rsidP="008D48CD">
            <w:pPr>
              <w:pStyle w:val="a3"/>
              <w:numPr>
                <w:ilvl w:val="0"/>
                <w:numId w:val="6"/>
              </w:numPr>
              <w:ind w:firstLineChars="0"/>
              <w:rPr>
                <w:rFonts w:ascii="宋体" w:hAnsi="宋体" w:cs="Calibri"/>
                <w:kern w:val="0"/>
                <w:szCs w:val="21"/>
              </w:rPr>
            </w:pPr>
          </w:p>
        </w:tc>
        <w:tc>
          <w:tcPr>
            <w:tcW w:w="4297" w:type="dxa"/>
          </w:tcPr>
          <w:p w14:paraId="67054CDC"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带时分秒的日期</w:t>
            </w:r>
          </w:p>
        </w:tc>
        <w:tc>
          <w:tcPr>
            <w:tcW w:w="1231" w:type="dxa"/>
          </w:tcPr>
          <w:p w14:paraId="5162727B" w14:textId="77777777" w:rsidR="00B84D70" w:rsidRPr="00947A01" w:rsidRDefault="00B84D70" w:rsidP="00B84D70">
            <w:pPr>
              <w:spacing w:line="240" w:lineRule="atLeast"/>
              <w:rPr>
                <w:rFonts w:ascii="宋体" w:hAnsi="宋体" w:cs="Calibri"/>
                <w:kern w:val="0"/>
                <w:szCs w:val="21"/>
              </w:rPr>
            </w:pPr>
            <w:r w:rsidRPr="00947A01">
              <w:rPr>
                <w:rFonts w:ascii="宋体" w:hAnsi="宋体" w:cs="Calibri" w:hint="eastAsia"/>
                <w:kern w:val="0"/>
                <w:szCs w:val="21"/>
              </w:rPr>
              <w:t>T</w:t>
            </w:r>
          </w:p>
        </w:tc>
      </w:tr>
    </w:tbl>
    <w:p w14:paraId="3DF6C117" w14:textId="77777777" w:rsidR="008E05DD" w:rsidRDefault="008E05DD" w:rsidP="008E05DD">
      <w:pPr>
        <w:ind w:firstLine="420"/>
        <w:rPr>
          <w:rFonts w:ascii="宋体" w:hAnsi="宋体" w:cs="Calibri"/>
          <w:kern w:val="0"/>
          <w:szCs w:val="21"/>
        </w:rPr>
      </w:pPr>
    </w:p>
    <w:p w14:paraId="3E5A752F" w14:textId="77777777" w:rsidR="00813692" w:rsidRDefault="008E05DD" w:rsidP="00A14659">
      <w:pPr>
        <w:pStyle w:val="3"/>
        <w:ind w:left="930"/>
        <w:rPr>
          <w:rFonts w:cs="Calibri"/>
          <w:kern w:val="0"/>
          <w:szCs w:val="21"/>
        </w:rPr>
      </w:pPr>
      <w:bookmarkStart w:id="14" w:name="_Toc415598178"/>
      <w:r w:rsidRPr="006F1F65">
        <w:rPr>
          <w:rFonts w:hint="eastAsia"/>
        </w:rPr>
        <w:t>输入项字段M/O/P 说明</w:t>
      </w:r>
      <w:bookmarkEnd w:id="14"/>
    </w:p>
    <w:p w14:paraId="2F4E6025" w14:textId="77777777" w:rsidR="008E05DD" w:rsidRDefault="008E05DD" w:rsidP="008E05DD">
      <w:pPr>
        <w:ind w:firstLine="420"/>
        <w:rPr>
          <w:rFonts w:ascii="宋体" w:hAnsi="宋体" w:cs="Calibri"/>
          <w:kern w:val="0"/>
          <w:szCs w:val="21"/>
        </w:rPr>
      </w:pPr>
      <w:r>
        <w:rPr>
          <w:rFonts w:ascii="宋体" w:hAnsi="宋体" w:cs="Calibri" w:hint="eastAsia"/>
          <w:kern w:val="0"/>
          <w:szCs w:val="21"/>
        </w:rPr>
        <w:t xml:space="preserve">   M  表示必填项</w:t>
      </w:r>
    </w:p>
    <w:p w14:paraId="6CCB3DA3" w14:textId="77777777" w:rsidR="008E05DD" w:rsidRDefault="008E05DD" w:rsidP="008E05DD">
      <w:pPr>
        <w:ind w:firstLine="420"/>
        <w:rPr>
          <w:rFonts w:ascii="宋体" w:hAnsi="宋体" w:cs="Calibri"/>
          <w:kern w:val="0"/>
          <w:szCs w:val="21"/>
        </w:rPr>
      </w:pPr>
      <w:r>
        <w:rPr>
          <w:rFonts w:ascii="宋体" w:hAnsi="宋体" w:cs="Calibri" w:hint="eastAsia"/>
          <w:kern w:val="0"/>
          <w:szCs w:val="21"/>
        </w:rPr>
        <w:t xml:space="preserve">   O  表示选输项，即可以输入也可以不输入，如果有输入的话应该遵循字段录入规则</w:t>
      </w:r>
    </w:p>
    <w:p w14:paraId="4C087A05" w14:textId="77777777" w:rsidR="008E05DD" w:rsidRDefault="008E05DD" w:rsidP="008E05DD">
      <w:pPr>
        <w:ind w:firstLine="420"/>
        <w:rPr>
          <w:rFonts w:ascii="宋体" w:hAnsi="宋体" w:cs="Calibri"/>
          <w:kern w:val="0"/>
          <w:szCs w:val="21"/>
        </w:rPr>
      </w:pPr>
      <w:r>
        <w:rPr>
          <w:rFonts w:ascii="宋体" w:hAnsi="宋体" w:cs="Calibri" w:hint="eastAsia"/>
          <w:kern w:val="0"/>
          <w:szCs w:val="21"/>
        </w:rPr>
        <w:t xml:space="preserve">   P  表示保护项</w:t>
      </w:r>
    </w:p>
    <w:p w14:paraId="7C3DE98E" w14:textId="77777777" w:rsidR="008E05DD" w:rsidRDefault="008E05DD" w:rsidP="008E05DD">
      <w:pPr>
        <w:ind w:firstLine="420"/>
        <w:rPr>
          <w:rFonts w:ascii="宋体" w:hAnsi="宋体" w:cs="Calibri"/>
          <w:kern w:val="0"/>
          <w:szCs w:val="21"/>
        </w:rPr>
      </w:pPr>
      <w:r>
        <w:rPr>
          <w:rFonts w:ascii="宋体" w:hAnsi="宋体" w:cs="Calibri" w:hint="eastAsia"/>
          <w:kern w:val="0"/>
          <w:szCs w:val="21"/>
        </w:rPr>
        <w:t xml:space="preserve">   MO 表示是否必需根据条件变化，当某个条件为真时必需，反之则不是必输</w:t>
      </w:r>
    </w:p>
    <w:p w14:paraId="6E35E152" w14:textId="77777777" w:rsidR="00813692" w:rsidRDefault="003911DB" w:rsidP="00A14659">
      <w:pPr>
        <w:pStyle w:val="3"/>
        <w:ind w:left="930"/>
      </w:pPr>
      <w:bookmarkStart w:id="15" w:name="_Toc415598179"/>
      <w:r w:rsidRPr="003911DB">
        <w:rPr>
          <w:rFonts w:hint="eastAsia"/>
        </w:rPr>
        <w:t>输入项字段数据来源说明</w:t>
      </w:r>
      <w:bookmarkEnd w:id="15"/>
    </w:p>
    <w:p w14:paraId="241206FE" w14:textId="77777777" w:rsidR="003911DB" w:rsidRDefault="003911DB" w:rsidP="003911DB">
      <w:pPr>
        <w:ind w:firstLine="420"/>
      </w:pPr>
      <w:r>
        <w:rPr>
          <w:rFonts w:hint="eastAsia"/>
        </w:rPr>
        <w:t>系统生成</w:t>
      </w:r>
      <w:r>
        <w:rPr>
          <w:rFonts w:hint="eastAsia"/>
        </w:rPr>
        <w:t xml:space="preserve">  :  </w:t>
      </w:r>
      <w:r>
        <w:rPr>
          <w:rFonts w:hint="eastAsia"/>
        </w:rPr>
        <w:t>一般适应于业务参号和</w:t>
      </w:r>
      <w:r>
        <w:rPr>
          <w:rFonts w:hint="eastAsia"/>
        </w:rPr>
        <w:t>ID</w:t>
      </w:r>
      <w:r>
        <w:rPr>
          <w:rFonts w:hint="eastAsia"/>
        </w:rPr>
        <w:t>字段</w:t>
      </w:r>
    </w:p>
    <w:p w14:paraId="62A31005" w14:textId="77777777" w:rsidR="003911DB" w:rsidRDefault="003911DB" w:rsidP="003911DB">
      <w:pPr>
        <w:ind w:firstLine="420"/>
      </w:pPr>
      <w:r>
        <w:rPr>
          <w:rFonts w:hint="eastAsia"/>
        </w:rPr>
        <w:t>手工录入</w:t>
      </w:r>
      <w:r>
        <w:rPr>
          <w:rFonts w:hint="eastAsia"/>
        </w:rPr>
        <w:t xml:space="preserve">  :  </w:t>
      </w:r>
      <w:r>
        <w:rPr>
          <w:rFonts w:hint="eastAsia"/>
        </w:rPr>
        <w:t>一般适应于名称，地址，发票，金额等栏位字段</w:t>
      </w:r>
    </w:p>
    <w:p w14:paraId="24AA702D" w14:textId="77777777" w:rsidR="003911DB" w:rsidRDefault="003911DB" w:rsidP="003911DB">
      <w:pPr>
        <w:ind w:firstLine="420"/>
      </w:pPr>
      <w:r>
        <w:rPr>
          <w:rFonts w:hint="eastAsia"/>
        </w:rPr>
        <w:t>选择</w:t>
      </w:r>
      <w:r>
        <w:rPr>
          <w:rFonts w:hint="eastAsia"/>
        </w:rPr>
        <w:t xml:space="preserve">      :  </w:t>
      </w:r>
      <w:r>
        <w:rPr>
          <w:rFonts w:hint="eastAsia"/>
        </w:rPr>
        <w:t>一般适应于下拉列表选择或</w:t>
      </w:r>
      <w:r>
        <w:rPr>
          <w:rFonts w:hint="eastAsia"/>
        </w:rPr>
        <w:t>RADIO,CHECKBOX</w:t>
      </w:r>
      <w:r>
        <w:rPr>
          <w:rFonts w:hint="eastAsia"/>
        </w:rPr>
        <w:t>等</w:t>
      </w:r>
    </w:p>
    <w:p w14:paraId="399E3874" w14:textId="77777777" w:rsidR="003911DB" w:rsidRDefault="003911DB" w:rsidP="003911DB">
      <w:pPr>
        <w:ind w:leftChars="200" w:left="2100" w:hangingChars="800" w:hanging="1680"/>
      </w:pPr>
      <w:r>
        <w:rPr>
          <w:rFonts w:hint="eastAsia"/>
        </w:rPr>
        <w:t>查询引入</w:t>
      </w:r>
      <w:r>
        <w:rPr>
          <w:rFonts w:hint="eastAsia"/>
        </w:rPr>
        <w:t xml:space="preserve">  :  </w:t>
      </w:r>
      <w:r>
        <w:rPr>
          <w:rFonts w:hint="eastAsia"/>
        </w:rPr>
        <w:t>一般适应于客户号码，银行</w:t>
      </w:r>
      <w:r>
        <w:rPr>
          <w:rFonts w:hint="eastAsia"/>
        </w:rPr>
        <w:t>SWIFTCODE</w:t>
      </w:r>
      <w:r>
        <w:rPr>
          <w:rFonts w:hint="eastAsia"/>
        </w:rPr>
        <w:t>等栏位的查询</w:t>
      </w:r>
      <w:r>
        <w:rPr>
          <w:rFonts w:hint="eastAsia"/>
        </w:rPr>
        <w:t>,</w:t>
      </w:r>
      <w:r>
        <w:rPr>
          <w:rFonts w:hint="eastAsia"/>
        </w:rPr>
        <w:t>即通过查询赋值</w:t>
      </w:r>
    </w:p>
    <w:p w14:paraId="05E88646" w14:textId="77777777" w:rsidR="003911DB" w:rsidRDefault="003911DB" w:rsidP="003911DB">
      <w:pPr>
        <w:ind w:leftChars="200" w:left="2100" w:hangingChars="800" w:hanging="1680"/>
      </w:pPr>
      <w:r>
        <w:rPr>
          <w:rFonts w:hint="eastAsia"/>
        </w:rPr>
        <w:t>模板引入</w:t>
      </w:r>
      <w:r>
        <w:rPr>
          <w:rFonts w:hint="eastAsia"/>
        </w:rPr>
        <w:t xml:space="preserve">  :  </w:t>
      </w:r>
      <w:r>
        <w:rPr>
          <w:rFonts w:hint="eastAsia"/>
        </w:rPr>
        <w:t>一般适应于通过此栏位做模板查询引入，比如通过信用证副本号</w:t>
      </w:r>
      <w:r>
        <w:rPr>
          <w:rFonts w:hint="eastAsia"/>
        </w:rPr>
        <w:t>,</w:t>
      </w:r>
      <w:r>
        <w:rPr>
          <w:rFonts w:hint="eastAsia"/>
        </w:rPr>
        <w:t>相当于查询</w:t>
      </w:r>
    </w:p>
    <w:p w14:paraId="4473CD86" w14:textId="77777777" w:rsidR="00813692" w:rsidRPr="00813692" w:rsidRDefault="003911DB" w:rsidP="00813692">
      <w:pPr>
        <w:ind w:leftChars="200" w:left="1995" w:hangingChars="750" w:hanging="1575"/>
      </w:pPr>
      <w:r>
        <w:rPr>
          <w:rFonts w:hint="eastAsia"/>
        </w:rPr>
        <w:t>系统带出：一般适应于后续交易带出前述交易的一些主要栏位值，比如信用证到单交易中显示信用证金额，币种等，这些栏位一般都是保护项</w:t>
      </w:r>
      <w:r>
        <w:rPr>
          <w:rFonts w:hint="eastAsia"/>
        </w:rPr>
        <w:t>[MOP=P]</w:t>
      </w:r>
      <w:r>
        <w:rPr>
          <w:rFonts w:hint="eastAsia"/>
        </w:rPr>
        <w:t>。</w:t>
      </w:r>
    </w:p>
    <w:p w14:paraId="29A059F5" w14:textId="77777777" w:rsidR="00813692" w:rsidRDefault="003F271B" w:rsidP="00A14659">
      <w:pPr>
        <w:pStyle w:val="3"/>
        <w:ind w:left="930"/>
      </w:pPr>
      <w:bookmarkStart w:id="16" w:name="_Toc415598180"/>
      <w:r>
        <w:rPr>
          <w:rFonts w:hint="eastAsia"/>
        </w:rPr>
        <w:t>按钮说明</w:t>
      </w:r>
      <w:bookmarkEnd w:id="16"/>
    </w:p>
    <w:p w14:paraId="07A7E266" w14:textId="77777777" w:rsidR="003F271B" w:rsidRDefault="003F271B" w:rsidP="000F1299">
      <w:pPr>
        <w:spacing w:line="240" w:lineRule="atLeast"/>
        <w:rPr>
          <w:b/>
          <w:szCs w:val="21"/>
        </w:rPr>
      </w:pPr>
      <w:r w:rsidRPr="00D843F3">
        <w:rPr>
          <w:rFonts w:hint="eastAsia"/>
          <w:b/>
          <w:szCs w:val="21"/>
        </w:rPr>
        <w:t>提交：</w:t>
      </w:r>
    </w:p>
    <w:p w14:paraId="4EA52717" w14:textId="77777777" w:rsidR="003F271B" w:rsidRDefault="003F271B" w:rsidP="000F1299">
      <w:pPr>
        <w:spacing w:line="240" w:lineRule="atLeast"/>
        <w:rPr>
          <w:szCs w:val="21"/>
        </w:rPr>
      </w:pPr>
      <w:r>
        <w:rPr>
          <w:rFonts w:hint="eastAsia"/>
          <w:szCs w:val="21"/>
        </w:rPr>
        <w:t>经办时，生成业务编号，产生面函，产生报文，产生会计分录。</w:t>
      </w:r>
    </w:p>
    <w:p w14:paraId="30D97480" w14:textId="77777777" w:rsidR="003F271B" w:rsidRDefault="003F271B" w:rsidP="000F1299">
      <w:pPr>
        <w:spacing w:line="240" w:lineRule="atLeast"/>
        <w:rPr>
          <w:szCs w:val="21"/>
        </w:rPr>
      </w:pPr>
      <w:r>
        <w:rPr>
          <w:rFonts w:hint="eastAsia"/>
          <w:szCs w:val="21"/>
        </w:rPr>
        <w:t>复核时，送接口数据（会计分录、报文）。</w:t>
      </w:r>
    </w:p>
    <w:p w14:paraId="21570F7E" w14:textId="77777777" w:rsidR="003F271B" w:rsidRPr="00F5270D" w:rsidRDefault="003F271B" w:rsidP="000F1299">
      <w:pPr>
        <w:spacing w:line="240" w:lineRule="atLeast"/>
        <w:rPr>
          <w:szCs w:val="21"/>
        </w:rPr>
      </w:pPr>
      <w:r>
        <w:rPr>
          <w:rFonts w:hint="eastAsia"/>
          <w:szCs w:val="21"/>
        </w:rPr>
        <w:t>提交成功后，</w:t>
      </w:r>
      <w:r w:rsidRPr="00C83E47">
        <w:rPr>
          <w:rFonts w:hint="eastAsia"/>
        </w:rPr>
        <w:t>直接显示提交成功的信息</w:t>
      </w:r>
      <w:r>
        <w:rPr>
          <w:rFonts w:hint="eastAsia"/>
        </w:rPr>
        <w:t>。</w:t>
      </w:r>
    </w:p>
    <w:p w14:paraId="23FA2912" w14:textId="77777777" w:rsidR="003F271B" w:rsidRDefault="003F271B" w:rsidP="000F1299">
      <w:pPr>
        <w:spacing w:line="240" w:lineRule="atLeast"/>
        <w:rPr>
          <w:b/>
          <w:szCs w:val="21"/>
        </w:rPr>
      </w:pPr>
      <w:r w:rsidRPr="00D843F3">
        <w:rPr>
          <w:rFonts w:hint="eastAsia"/>
          <w:b/>
          <w:szCs w:val="21"/>
        </w:rPr>
        <w:t>保存：</w:t>
      </w:r>
    </w:p>
    <w:p w14:paraId="4F065847" w14:textId="77777777" w:rsidR="003F271B" w:rsidRDefault="003F271B" w:rsidP="000F1299">
      <w:pPr>
        <w:spacing w:line="240" w:lineRule="atLeast"/>
        <w:rPr>
          <w:szCs w:val="21"/>
        </w:rPr>
      </w:pPr>
      <w:r>
        <w:rPr>
          <w:rFonts w:hint="eastAsia"/>
          <w:szCs w:val="21"/>
        </w:rPr>
        <w:t>经办和经办更在时才显示。</w:t>
      </w:r>
    </w:p>
    <w:p w14:paraId="4175733C" w14:textId="77777777" w:rsidR="003F271B" w:rsidRPr="00A1085B" w:rsidRDefault="003F271B" w:rsidP="005639B3">
      <w:pPr>
        <w:spacing w:line="240" w:lineRule="atLeast"/>
        <w:ind w:leftChars="200" w:left="420" w:firstLineChars="150" w:firstLine="315"/>
        <w:rPr>
          <w:szCs w:val="21"/>
        </w:rPr>
      </w:pPr>
      <w:r>
        <w:rPr>
          <w:rFonts w:hint="eastAsia"/>
          <w:szCs w:val="21"/>
        </w:rPr>
        <w:t>生成业务编号，录入数据临时保存。</w:t>
      </w:r>
    </w:p>
    <w:p w14:paraId="51D29DA9" w14:textId="77777777" w:rsidR="003F271B" w:rsidRDefault="003F271B" w:rsidP="000F1299">
      <w:pPr>
        <w:spacing w:line="240" w:lineRule="atLeast"/>
        <w:rPr>
          <w:b/>
          <w:szCs w:val="21"/>
        </w:rPr>
      </w:pPr>
      <w:r w:rsidRPr="00D843F3">
        <w:rPr>
          <w:rFonts w:hint="eastAsia"/>
          <w:b/>
          <w:szCs w:val="21"/>
        </w:rPr>
        <w:t>打印查看：</w:t>
      </w:r>
    </w:p>
    <w:p w14:paraId="17F74692" w14:textId="77777777" w:rsidR="003F271B" w:rsidRPr="00A1085B" w:rsidRDefault="003F271B" w:rsidP="000F1299">
      <w:pPr>
        <w:spacing w:line="240" w:lineRule="atLeast"/>
        <w:rPr>
          <w:szCs w:val="21"/>
        </w:rPr>
      </w:pPr>
      <w:r>
        <w:rPr>
          <w:rFonts w:hint="eastAsia"/>
          <w:szCs w:val="21"/>
        </w:rPr>
        <w:t>交易面函打印查看。</w:t>
      </w:r>
    </w:p>
    <w:p w14:paraId="045B1148" w14:textId="77777777" w:rsidR="003F271B" w:rsidRDefault="003F271B" w:rsidP="000F1299">
      <w:pPr>
        <w:spacing w:line="240" w:lineRule="atLeast"/>
        <w:rPr>
          <w:b/>
          <w:szCs w:val="21"/>
        </w:rPr>
      </w:pPr>
      <w:r w:rsidRPr="00D843F3">
        <w:rPr>
          <w:rFonts w:hint="eastAsia"/>
          <w:b/>
          <w:szCs w:val="21"/>
        </w:rPr>
        <w:t>查询：</w:t>
      </w:r>
    </w:p>
    <w:p w14:paraId="34B29A26" w14:textId="77777777" w:rsidR="003F271B" w:rsidRDefault="003F271B" w:rsidP="000F1299">
      <w:pPr>
        <w:spacing w:line="240" w:lineRule="atLeast"/>
        <w:rPr>
          <w:szCs w:val="21"/>
        </w:rPr>
      </w:pPr>
      <w:r>
        <w:rPr>
          <w:rFonts w:hint="eastAsia"/>
          <w:szCs w:val="21"/>
        </w:rPr>
        <w:t>往报查看：交易发报内容查看。</w:t>
      </w:r>
    </w:p>
    <w:p w14:paraId="42D076FA" w14:textId="77777777" w:rsidR="003F271B" w:rsidRDefault="003F271B" w:rsidP="000F1299">
      <w:pPr>
        <w:spacing w:line="240" w:lineRule="atLeast"/>
        <w:rPr>
          <w:szCs w:val="21"/>
        </w:rPr>
      </w:pPr>
      <w:r>
        <w:rPr>
          <w:rFonts w:hint="eastAsia"/>
          <w:szCs w:val="21"/>
        </w:rPr>
        <w:t>来报查看：交易来报内容查看。</w:t>
      </w:r>
    </w:p>
    <w:p w14:paraId="5271201F" w14:textId="77777777" w:rsidR="003F271B" w:rsidRDefault="003F271B" w:rsidP="000F1299">
      <w:pPr>
        <w:spacing w:line="240" w:lineRule="atLeast"/>
        <w:rPr>
          <w:szCs w:val="21"/>
        </w:rPr>
      </w:pPr>
      <w:r>
        <w:rPr>
          <w:rFonts w:hint="eastAsia"/>
          <w:szCs w:val="21"/>
        </w:rPr>
        <w:t>账务查看：查看交易产生的账务信息。</w:t>
      </w:r>
    </w:p>
    <w:p w14:paraId="58EA3428" w14:textId="77777777" w:rsidR="003F271B" w:rsidRDefault="003F271B" w:rsidP="000F1299">
      <w:pPr>
        <w:spacing w:line="240" w:lineRule="atLeast"/>
        <w:rPr>
          <w:szCs w:val="21"/>
        </w:rPr>
      </w:pPr>
      <w:r>
        <w:rPr>
          <w:rFonts w:hint="eastAsia"/>
          <w:szCs w:val="21"/>
        </w:rPr>
        <w:t>当前余额信息查看：这笔交易的发生额和业务余额的查看。</w:t>
      </w:r>
    </w:p>
    <w:p w14:paraId="2BDFB5C7" w14:textId="77777777" w:rsidR="003F271B" w:rsidRPr="00A1085B" w:rsidRDefault="003F271B" w:rsidP="000F1299">
      <w:pPr>
        <w:spacing w:line="240" w:lineRule="atLeast"/>
        <w:rPr>
          <w:szCs w:val="21"/>
        </w:rPr>
      </w:pPr>
      <w:r>
        <w:rPr>
          <w:rFonts w:hint="eastAsia"/>
          <w:szCs w:val="21"/>
        </w:rPr>
        <w:t>历史交易查看：查看这笔交易的其他业务流程信息。</w:t>
      </w:r>
    </w:p>
    <w:p w14:paraId="404D6591" w14:textId="77777777" w:rsidR="003F271B" w:rsidRDefault="003F271B" w:rsidP="000F1299">
      <w:pPr>
        <w:spacing w:line="240" w:lineRule="atLeast"/>
        <w:rPr>
          <w:b/>
          <w:szCs w:val="21"/>
        </w:rPr>
      </w:pPr>
      <w:r w:rsidRPr="00D843F3">
        <w:rPr>
          <w:rFonts w:hint="eastAsia"/>
          <w:b/>
          <w:szCs w:val="21"/>
        </w:rPr>
        <w:t>附加功能：</w:t>
      </w:r>
    </w:p>
    <w:p w14:paraId="743E3015" w14:textId="77777777" w:rsidR="003F271B" w:rsidRDefault="003F271B" w:rsidP="000F1299">
      <w:pPr>
        <w:spacing w:line="240" w:lineRule="atLeast"/>
        <w:rPr>
          <w:szCs w:val="21"/>
        </w:rPr>
      </w:pPr>
      <w:r>
        <w:rPr>
          <w:rFonts w:hint="eastAsia"/>
          <w:szCs w:val="21"/>
        </w:rPr>
        <w:t>业务模板导入：通过业务编号查询导入之前的交易来作为本次交易的模板。</w:t>
      </w:r>
    </w:p>
    <w:p w14:paraId="10C78F9E" w14:textId="77777777" w:rsidR="003F271B" w:rsidRDefault="003F271B" w:rsidP="000F1299">
      <w:pPr>
        <w:spacing w:line="240" w:lineRule="atLeast"/>
        <w:rPr>
          <w:szCs w:val="21"/>
        </w:rPr>
      </w:pPr>
      <w:r>
        <w:rPr>
          <w:rFonts w:hint="eastAsia"/>
          <w:szCs w:val="21"/>
        </w:rPr>
        <w:t>报文模板导入：通过业务编号查询导入之前的交易来作为本次报文的模板。</w:t>
      </w:r>
    </w:p>
    <w:p w14:paraId="52DD48C9" w14:textId="77777777" w:rsidR="003F271B" w:rsidRDefault="003F271B" w:rsidP="000F1299">
      <w:pPr>
        <w:spacing w:line="240" w:lineRule="atLeast"/>
        <w:rPr>
          <w:szCs w:val="21"/>
        </w:rPr>
      </w:pPr>
      <w:r>
        <w:rPr>
          <w:rFonts w:hint="eastAsia"/>
          <w:szCs w:val="21"/>
        </w:rPr>
        <w:t>报文绑定：将收到的报文和当前业务绑定。</w:t>
      </w:r>
    </w:p>
    <w:p w14:paraId="0E3E1D31" w14:textId="77777777" w:rsidR="003F271B" w:rsidRDefault="003F271B" w:rsidP="000F1299">
      <w:pPr>
        <w:spacing w:line="240" w:lineRule="atLeast"/>
        <w:rPr>
          <w:szCs w:val="21"/>
        </w:rPr>
      </w:pPr>
      <w:r>
        <w:rPr>
          <w:rFonts w:hint="eastAsia"/>
          <w:szCs w:val="21"/>
        </w:rPr>
        <w:t>重复交易：经办完这笔交易，接着做同样的交易。</w:t>
      </w:r>
    </w:p>
    <w:p w14:paraId="7FF28FED" w14:textId="77777777" w:rsidR="003F271B" w:rsidRPr="00A1085B" w:rsidRDefault="003F271B" w:rsidP="000F1299">
      <w:pPr>
        <w:spacing w:line="240" w:lineRule="atLeast"/>
        <w:rPr>
          <w:szCs w:val="21"/>
        </w:rPr>
      </w:pPr>
      <w:r>
        <w:rPr>
          <w:rFonts w:hint="eastAsia"/>
          <w:szCs w:val="21"/>
        </w:rPr>
        <w:t>操作意见：这笔交易的备注事项。</w:t>
      </w:r>
    </w:p>
    <w:p w14:paraId="178880F8" w14:textId="77777777" w:rsidR="003F271B" w:rsidRDefault="003F271B" w:rsidP="000F1299">
      <w:pPr>
        <w:spacing w:line="240" w:lineRule="atLeast"/>
        <w:rPr>
          <w:b/>
          <w:szCs w:val="21"/>
        </w:rPr>
      </w:pPr>
      <w:r w:rsidRPr="00D843F3">
        <w:rPr>
          <w:rFonts w:hint="eastAsia"/>
          <w:b/>
          <w:szCs w:val="21"/>
        </w:rPr>
        <w:t>取消：</w:t>
      </w:r>
    </w:p>
    <w:p w14:paraId="6AC865F6" w14:textId="77777777" w:rsidR="003F271B" w:rsidRDefault="003F271B" w:rsidP="000F1299">
      <w:pPr>
        <w:spacing w:line="240" w:lineRule="atLeast"/>
        <w:rPr>
          <w:szCs w:val="21"/>
        </w:rPr>
      </w:pPr>
      <w:r>
        <w:rPr>
          <w:rFonts w:hint="eastAsia"/>
          <w:szCs w:val="21"/>
        </w:rPr>
        <w:t>手工发起时，有临时保存的时候，弹出取消原因画面；否则关闭本画面，返回主菜单画面。</w:t>
      </w:r>
    </w:p>
    <w:p w14:paraId="24FC6D3A" w14:textId="77777777" w:rsidR="003F271B" w:rsidRPr="00A1085B" w:rsidRDefault="003F271B" w:rsidP="000F1299">
      <w:pPr>
        <w:spacing w:line="240" w:lineRule="atLeast"/>
        <w:rPr>
          <w:szCs w:val="21"/>
        </w:rPr>
      </w:pPr>
      <w:r>
        <w:rPr>
          <w:rFonts w:hint="eastAsia"/>
          <w:szCs w:val="21"/>
        </w:rPr>
        <w:t>信贷发起时，弹出取消原因画面。输入取消原因点确定后，将取消信息反馈给信贷系统。</w:t>
      </w:r>
    </w:p>
    <w:p w14:paraId="02F7226A" w14:textId="77777777" w:rsidR="003F271B" w:rsidRDefault="003F271B" w:rsidP="000F1299">
      <w:pPr>
        <w:spacing w:line="240" w:lineRule="atLeast"/>
        <w:rPr>
          <w:b/>
          <w:szCs w:val="21"/>
        </w:rPr>
      </w:pPr>
      <w:r w:rsidRPr="00D843F3">
        <w:rPr>
          <w:rFonts w:hint="eastAsia"/>
          <w:b/>
          <w:szCs w:val="21"/>
        </w:rPr>
        <w:t>返回：</w:t>
      </w:r>
    </w:p>
    <w:p w14:paraId="5DEFF5E7" w14:textId="77777777" w:rsidR="006F1F65" w:rsidRDefault="003F271B" w:rsidP="000F1299">
      <w:pPr>
        <w:spacing w:line="240" w:lineRule="atLeast"/>
        <w:ind w:firstLine="420"/>
        <w:rPr>
          <w:szCs w:val="21"/>
        </w:rPr>
      </w:pPr>
      <w:r>
        <w:rPr>
          <w:rFonts w:hint="eastAsia"/>
          <w:szCs w:val="21"/>
        </w:rPr>
        <w:t>关闭本画面，返回主菜单画面。</w:t>
      </w:r>
    </w:p>
    <w:p w14:paraId="59B97E01" w14:textId="77777777" w:rsidR="00813692" w:rsidRDefault="003F271B" w:rsidP="00A14659">
      <w:pPr>
        <w:pStyle w:val="2"/>
      </w:pPr>
      <w:bookmarkStart w:id="17" w:name="_Toc415598181"/>
      <w:r>
        <w:rPr>
          <w:rFonts w:hint="eastAsia"/>
        </w:rPr>
        <w:t>参数说明</w:t>
      </w:r>
      <w:bookmarkEnd w:id="17"/>
    </w:p>
    <w:p w14:paraId="3C23CA19" w14:textId="77777777" w:rsidR="00813692" w:rsidRDefault="00AC6D7D" w:rsidP="00A14659">
      <w:pPr>
        <w:pStyle w:val="3"/>
        <w:ind w:left="930"/>
        <w:rPr>
          <w:rFonts w:cs="Calibri"/>
          <w:kern w:val="0"/>
          <w:szCs w:val="21"/>
        </w:rPr>
      </w:pPr>
      <w:bookmarkStart w:id="18" w:name="_Toc391392863"/>
      <w:bookmarkStart w:id="19" w:name="_Toc415598182"/>
      <w:bookmarkEnd w:id="18"/>
      <w:r>
        <w:rPr>
          <w:rFonts w:hint="eastAsia"/>
        </w:rPr>
        <w:t>保函</w:t>
      </w:r>
      <w:r w:rsidR="00F714F6">
        <w:rPr>
          <w:rFonts w:hint="eastAsia"/>
        </w:rPr>
        <w:t>类型</w:t>
      </w:r>
      <w:bookmarkEnd w:id="19"/>
    </w:p>
    <w:p w14:paraId="440D03D6" w14:textId="77777777" w:rsidR="009F58F1" w:rsidRDefault="009F58F1" w:rsidP="009F58F1">
      <w:pPr>
        <w:ind w:leftChars="200" w:left="420"/>
      </w:pPr>
      <w:r>
        <w:rPr>
          <w:rFonts w:hint="eastAsia"/>
        </w:rPr>
        <w:t>投标保函</w:t>
      </w:r>
    </w:p>
    <w:p w14:paraId="42591204" w14:textId="77777777" w:rsidR="009F58F1" w:rsidRDefault="009F58F1" w:rsidP="009F58F1">
      <w:pPr>
        <w:ind w:leftChars="200" w:left="420"/>
      </w:pPr>
      <w:r>
        <w:rPr>
          <w:rFonts w:hint="eastAsia"/>
        </w:rPr>
        <w:t>履约保函</w:t>
      </w:r>
    </w:p>
    <w:p w14:paraId="6E150528" w14:textId="77777777" w:rsidR="009F58F1" w:rsidRDefault="009F58F1" w:rsidP="009F58F1">
      <w:pPr>
        <w:ind w:leftChars="200" w:left="420"/>
      </w:pPr>
      <w:r>
        <w:rPr>
          <w:rFonts w:hint="eastAsia"/>
        </w:rPr>
        <w:t>留置金保函</w:t>
      </w:r>
    </w:p>
    <w:p w14:paraId="3773CA57" w14:textId="77777777" w:rsidR="009F58F1" w:rsidRDefault="009F58F1" w:rsidP="009F58F1">
      <w:pPr>
        <w:ind w:leftChars="200" w:left="420"/>
      </w:pPr>
      <w:r>
        <w:rPr>
          <w:rFonts w:hint="eastAsia"/>
        </w:rPr>
        <w:t>预付款保函</w:t>
      </w:r>
    </w:p>
    <w:p w14:paraId="70263A5A" w14:textId="77777777" w:rsidR="009F58F1" w:rsidRDefault="009F58F1" w:rsidP="009F58F1">
      <w:pPr>
        <w:ind w:leftChars="200" w:left="420"/>
      </w:pPr>
      <w:r>
        <w:rPr>
          <w:rFonts w:hint="eastAsia"/>
        </w:rPr>
        <w:t>税款保付保函</w:t>
      </w:r>
    </w:p>
    <w:p w14:paraId="05998B3B" w14:textId="77777777" w:rsidR="009F58F1" w:rsidRDefault="009F58F1" w:rsidP="009F58F1">
      <w:pPr>
        <w:ind w:leftChars="200" w:left="420"/>
      </w:pPr>
      <w:r>
        <w:rPr>
          <w:rFonts w:hint="eastAsia"/>
        </w:rPr>
        <w:t>借款保函</w:t>
      </w:r>
    </w:p>
    <w:p w14:paraId="6E7F05B6" w14:textId="77777777" w:rsidR="009F58F1" w:rsidRDefault="009F58F1" w:rsidP="009F58F1">
      <w:pPr>
        <w:ind w:leftChars="200" w:left="420"/>
      </w:pPr>
      <w:r>
        <w:rPr>
          <w:rFonts w:hint="eastAsia"/>
        </w:rPr>
        <w:t>透支保函</w:t>
      </w:r>
    </w:p>
    <w:p w14:paraId="1A0B0890" w14:textId="77777777" w:rsidR="009F58F1" w:rsidRDefault="009F58F1" w:rsidP="009F58F1">
      <w:pPr>
        <w:ind w:leftChars="200" w:left="420"/>
      </w:pPr>
      <w:r>
        <w:rPr>
          <w:rFonts w:hint="eastAsia"/>
        </w:rPr>
        <w:t>其它类保函</w:t>
      </w:r>
    </w:p>
    <w:p w14:paraId="34543017" w14:textId="77777777" w:rsidR="00813692" w:rsidRDefault="001D20F2" w:rsidP="00A14659">
      <w:pPr>
        <w:pStyle w:val="3"/>
        <w:ind w:left="930"/>
      </w:pPr>
      <w:bookmarkStart w:id="20" w:name="_Toc415598183"/>
      <w:r w:rsidRPr="00A4070C">
        <w:rPr>
          <w:rFonts w:hint="eastAsia"/>
        </w:rPr>
        <w:t>币种</w:t>
      </w:r>
      <w:bookmarkEnd w:id="20"/>
    </w:p>
    <w:p w14:paraId="1CC5A98A" w14:textId="77777777" w:rsidR="001D20F2" w:rsidRPr="00A4070C" w:rsidRDefault="00DF6249" w:rsidP="00B84A42">
      <w:pPr>
        <w:ind w:firstLine="210"/>
        <w:rPr>
          <w:kern w:val="0"/>
        </w:rPr>
      </w:pPr>
      <w:r>
        <w:rPr>
          <w:kern w:val="0"/>
        </w:rPr>
        <w:tab/>
      </w:r>
      <w:r w:rsidR="001D20F2" w:rsidRPr="00A4070C">
        <w:rPr>
          <w:kern w:val="0"/>
        </w:rPr>
        <w:t>USD</w:t>
      </w:r>
    </w:p>
    <w:p w14:paraId="6605DC09" w14:textId="77777777" w:rsidR="001D20F2" w:rsidRPr="00A4070C" w:rsidRDefault="001D20F2" w:rsidP="00B84A42">
      <w:pPr>
        <w:ind w:firstLine="420"/>
        <w:rPr>
          <w:kern w:val="0"/>
        </w:rPr>
      </w:pPr>
      <w:r w:rsidRPr="00A4070C">
        <w:rPr>
          <w:kern w:val="0"/>
        </w:rPr>
        <w:t>SGD</w:t>
      </w:r>
    </w:p>
    <w:p w14:paraId="09D73B5C" w14:textId="77777777" w:rsidR="001D20F2" w:rsidRPr="00A4070C" w:rsidRDefault="001D20F2" w:rsidP="005639B3">
      <w:pPr>
        <w:ind w:leftChars="200" w:left="420"/>
        <w:rPr>
          <w:rFonts w:ascii="宋体" w:hAnsi="宋体" w:cs="Calibri"/>
          <w:kern w:val="0"/>
          <w:szCs w:val="21"/>
        </w:rPr>
      </w:pPr>
      <w:r w:rsidRPr="00A4070C">
        <w:rPr>
          <w:rFonts w:ascii="宋体" w:hAnsi="宋体" w:cs="Calibri"/>
          <w:kern w:val="0"/>
          <w:szCs w:val="21"/>
        </w:rPr>
        <w:t>JPY</w:t>
      </w:r>
    </w:p>
    <w:p w14:paraId="210CF617" w14:textId="77777777" w:rsidR="001D20F2" w:rsidRPr="00A4070C" w:rsidRDefault="001D20F2" w:rsidP="005639B3">
      <w:pPr>
        <w:ind w:leftChars="200" w:left="420"/>
        <w:rPr>
          <w:rFonts w:ascii="宋体" w:hAnsi="宋体" w:cs="Calibri"/>
          <w:kern w:val="0"/>
          <w:szCs w:val="21"/>
        </w:rPr>
      </w:pPr>
      <w:r w:rsidRPr="00A4070C">
        <w:rPr>
          <w:rFonts w:ascii="宋体" w:hAnsi="宋体" w:cs="Calibri"/>
          <w:kern w:val="0"/>
          <w:szCs w:val="21"/>
        </w:rPr>
        <w:t>HKD</w:t>
      </w:r>
    </w:p>
    <w:p w14:paraId="094996A4" w14:textId="77777777" w:rsidR="001D20F2" w:rsidRPr="00A4070C" w:rsidRDefault="001D20F2" w:rsidP="005639B3">
      <w:pPr>
        <w:ind w:leftChars="200" w:left="420"/>
        <w:rPr>
          <w:rFonts w:ascii="宋体" w:hAnsi="宋体" w:cs="Calibri"/>
          <w:kern w:val="0"/>
          <w:szCs w:val="21"/>
        </w:rPr>
      </w:pPr>
      <w:r w:rsidRPr="00A4070C">
        <w:rPr>
          <w:rFonts w:ascii="宋体" w:hAnsi="宋体" w:cs="Calibri"/>
          <w:kern w:val="0"/>
          <w:szCs w:val="21"/>
        </w:rPr>
        <w:t>GBP</w:t>
      </w:r>
    </w:p>
    <w:p w14:paraId="6724D396" w14:textId="77777777" w:rsidR="001D20F2" w:rsidRPr="00A4070C" w:rsidRDefault="001D20F2" w:rsidP="005639B3">
      <w:pPr>
        <w:ind w:leftChars="200" w:left="420"/>
        <w:rPr>
          <w:rFonts w:ascii="宋体" w:hAnsi="宋体" w:cs="Calibri"/>
          <w:kern w:val="0"/>
          <w:szCs w:val="21"/>
        </w:rPr>
      </w:pPr>
      <w:r w:rsidRPr="00A4070C">
        <w:rPr>
          <w:rFonts w:ascii="宋体" w:hAnsi="宋体" w:cs="Calibri"/>
          <w:kern w:val="0"/>
          <w:szCs w:val="21"/>
        </w:rPr>
        <w:t>CNY</w:t>
      </w:r>
    </w:p>
    <w:p w14:paraId="0AD622AC" w14:textId="77777777" w:rsidR="001D20F2" w:rsidRPr="00A4070C" w:rsidRDefault="001D20F2" w:rsidP="005639B3">
      <w:pPr>
        <w:ind w:leftChars="200" w:left="420"/>
        <w:rPr>
          <w:rFonts w:ascii="宋体" w:hAnsi="宋体" w:cs="Calibri"/>
          <w:kern w:val="0"/>
          <w:szCs w:val="21"/>
        </w:rPr>
      </w:pPr>
      <w:r w:rsidRPr="00A4070C">
        <w:rPr>
          <w:rFonts w:ascii="宋体" w:hAnsi="宋体" w:cs="Calibri"/>
          <w:kern w:val="0"/>
          <w:szCs w:val="21"/>
        </w:rPr>
        <w:t>EUR</w:t>
      </w:r>
    </w:p>
    <w:p w14:paraId="53FCD9A7" w14:textId="77777777" w:rsidR="001D20F2" w:rsidRDefault="001D20F2" w:rsidP="005639B3">
      <w:pPr>
        <w:ind w:leftChars="200" w:left="420"/>
        <w:rPr>
          <w:rFonts w:ascii="宋体" w:hAnsi="宋体" w:cs="Calibri"/>
          <w:kern w:val="0"/>
          <w:szCs w:val="21"/>
        </w:rPr>
      </w:pPr>
      <w:r w:rsidRPr="00A4070C">
        <w:rPr>
          <w:rFonts w:ascii="宋体" w:hAnsi="宋体" w:cs="Calibri"/>
          <w:kern w:val="0"/>
          <w:szCs w:val="21"/>
        </w:rPr>
        <w:t>AUD</w:t>
      </w:r>
    </w:p>
    <w:p w14:paraId="2636CC36" w14:textId="77777777" w:rsidR="00D40715" w:rsidRDefault="00D40715" w:rsidP="005639B3">
      <w:pPr>
        <w:ind w:leftChars="200" w:left="420"/>
        <w:rPr>
          <w:rFonts w:ascii="宋体" w:hAnsi="宋体" w:cs="Calibri"/>
          <w:kern w:val="0"/>
          <w:szCs w:val="21"/>
        </w:rPr>
      </w:pPr>
    </w:p>
    <w:p w14:paraId="1F4506B7" w14:textId="77777777" w:rsidR="00813692" w:rsidRDefault="003F271B" w:rsidP="00A14659">
      <w:pPr>
        <w:pStyle w:val="2"/>
      </w:pPr>
      <w:bookmarkStart w:id="21" w:name="_Toc415598184"/>
      <w:r>
        <w:rPr>
          <w:rFonts w:hint="eastAsia"/>
        </w:rPr>
        <w:t>收费标准</w:t>
      </w:r>
      <w:bookmarkEnd w:id="21"/>
    </w:p>
    <w:p w14:paraId="361F5ED1" w14:textId="77777777" w:rsidR="00813692" w:rsidRDefault="00FD06A2" w:rsidP="00A14659">
      <w:pPr>
        <w:pStyle w:val="3"/>
        <w:ind w:left="930"/>
      </w:pPr>
      <w:bookmarkStart w:id="22" w:name="_Toc415598185"/>
      <w:r>
        <w:rPr>
          <w:rFonts w:hint="eastAsia"/>
        </w:rPr>
        <w:t>手续费</w:t>
      </w:r>
      <w:bookmarkEnd w:id="22"/>
    </w:p>
    <w:tbl>
      <w:tblPr>
        <w:tblW w:w="9480" w:type="dxa"/>
        <w:tblInd w:w="-540" w:type="dxa"/>
        <w:tblLook w:val="04A0" w:firstRow="1" w:lastRow="0" w:firstColumn="1" w:lastColumn="0" w:noHBand="0" w:noVBand="1"/>
      </w:tblPr>
      <w:tblGrid>
        <w:gridCol w:w="2720"/>
        <w:gridCol w:w="1080"/>
        <w:gridCol w:w="1080"/>
        <w:gridCol w:w="1080"/>
        <w:gridCol w:w="3520"/>
      </w:tblGrid>
      <w:tr w:rsidR="008F2C0D" w:rsidRPr="008F2C0D" w14:paraId="6CC3907B" w14:textId="77777777" w:rsidTr="008F2C0D">
        <w:trPr>
          <w:trHeight w:val="270"/>
        </w:trPr>
        <w:tc>
          <w:tcPr>
            <w:tcW w:w="27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C854493" w14:textId="77777777" w:rsidR="008F2C0D" w:rsidRPr="005D4BA8" w:rsidRDefault="008F2C0D" w:rsidP="008F2C0D">
            <w:pPr>
              <w:widowControl/>
              <w:jc w:val="center"/>
              <w:rPr>
                <w:rFonts w:ascii="宋体" w:eastAsia="宋体" w:hAnsi="宋体" w:cs="宋体"/>
                <w:b/>
                <w:bCs/>
                <w:kern w:val="0"/>
                <w:sz w:val="20"/>
                <w:szCs w:val="20"/>
              </w:rPr>
            </w:pPr>
            <w:r w:rsidRPr="005D4BA8">
              <w:rPr>
                <w:rFonts w:ascii="宋体" w:eastAsia="宋体" w:hAnsi="宋体" w:cs="宋体" w:hint="eastAsia"/>
                <w:b/>
                <w:bCs/>
                <w:kern w:val="0"/>
                <w:sz w:val="20"/>
                <w:szCs w:val="20"/>
              </w:rPr>
              <w:t>收费项目</w:t>
            </w:r>
          </w:p>
        </w:tc>
        <w:tc>
          <w:tcPr>
            <w:tcW w:w="3240" w:type="dxa"/>
            <w:gridSpan w:val="3"/>
            <w:tcBorders>
              <w:top w:val="single" w:sz="4" w:space="0" w:color="auto"/>
              <w:left w:val="nil"/>
              <w:bottom w:val="single" w:sz="4" w:space="0" w:color="auto"/>
              <w:right w:val="single" w:sz="4" w:space="0" w:color="000000"/>
            </w:tcBorders>
            <w:shd w:val="clear" w:color="auto" w:fill="auto"/>
            <w:vAlign w:val="center"/>
            <w:hideMark/>
          </w:tcPr>
          <w:p w14:paraId="4FA4B4A3" w14:textId="77777777" w:rsidR="008F2C0D" w:rsidRPr="005D4BA8" w:rsidRDefault="008F2C0D" w:rsidP="008F2C0D">
            <w:pPr>
              <w:widowControl/>
              <w:jc w:val="center"/>
              <w:rPr>
                <w:rFonts w:ascii="宋体" w:eastAsia="宋体" w:hAnsi="宋体" w:cs="宋体"/>
                <w:b/>
                <w:bCs/>
                <w:kern w:val="0"/>
                <w:sz w:val="20"/>
                <w:szCs w:val="20"/>
              </w:rPr>
            </w:pPr>
            <w:r w:rsidRPr="005D4BA8">
              <w:rPr>
                <w:rFonts w:ascii="宋体" w:eastAsia="宋体" w:hAnsi="宋体" w:cs="宋体" w:hint="eastAsia"/>
                <w:b/>
                <w:bCs/>
                <w:kern w:val="0"/>
                <w:sz w:val="20"/>
                <w:szCs w:val="20"/>
              </w:rPr>
              <w:t>收费标准</w:t>
            </w:r>
          </w:p>
        </w:tc>
        <w:tc>
          <w:tcPr>
            <w:tcW w:w="3520"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CB2A727" w14:textId="77777777" w:rsidR="008F2C0D" w:rsidRPr="005D4BA8" w:rsidRDefault="008F2C0D" w:rsidP="008F2C0D">
            <w:pPr>
              <w:widowControl/>
              <w:jc w:val="center"/>
              <w:rPr>
                <w:rFonts w:ascii="宋体" w:eastAsia="宋体" w:hAnsi="宋体" w:cs="宋体"/>
                <w:b/>
                <w:bCs/>
                <w:kern w:val="0"/>
                <w:sz w:val="20"/>
                <w:szCs w:val="20"/>
              </w:rPr>
            </w:pPr>
            <w:r w:rsidRPr="005D4BA8">
              <w:rPr>
                <w:rFonts w:ascii="宋体" w:eastAsia="宋体" w:hAnsi="宋体" w:cs="宋体" w:hint="eastAsia"/>
                <w:b/>
                <w:bCs/>
                <w:kern w:val="0"/>
                <w:sz w:val="20"/>
                <w:szCs w:val="20"/>
              </w:rPr>
              <w:t>备注</w:t>
            </w:r>
          </w:p>
        </w:tc>
      </w:tr>
      <w:tr w:rsidR="008F2C0D" w:rsidRPr="008F2C0D" w14:paraId="549FC4BC" w14:textId="77777777" w:rsidTr="008F2C0D">
        <w:trPr>
          <w:trHeight w:val="480"/>
        </w:trPr>
        <w:tc>
          <w:tcPr>
            <w:tcW w:w="2720" w:type="dxa"/>
            <w:vMerge/>
            <w:tcBorders>
              <w:top w:val="single" w:sz="4" w:space="0" w:color="auto"/>
              <w:left w:val="single" w:sz="4" w:space="0" w:color="auto"/>
              <w:bottom w:val="single" w:sz="4" w:space="0" w:color="000000"/>
              <w:right w:val="single" w:sz="4" w:space="0" w:color="auto"/>
            </w:tcBorders>
            <w:vAlign w:val="center"/>
            <w:hideMark/>
          </w:tcPr>
          <w:p w14:paraId="258AAEB4" w14:textId="77777777" w:rsidR="008F2C0D" w:rsidRPr="005D4BA8" w:rsidRDefault="008F2C0D" w:rsidP="008F2C0D">
            <w:pPr>
              <w:widowControl/>
              <w:jc w:val="left"/>
              <w:rPr>
                <w:rFonts w:ascii="宋体" w:eastAsia="宋体" w:hAnsi="宋体" w:cs="宋体"/>
                <w:b/>
                <w:bCs/>
                <w:kern w:val="0"/>
                <w:sz w:val="20"/>
                <w:szCs w:val="20"/>
              </w:rPr>
            </w:pPr>
          </w:p>
        </w:tc>
        <w:tc>
          <w:tcPr>
            <w:tcW w:w="1080" w:type="dxa"/>
            <w:tcBorders>
              <w:top w:val="nil"/>
              <w:left w:val="nil"/>
              <w:bottom w:val="single" w:sz="4" w:space="0" w:color="auto"/>
              <w:right w:val="single" w:sz="4" w:space="0" w:color="auto"/>
            </w:tcBorders>
            <w:shd w:val="clear" w:color="auto" w:fill="auto"/>
            <w:vAlign w:val="center"/>
            <w:hideMark/>
          </w:tcPr>
          <w:p w14:paraId="545CF825" w14:textId="77777777" w:rsidR="008F2C0D" w:rsidRPr="005D4BA8" w:rsidRDefault="008F2C0D" w:rsidP="008F2C0D">
            <w:pPr>
              <w:widowControl/>
              <w:jc w:val="center"/>
              <w:rPr>
                <w:rFonts w:ascii="宋体" w:eastAsia="宋体" w:hAnsi="宋体" w:cs="宋体"/>
                <w:b/>
                <w:bCs/>
                <w:kern w:val="0"/>
                <w:sz w:val="20"/>
                <w:szCs w:val="20"/>
              </w:rPr>
            </w:pPr>
            <w:r w:rsidRPr="005D4BA8">
              <w:rPr>
                <w:rFonts w:ascii="宋体" w:eastAsia="宋体" w:hAnsi="宋体" w:cs="宋体" w:hint="eastAsia"/>
                <w:b/>
                <w:bCs/>
                <w:kern w:val="0"/>
                <w:sz w:val="20"/>
                <w:szCs w:val="20"/>
              </w:rPr>
              <w:t>费率（额）</w:t>
            </w:r>
          </w:p>
        </w:tc>
        <w:tc>
          <w:tcPr>
            <w:tcW w:w="1080" w:type="dxa"/>
            <w:tcBorders>
              <w:top w:val="nil"/>
              <w:left w:val="nil"/>
              <w:bottom w:val="single" w:sz="4" w:space="0" w:color="auto"/>
              <w:right w:val="single" w:sz="4" w:space="0" w:color="auto"/>
            </w:tcBorders>
            <w:shd w:val="clear" w:color="auto" w:fill="auto"/>
            <w:vAlign w:val="center"/>
            <w:hideMark/>
          </w:tcPr>
          <w:p w14:paraId="0DA88B98" w14:textId="77777777" w:rsidR="008F2C0D" w:rsidRPr="005D4BA8" w:rsidRDefault="008F2C0D" w:rsidP="008F2C0D">
            <w:pPr>
              <w:widowControl/>
              <w:jc w:val="center"/>
              <w:rPr>
                <w:rFonts w:ascii="宋体" w:eastAsia="宋体" w:hAnsi="宋体" w:cs="宋体"/>
                <w:b/>
                <w:bCs/>
                <w:kern w:val="0"/>
                <w:sz w:val="20"/>
                <w:szCs w:val="20"/>
              </w:rPr>
            </w:pPr>
            <w:r w:rsidRPr="005D4BA8">
              <w:rPr>
                <w:rFonts w:ascii="宋体" w:eastAsia="宋体" w:hAnsi="宋体" w:cs="宋体" w:hint="eastAsia"/>
                <w:b/>
                <w:bCs/>
                <w:kern w:val="0"/>
                <w:sz w:val="20"/>
                <w:szCs w:val="20"/>
              </w:rPr>
              <w:t>最低</w:t>
            </w:r>
          </w:p>
        </w:tc>
        <w:tc>
          <w:tcPr>
            <w:tcW w:w="1080" w:type="dxa"/>
            <w:tcBorders>
              <w:top w:val="nil"/>
              <w:left w:val="nil"/>
              <w:bottom w:val="single" w:sz="4" w:space="0" w:color="auto"/>
              <w:right w:val="single" w:sz="4" w:space="0" w:color="auto"/>
            </w:tcBorders>
            <w:shd w:val="clear" w:color="auto" w:fill="auto"/>
            <w:vAlign w:val="center"/>
            <w:hideMark/>
          </w:tcPr>
          <w:p w14:paraId="16000C21" w14:textId="77777777" w:rsidR="008F2C0D" w:rsidRPr="005D4BA8" w:rsidRDefault="008F2C0D" w:rsidP="008F2C0D">
            <w:pPr>
              <w:widowControl/>
              <w:jc w:val="center"/>
              <w:rPr>
                <w:rFonts w:ascii="宋体" w:eastAsia="宋体" w:hAnsi="宋体" w:cs="宋体"/>
                <w:b/>
                <w:bCs/>
                <w:kern w:val="0"/>
                <w:sz w:val="20"/>
                <w:szCs w:val="20"/>
              </w:rPr>
            </w:pPr>
            <w:r w:rsidRPr="005D4BA8">
              <w:rPr>
                <w:rFonts w:ascii="宋体" w:eastAsia="宋体" w:hAnsi="宋体" w:cs="宋体" w:hint="eastAsia"/>
                <w:b/>
                <w:bCs/>
                <w:kern w:val="0"/>
                <w:sz w:val="20"/>
                <w:szCs w:val="20"/>
              </w:rPr>
              <w:t>最高</w:t>
            </w:r>
          </w:p>
        </w:tc>
        <w:tc>
          <w:tcPr>
            <w:tcW w:w="3520" w:type="dxa"/>
            <w:vMerge/>
            <w:tcBorders>
              <w:top w:val="single" w:sz="4" w:space="0" w:color="auto"/>
              <w:left w:val="single" w:sz="4" w:space="0" w:color="auto"/>
              <w:bottom w:val="single" w:sz="4" w:space="0" w:color="000000"/>
              <w:right w:val="single" w:sz="4" w:space="0" w:color="auto"/>
            </w:tcBorders>
            <w:vAlign w:val="center"/>
            <w:hideMark/>
          </w:tcPr>
          <w:p w14:paraId="1ADE1386" w14:textId="77777777" w:rsidR="008F2C0D" w:rsidRPr="005D4BA8" w:rsidRDefault="008F2C0D" w:rsidP="008F2C0D">
            <w:pPr>
              <w:widowControl/>
              <w:jc w:val="left"/>
              <w:rPr>
                <w:rFonts w:ascii="宋体" w:eastAsia="宋体" w:hAnsi="宋体" w:cs="宋体"/>
                <w:b/>
                <w:bCs/>
                <w:kern w:val="0"/>
                <w:sz w:val="20"/>
                <w:szCs w:val="20"/>
              </w:rPr>
            </w:pPr>
          </w:p>
        </w:tc>
      </w:tr>
      <w:tr w:rsidR="008F2C0D" w:rsidRPr="008F2C0D" w14:paraId="04DBCFA4" w14:textId="77777777" w:rsidTr="008F2C0D">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104B3DF6" w14:textId="77777777" w:rsidR="008F2C0D" w:rsidRPr="005D4BA8" w:rsidRDefault="005D4BA8" w:rsidP="008F2C0D">
            <w:pPr>
              <w:widowControl/>
              <w:jc w:val="left"/>
              <w:rPr>
                <w:rFonts w:ascii="Times New Roman" w:eastAsia="宋体" w:hAnsi="Times New Roman" w:cs="Times New Roman"/>
                <w:kern w:val="0"/>
                <w:sz w:val="20"/>
                <w:szCs w:val="20"/>
              </w:rPr>
            </w:pPr>
            <w:r w:rsidRPr="005D4BA8">
              <w:rPr>
                <w:rFonts w:ascii="宋体" w:eastAsia="宋体" w:hAnsi="宋体" w:cs="Times New Roman" w:hint="eastAsia"/>
                <w:kern w:val="0"/>
                <w:sz w:val="20"/>
                <w:szCs w:val="20"/>
              </w:rPr>
              <w:t>保函</w:t>
            </w:r>
          </w:p>
        </w:tc>
        <w:tc>
          <w:tcPr>
            <w:tcW w:w="1080" w:type="dxa"/>
            <w:tcBorders>
              <w:top w:val="nil"/>
              <w:left w:val="nil"/>
              <w:bottom w:val="single" w:sz="4" w:space="0" w:color="auto"/>
              <w:right w:val="single" w:sz="4" w:space="0" w:color="auto"/>
            </w:tcBorders>
            <w:shd w:val="clear" w:color="auto" w:fill="auto"/>
            <w:vAlign w:val="center"/>
            <w:hideMark/>
          </w:tcPr>
          <w:p w14:paraId="3194BBCB" w14:textId="77777777" w:rsidR="008F2C0D" w:rsidRPr="005D4BA8" w:rsidRDefault="008F2C0D" w:rsidP="008F2C0D">
            <w:pPr>
              <w:widowControl/>
              <w:jc w:val="left"/>
              <w:rPr>
                <w:rFonts w:ascii="Times New Roman" w:eastAsia="宋体" w:hAnsi="Times New Roman" w:cs="Times New Roman"/>
                <w:kern w:val="0"/>
                <w:sz w:val="20"/>
                <w:szCs w:val="20"/>
              </w:rPr>
            </w:pPr>
            <w:r w:rsidRPr="005D4BA8">
              <w:rPr>
                <w:rFonts w:ascii="Times New Roman" w:eastAsia="宋体" w:hAnsi="Times New Roman" w:cs="Times New Roman"/>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31F521C8" w14:textId="77777777" w:rsidR="008F2C0D" w:rsidRPr="005D4BA8" w:rsidRDefault="008F2C0D" w:rsidP="008F2C0D">
            <w:pPr>
              <w:widowControl/>
              <w:jc w:val="left"/>
              <w:rPr>
                <w:rFonts w:ascii="Times New Roman" w:eastAsia="宋体" w:hAnsi="Times New Roman" w:cs="Times New Roman"/>
                <w:kern w:val="0"/>
                <w:sz w:val="20"/>
                <w:szCs w:val="20"/>
              </w:rPr>
            </w:pPr>
            <w:r w:rsidRPr="005D4BA8">
              <w:rPr>
                <w:rFonts w:ascii="Times New Roman" w:eastAsia="宋体" w:hAnsi="Times New Roman" w:cs="Times New Roman"/>
                <w:kern w:val="0"/>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41DB0A0" w14:textId="77777777" w:rsidR="008F2C0D" w:rsidRPr="005D4BA8" w:rsidRDefault="008F2C0D" w:rsidP="008F2C0D">
            <w:pPr>
              <w:widowControl/>
              <w:jc w:val="left"/>
              <w:rPr>
                <w:rFonts w:ascii="Times New Roman" w:eastAsia="宋体" w:hAnsi="Times New Roman" w:cs="Times New Roman"/>
                <w:kern w:val="0"/>
                <w:sz w:val="20"/>
                <w:szCs w:val="20"/>
              </w:rPr>
            </w:pPr>
            <w:r w:rsidRPr="005D4BA8">
              <w:rPr>
                <w:rFonts w:ascii="Times New Roman" w:eastAsia="宋体" w:hAnsi="Times New Roman" w:cs="Times New Roman"/>
                <w:kern w:val="0"/>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220DC218" w14:textId="77777777" w:rsidR="008F2C0D" w:rsidRPr="005D4BA8" w:rsidRDefault="008F2C0D" w:rsidP="008F2C0D">
            <w:pPr>
              <w:widowControl/>
              <w:jc w:val="left"/>
              <w:rPr>
                <w:rFonts w:ascii="宋体" w:eastAsia="宋体" w:hAnsi="宋体" w:cs="宋体"/>
                <w:kern w:val="0"/>
                <w:sz w:val="20"/>
                <w:szCs w:val="20"/>
              </w:rPr>
            </w:pPr>
            <w:r w:rsidRPr="005D4BA8">
              <w:rPr>
                <w:rFonts w:ascii="宋体" w:eastAsia="宋体" w:hAnsi="宋体" w:cs="宋体" w:hint="eastAsia"/>
                <w:kern w:val="0"/>
                <w:sz w:val="20"/>
                <w:szCs w:val="20"/>
              </w:rPr>
              <w:t xml:space="preserve">　</w:t>
            </w:r>
          </w:p>
        </w:tc>
      </w:tr>
      <w:tr w:rsidR="005D4BA8" w:rsidRPr="005D4BA8" w14:paraId="1DD4A689"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7FB96D8A" w14:textId="77777777" w:rsidR="005D4BA8" w:rsidRPr="005D4BA8" w:rsidRDefault="005D4BA8" w:rsidP="005D4BA8">
            <w:pPr>
              <w:jc w:val="center"/>
              <w:rPr>
                <w:sz w:val="20"/>
                <w:szCs w:val="20"/>
              </w:rPr>
            </w:pPr>
            <w:r w:rsidRPr="005D4BA8">
              <w:rPr>
                <w:rFonts w:hint="eastAsia"/>
                <w:sz w:val="20"/>
                <w:szCs w:val="20"/>
              </w:rPr>
              <w:t>进口付款保函</w:t>
            </w:r>
          </w:p>
        </w:tc>
        <w:tc>
          <w:tcPr>
            <w:tcW w:w="1080" w:type="dxa"/>
            <w:tcBorders>
              <w:top w:val="nil"/>
              <w:left w:val="nil"/>
              <w:bottom w:val="single" w:sz="4" w:space="0" w:color="auto"/>
              <w:right w:val="single" w:sz="4" w:space="0" w:color="auto"/>
            </w:tcBorders>
            <w:shd w:val="clear" w:color="auto" w:fill="auto"/>
            <w:vAlign w:val="center"/>
            <w:hideMark/>
          </w:tcPr>
          <w:p w14:paraId="07AC325C" w14:textId="77777777" w:rsidR="005D4BA8" w:rsidRPr="005D4BA8" w:rsidRDefault="005D4BA8" w:rsidP="005D4BA8">
            <w:pPr>
              <w:jc w:val="center"/>
              <w:rPr>
                <w:sz w:val="20"/>
                <w:szCs w:val="20"/>
              </w:rPr>
            </w:pPr>
            <w:r w:rsidRPr="005D4BA8">
              <w:rPr>
                <w:rFonts w:hint="eastAsia"/>
                <w:sz w:val="20"/>
                <w:szCs w:val="20"/>
              </w:rPr>
              <w:t>1.5</w:t>
            </w:r>
            <w:r w:rsidRPr="005D4BA8">
              <w:rPr>
                <w:rFonts w:hint="eastAsia"/>
                <w:sz w:val="20"/>
                <w:szCs w:val="20"/>
              </w:rPr>
              <w:t>‰</w:t>
            </w:r>
            <w:r w:rsidRPr="005D4BA8">
              <w:rPr>
                <w:rFonts w:hint="eastAsia"/>
                <w:sz w:val="20"/>
                <w:szCs w:val="20"/>
              </w:rPr>
              <w:t>/</w:t>
            </w:r>
            <w:r w:rsidRPr="005D4BA8">
              <w:rPr>
                <w:rFonts w:hint="eastAsia"/>
                <w:sz w:val="20"/>
                <w:szCs w:val="20"/>
              </w:rPr>
              <w:t>季</w:t>
            </w:r>
          </w:p>
        </w:tc>
        <w:tc>
          <w:tcPr>
            <w:tcW w:w="1080" w:type="dxa"/>
            <w:tcBorders>
              <w:top w:val="nil"/>
              <w:left w:val="nil"/>
              <w:bottom w:val="single" w:sz="4" w:space="0" w:color="auto"/>
              <w:right w:val="single" w:sz="4" w:space="0" w:color="auto"/>
            </w:tcBorders>
            <w:shd w:val="clear" w:color="auto" w:fill="auto"/>
            <w:vAlign w:val="center"/>
            <w:hideMark/>
          </w:tcPr>
          <w:p w14:paraId="7414A433" w14:textId="77777777" w:rsidR="005D4BA8" w:rsidRPr="005D4BA8" w:rsidRDefault="005D4BA8" w:rsidP="005D4BA8">
            <w:pPr>
              <w:jc w:val="center"/>
              <w:rPr>
                <w:sz w:val="20"/>
                <w:szCs w:val="20"/>
              </w:rPr>
            </w:pPr>
            <w:r w:rsidRPr="005D4BA8">
              <w:rPr>
                <w:rFonts w:hint="eastAsia"/>
                <w:sz w:val="20"/>
                <w:szCs w:val="20"/>
              </w:rPr>
              <w:t>300</w:t>
            </w:r>
            <w:r w:rsidRPr="005D4BA8">
              <w:rPr>
                <w:rFonts w:hint="eastAsia"/>
                <w:sz w:val="20"/>
                <w:szCs w:val="20"/>
              </w:rPr>
              <w:t>元</w:t>
            </w:r>
          </w:p>
        </w:tc>
        <w:tc>
          <w:tcPr>
            <w:tcW w:w="1080" w:type="dxa"/>
            <w:tcBorders>
              <w:top w:val="nil"/>
              <w:left w:val="nil"/>
              <w:bottom w:val="single" w:sz="4" w:space="0" w:color="auto"/>
              <w:right w:val="single" w:sz="4" w:space="0" w:color="auto"/>
            </w:tcBorders>
            <w:shd w:val="clear" w:color="auto" w:fill="auto"/>
            <w:vAlign w:val="center"/>
            <w:hideMark/>
          </w:tcPr>
          <w:p w14:paraId="56EC1BE2"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3AF6818C" w14:textId="77777777" w:rsidR="005D4BA8" w:rsidRPr="005D4BA8" w:rsidRDefault="005D4BA8" w:rsidP="005D4BA8">
            <w:pPr>
              <w:jc w:val="center"/>
              <w:rPr>
                <w:sz w:val="20"/>
                <w:szCs w:val="20"/>
              </w:rPr>
            </w:pPr>
            <w:r w:rsidRPr="005D4BA8">
              <w:rPr>
                <w:rFonts w:hint="eastAsia"/>
                <w:sz w:val="20"/>
                <w:szCs w:val="20"/>
              </w:rPr>
              <w:t>开出保函时一次收取，有效期三个月以上增收</w:t>
            </w:r>
            <w:r w:rsidRPr="005D4BA8">
              <w:rPr>
                <w:rFonts w:hint="eastAsia"/>
                <w:sz w:val="20"/>
                <w:szCs w:val="20"/>
              </w:rPr>
              <w:t>0.5</w:t>
            </w:r>
            <w:r w:rsidRPr="005D4BA8">
              <w:rPr>
                <w:rFonts w:hint="eastAsia"/>
                <w:sz w:val="20"/>
                <w:szCs w:val="20"/>
              </w:rPr>
              <w:t>‰，收足保证金不加收。</w:t>
            </w:r>
          </w:p>
        </w:tc>
      </w:tr>
      <w:tr w:rsidR="005D4BA8" w:rsidRPr="005D4BA8" w14:paraId="7755F824"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0205A4F9" w14:textId="77777777" w:rsidR="005D4BA8" w:rsidRPr="005D4BA8" w:rsidRDefault="005D4BA8" w:rsidP="005D4BA8">
            <w:pPr>
              <w:jc w:val="center"/>
              <w:rPr>
                <w:sz w:val="20"/>
                <w:szCs w:val="20"/>
              </w:rPr>
            </w:pPr>
            <w:r w:rsidRPr="005D4BA8">
              <w:rPr>
                <w:rFonts w:hint="eastAsia"/>
                <w:sz w:val="20"/>
                <w:szCs w:val="20"/>
              </w:rPr>
              <w:t>投标保函</w:t>
            </w:r>
          </w:p>
        </w:tc>
        <w:tc>
          <w:tcPr>
            <w:tcW w:w="1080" w:type="dxa"/>
            <w:tcBorders>
              <w:top w:val="nil"/>
              <w:left w:val="nil"/>
              <w:bottom w:val="single" w:sz="4" w:space="0" w:color="auto"/>
              <w:right w:val="single" w:sz="4" w:space="0" w:color="auto"/>
            </w:tcBorders>
            <w:shd w:val="clear" w:color="auto" w:fill="auto"/>
            <w:vAlign w:val="center"/>
            <w:hideMark/>
          </w:tcPr>
          <w:p w14:paraId="2D9697B6" w14:textId="77777777" w:rsidR="005D4BA8" w:rsidRPr="005D4BA8" w:rsidRDefault="005D4BA8" w:rsidP="005D4BA8">
            <w:pPr>
              <w:jc w:val="center"/>
              <w:rPr>
                <w:sz w:val="20"/>
                <w:szCs w:val="20"/>
              </w:rPr>
            </w:pPr>
            <w:r w:rsidRPr="005D4BA8">
              <w:rPr>
                <w:rFonts w:hint="eastAsia"/>
                <w:sz w:val="20"/>
                <w:szCs w:val="20"/>
              </w:rPr>
              <w:t>0.5</w:t>
            </w:r>
            <w:r w:rsidRPr="005D4BA8">
              <w:rPr>
                <w:rFonts w:hint="eastAsia"/>
                <w:sz w:val="20"/>
                <w:szCs w:val="20"/>
              </w:rPr>
              <w:t>‰</w:t>
            </w:r>
            <w:r w:rsidRPr="005D4BA8">
              <w:rPr>
                <w:rFonts w:hint="eastAsia"/>
                <w:sz w:val="20"/>
                <w:szCs w:val="20"/>
              </w:rPr>
              <w:t>/</w:t>
            </w:r>
            <w:r w:rsidRPr="005D4BA8">
              <w:rPr>
                <w:rFonts w:hint="eastAsia"/>
                <w:sz w:val="20"/>
                <w:szCs w:val="20"/>
              </w:rPr>
              <w:t>季</w:t>
            </w:r>
          </w:p>
        </w:tc>
        <w:tc>
          <w:tcPr>
            <w:tcW w:w="1080" w:type="dxa"/>
            <w:tcBorders>
              <w:top w:val="nil"/>
              <w:left w:val="nil"/>
              <w:bottom w:val="single" w:sz="4" w:space="0" w:color="auto"/>
              <w:right w:val="single" w:sz="4" w:space="0" w:color="auto"/>
            </w:tcBorders>
            <w:shd w:val="clear" w:color="auto" w:fill="auto"/>
            <w:vAlign w:val="center"/>
            <w:hideMark/>
          </w:tcPr>
          <w:p w14:paraId="0546DDE4" w14:textId="77777777" w:rsidR="005D4BA8" w:rsidRPr="005D4BA8" w:rsidRDefault="005D4BA8" w:rsidP="005D4BA8">
            <w:pPr>
              <w:jc w:val="center"/>
              <w:rPr>
                <w:sz w:val="20"/>
                <w:szCs w:val="20"/>
              </w:rPr>
            </w:pPr>
            <w:r w:rsidRPr="005D4BA8">
              <w:rPr>
                <w:rFonts w:hint="eastAsia"/>
                <w:sz w:val="20"/>
                <w:szCs w:val="20"/>
              </w:rPr>
              <w:t>300</w:t>
            </w:r>
            <w:r w:rsidRPr="005D4BA8">
              <w:rPr>
                <w:rFonts w:hint="eastAsia"/>
                <w:sz w:val="20"/>
                <w:szCs w:val="20"/>
              </w:rPr>
              <w:t>元</w:t>
            </w:r>
          </w:p>
        </w:tc>
        <w:tc>
          <w:tcPr>
            <w:tcW w:w="1080" w:type="dxa"/>
            <w:tcBorders>
              <w:top w:val="nil"/>
              <w:left w:val="nil"/>
              <w:bottom w:val="single" w:sz="4" w:space="0" w:color="auto"/>
              <w:right w:val="single" w:sz="4" w:space="0" w:color="auto"/>
            </w:tcBorders>
            <w:shd w:val="clear" w:color="auto" w:fill="auto"/>
            <w:vAlign w:val="center"/>
            <w:hideMark/>
          </w:tcPr>
          <w:p w14:paraId="0ABB23DC"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485B72F5" w14:textId="77777777" w:rsidR="005D4BA8" w:rsidRPr="005D4BA8" w:rsidRDefault="005D4BA8" w:rsidP="005D4BA8">
            <w:pPr>
              <w:jc w:val="center"/>
              <w:rPr>
                <w:sz w:val="20"/>
                <w:szCs w:val="20"/>
              </w:rPr>
            </w:pPr>
            <w:r w:rsidRPr="005D4BA8">
              <w:rPr>
                <w:rFonts w:hint="eastAsia"/>
                <w:sz w:val="20"/>
                <w:szCs w:val="20"/>
              </w:rPr>
              <w:t>不足三个月，按三个月收取</w:t>
            </w:r>
          </w:p>
        </w:tc>
      </w:tr>
      <w:tr w:rsidR="005D4BA8" w:rsidRPr="005D4BA8" w14:paraId="5F96B084"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381D86CC" w14:textId="77777777" w:rsidR="005D4BA8" w:rsidRPr="005D4BA8" w:rsidRDefault="005D4BA8" w:rsidP="005D4BA8">
            <w:pPr>
              <w:jc w:val="center"/>
              <w:rPr>
                <w:sz w:val="20"/>
                <w:szCs w:val="20"/>
              </w:rPr>
            </w:pPr>
            <w:r w:rsidRPr="005D4BA8">
              <w:rPr>
                <w:rFonts w:hint="eastAsia"/>
                <w:sz w:val="20"/>
                <w:szCs w:val="20"/>
              </w:rPr>
              <w:t>履约保函</w:t>
            </w:r>
          </w:p>
        </w:tc>
        <w:tc>
          <w:tcPr>
            <w:tcW w:w="1080" w:type="dxa"/>
            <w:tcBorders>
              <w:top w:val="nil"/>
              <w:left w:val="nil"/>
              <w:bottom w:val="single" w:sz="4" w:space="0" w:color="auto"/>
              <w:right w:val="single" w:sz="4" w:space="0" w:color="auto"/>
            </w:tcBorders>
            <w:shd w:val="clear" w:color="auto" w:fill="auto"/>
            <w:vAlign w:val="center"/>
            <w:hideMark/>
          </w:tcPr>
          <w:p w14:paraId="5FC9148D" w14:textId="77777777" w:rsidR="005D4BA8" w:rsidRPr="005D4BA8" w:rsidRDefault="005D4BA8" w:rsidP="005D4BA8">
            <w:pPr>
              <w:jc w:val="center"/>
              <w:rPr>
                <w:sz w:val="20"/>
                <w:szCs w:val="20"/>
              </w:rPr>
            </w:pPr>
            <w:r w:rsidRPr="005D4BA8">
              <w:rPr>
                <w:rFonts w:hint="eastAsia"/>
                <w:sz w:val="20"/>
                <w:szCs w:val="20"/>
              </w:rPr>
              <w:t>1</w:t>
            </w:r>
            <w:r w:rsidRPr="005D4BA8">
              <w:rPr>
                <w:rFonts w:hint="eastAsia"/>
                <w:sz w:val="20"/>
                <w:szCs w:val="20"/>
              </w:rPr>
              <w:t>‰</w:t>
            </w:r>
            <w:r w:rsidRPr="005D4BA8">
              <w:rPr>
                <w:rFonts w:hint="eastAsia"/>
                <w:sz w:val="20"/>
                <w:szCs w:val="20"/>
              </w:rPr>
              <w:t>/</w:t>
            </w:r>
            <w:r w:rsidRPr="005D4BA8">
              <w:rPr>
                <w:rFonts w:hint="eastAsia"/>
                <w:sz w:val="20"/>
                <w:szCs w:val="20"/>
              </w:rPr>
              <w:t>季</w:t>
            </w:r>
          </w:p>
        </w:tc>
        <w:tc>
          <w:tcPr>
            <w:tcW w:w="1080" w:type="dxa"/>
            <w:tcBorders>
              <w:top w:val="nil"/>
              <w:left w:val="nil"/>
              <w:bottom w:val="single" w:sz="4" w:space="0" w:color="auto"/>
              <w:right w:val="single" w:sz="4" w:space="0" w:color="auto"/>
            </w:tcBorders>
            <w:shd w:val="clear" w:color="auto" w:fill="auto"/>
            <w:vAlign w:val="center"/>
            <w:hideMark/>
          </w:tcPr>
          <w:p w14:paraId="40265A43" w14:textId="77777777" w:rsidR="005D4BA8" w:rsidRPr="005D4BA8" w:rsidRDefault="005D4BA8" w:rsidP="005D4BA8">
            <w:pPr>
              <w:jc w:val="center"/>
              <w:rPr>
                <w:sz w:val="20"/>
                <w:szCs w:val="20"/>
              </w:rPr>
            </w:pPr>
            <w:r w:rsidRPr="005D4BA8">
              <w:rPr>
                <w:rFonts w:hint="eastAsia"/>
                <w:sz w:val="20"/>
                <w:szCs w:val="20"/>
              </w:rPr>
              <w:t>300</w:t>
            </w:r>
            <w:r w:rsidRPr="005D4BA8">
              <w:rPr>
                <w:rFonts w:hint="eastAsia"/>
                <w:sz w:val="20"/>
                <w:szCs w:val="20"/>
              </w:rPr>
              <w:t>元</w:t>
            </w:r>
          </w:p>
        </w:tc>
        <w:tc>
          <w:tcPr>
            <w:tcW w:w="1080" w:type="dxa"/>
            <w:tcBorders>
              <w:top w:val="nil"/>
              <w:left w:val="nil"/>
              <w:bottom w:val="single" w:sz="4" w:space="0" w:color="auto"/>
              <w:right w:val="single" w:sz="4" w:space="0" w:color="auto"/>
            </w:tcBorders>
            <w:shd w:val="clear" w:color="auto" w:fill="auto"/>
            <w:vAlign w:val="center"/>
            <w:hideMark/>
          </w:tcPr>
          <w:p w14:paraId="1A618B8B"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2B3306C0" w14:textId="77777777" w:rsidR="005D4BA8" w:rsidRPr="005D4BA8" w:rsidRDefault="005D4BA8" w:rsidP="005D4BA8">
            <w:pPr>
              <w:jc w:val="center"/>
              <w:rPr>
                <w:sz w:val="20"/>
                <w:szCs w:val="20"/>
              </w:rPr>
            </w:pPr>
            <w:r w:rsidRPr="005D4BA8">
              <w:rPr>
                <w:rFonts w:hint="eastAsia"/>
                <w:sz w:val="20"/>
                <w:szCs w:val="20"/>
              </w:rPr>
              <w:t>不足三个月，按三个月收取</w:t>
            </w:r>
          </w:p>
        </w:tc>
      </w:tr>
      <w:tr w:rsidR="005D4BA8" w:rsidRPr="005D4BA8" w14:paraId="20979037"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32FE9DB5" w14:textId="77777777" w:rsidR="005D4BA8" w:rsidRPr="005D4BA8" w:rsidRDefault="005D4BA8" w:rsidP="005D4BA8">
            <w:pPr>
              <w:jc w:val="center"/>
              <w:rPr>
                <w:sz w:val="20"/>
                <w:szCs w:val="20"/>
              </w:rPr>
            </w:pPr>
            <w:r w:rsidRPr="005D4BA8">
              <w:rPr>
                <w:rFonts w:hint="eastAsia"/>
                <w:sz w:val="20"/>
                <w:szCs w:val="20"/>
              </w:rPr>
              <w:t>留置金保函</w:t>
            </w:r>
          </w:p>
        </w:tc>
        <w:tc>
          <w:tcPr>
            <w:tcW w:w="1080" w:type="dxa"/>
            <w:tcBorders>
              <w:top w:val="nil"/>
              <w:left w:val="nil"/>
              <w:bottom w:val="single" w:sz="4" w:space="0" w:color="auto"/>
              <w:right w:val="single" w:sz="4" w:space="0" w:color="auto"/>
            </w:tcBorders>
            <w:shd w:val="clear" w:color="auto" w:fill="auto"/>
            <w:vAlign w:val="center"/>
            <w:hideMark/>
          </w:tcPr>
          <w:p w14:paraId="6CF4F5DA" w14:textId="77777777" w:rsidR="005D4BA8" w:rsidRPr="005D4BA8" w:rsidRDefault="005D4BA8" w:rsidP="005D4BA8">
            <w:pPr>
              <w:jc w:val="center"/>
              <w:rPr>
                <w:sz w:val="20"/>
                <w:szCs w:val="20"/>
              </w:rPr>
            </w:pPr>
            <w:r w:rsidRPr="005D4BA8">
              <w:rPr>
                <w:rFonts w:hint="eastAsia"/>
                <w:sz w:val="20"/>
                <w:szCs w:val="20"/>
              </w:rPr>
              <w:t>1</w:t>
            </w:r>
            <w:r w:rsidRPr="005D4BA8">
              <w:rPr>
                <w:rFonts w:hint="eastAsia"/>
                <w:sz w:val="20"/>
                <w:szCs w:val="20"/>
              </w:rPr>
              <w:t>‰</w:t>
            </w:r>
            <w:r w:rsidRPr="005D4BA8">
              <w:rPr>
                <w:rFonts w:hint="eastAsia"/>
                <w:sz w:val="20"/>
                <w:szCs w:val="20"/>
              </w:rPr>
              <w:t>/</w:t>
            </w:r>
            <w:r w:rsidRPr="005D4BA8">
              <w:rPr>
                <w:rFonts w:hint="eastAsia"/>
                <w:sz w:val="20"/>
                <w:szCs w:val="20"/>
              </w:rPr>
              <w:t>季</w:t>
            </w:r>
          </w:p>
        </w:tc>
        <w:tc>
          <w:tcPr>
            <w:tcW w:w="1080" w:type="dxa"/>
            <w:tcBorders>
              <w:top w:val="nil"/>
              <w:left w:val="nil"/>
              <w:bottom w:val="single" w:sz="4" w:space="0" w:color="auto"/>
              <w:right w:val="single" w:sz="4" w:space="0" w:color="auto"/>
            </w:tcBorders>
            <w:shd w:val="clear" w:color="auto" w:fill="auto"/>
            <w:vAlign w:val="center"/>
            <w:hideMark/>
          </w:tcPr>
          <w:p w14:paraId="0C88A8E1" w14:textId="77777777" w:rsidR="005D4BA8" w:rsidRPr="005D4BA8" w:rsidRDefault="005D4BA8" w:rsidP="005D4BA8">
            <w:pPr>
              <w:jc w:val="center"/>
              <w:rPr>
                <w:sz w:val="20"/>
                <w:szCs w:val="20"/>
              </w:rPr>
            </w:pPr>
            <w:r w:rsidRPr="005D4BA8">
              <w:rPr>
                <w:rFonts w:hint="eastAsia"/>
                <w:sz w:val="20"/>
                <w:szCs w:val="20"/>
              </w:rPr>
              <w:t>500</w:t>
            </w:r>
            <w:r w:rsidRPr="005D4BA8">
              <w:rPr>
                <w:rFonts w:hint="eastAsia"/>
                <w:sz w:val="20"/>
                <w:szCs w:val="20"/>
              </w:rPr>
              <w:t>元</w:t>
            </w:r>
          </w:p>
        </w:tc>
        <w:tc>
          <w:tcPr>
            <w:tcW w:w="1080" w:type="dxa"/>
            <w:tcBorders>
              <w:top w:val="nil"/>
              <w:left w:val="nil"/>
              <w:bottom w:val="single" w:sz="4" w:space="0" w:color="auto"/>
              <w:right w:val="single" w:sz="4" w:space="0" w:color="auto"/>
            </w:tcBorders>
            <w:shd w:val="clear" w:color="auto" w:fill="auto"/>
            <w:vAlign w:val="center"/>
            <w:hideMark/>
          </w:tcPr>
          <w:p w14:paraId="71C37CCD"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7397C619" w14:textId="77777777" w:rsidR="005D4BA8" w:rsidRPr="005D4BA8" w:rsidRDefault="005D4BA8" w:rsidP="005D4BA8">
            <w:pPr>
              <w:jc w:val="center"/>
              <w:rPr>
                <w:sz w:val="20"/>
                <w:szCs w:val="20"/>
              </w:rPr>
            </w:pPr>
            <w:r w:rsidRPr="005D4BA8">
              <w:rPr>
                <w:rFonts w:hint="eastAsia"/>
                <w:sz w:val="20"/>
                <w:szCs w:val="20"/>
              </w:rPr>
              <w:t xml:space="preserve">　</w:t>
            </w:r>
          </w:p>
        </w:tc>
      </w:tr>
      <w:tr w:rsidR="005D4BA8" w:rsidRPr="005D4BA8" w14:paraId="7C2D55A5"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71844D71" w14:textId="77777777" w:rsidR="005D4BA8" w:rsidRPr="005D4BA8" w:rsidRDefault="005D4BA8" w:rsidP="005D4BA8">
            <w:pPr>
              <w:jc w:val="center"/>
              <w:rPr>
                <w:sz w:val="20"/>
                <w:szCs w:val="20"/>
              </w:rPr>
            </w:pPr>
            <w:r w:rsidRPr="005D4BA8">
              <w:rPr>
                <w:rFonts w:hint="eastAsia"/>
                <w:sz w:val="20"/>
                <w:szCs w:val="20"/>
              </w:rPr>
              <w:t>预付款保函</w:t>
            </w:r>
          </w:p>
        </w:tc>
        <w:tc>
          <w:tcPr>
            <w:tcW w:w="1080" w:type="dxa"/>
            <w:tcBorders>
              <w:top w:val="nil"/>
              <w:left w:val="nil"/>
              <w:bottom w:val="single" w:sz="4" w:space="0" w:color="auto"/>
              <w:right w:val="single" w:sz="4" w:space="0" w:color="auto"/>
            </w:tcBorders>
            <w:shd w:val="clear" w:color="auto" w:fill="auto"/>
            <w:vAlign w:val="center"/>
            <w:hideMark/>
          </w:tcPr>
          <w:p w14:paraId="7B9BE27B" w14:textId="77777777" w:rsidR="005D4BA8" w:rsidRPr="005D4BA8" w:rsidRDefault="005D4BA8" w:rsidP="005D4BA8">
            <w:pPr>
              <w:jc w:val="center"/>
              <w:rPr>
                <w:sz w:val="20"/>
                <w:szCs w:val="20"/>
              </w:rPr>
            </w:pPr>
            <w:r w:rsidRPr="005D4BA8">
              <w:rPr>
                <w:rFonts w:hint="eastAsia"/>
                <w:sz w:val="20"/>
                <w:szCs w:val="20"/>
              </w:rPr>
              <w:t>1</w:t>
            </w:r>
            <w:r w:rsidRPr="005D4BA8">
              <w:rPr>
                <w:rFonts w:hint="eastAsia"/>
                <w:sz w:val="20"/>
                <w:szCs w:val="20"/>
              </w:rPr>
              <w:t>‰</w:t>
            </w:r>
            <w:r w:rsidRPr="005D4BA8">
              <w:rPr>
                <w:rFonts w:hint="eastAsia"/>
                <w:sz w:val="20"/>
                <w:szCs w:val="20"/>
              </w:rPr>
              <w:t>/</w:t>
            </w:r>
            <w:r w:rsidRPr="005D4BA8">
              <w:rPr>
                <w:rFonts w:hint="eastAsia"/>
                <w:sz w:val="20"/>
                <w:szCs w:val="20"/>
              </w:rPr>
              <w:t>季</w:t>
            </w:r>
          </w:p>
        </w:tc>
        <w:tc>
          <w:tcPr>
            <w:tcW w:w="1080" w:type="dxa"/>
            <w:tcBorders>
              <w:top w:val="nil"/>
              <w:left w:val="nil"/>
              <w:bottom w:val="single" w:sz="4" w:space="0" w:color="auto"/>
              <w:right w:val="single" w:sz="4" w:space="0" w:color="auto"/>
            </w:tcBorders>
            <w:shd w:val="clear" w:color="auto" w:fill="auto"/>
            <w:vAlign w:val="center"/>
            <w:hideMark/>
          </w:tcPr>
          <w:p w14:paraId="264C8165" w14:textId="77777777" w:rsidR="005D4BA8" w:rsidRPr="005D4BA8" w:rsidRDefault="005D4BA8" w:rsidP="005D4BA8">
            <w:pPr>
              <w:jc w:val="center"/>
              <w:rPr>
                <w:sz w:val="20"/>
                <w:szCs w:val="20"/>
              </w:rPr>
            </w:pPr>
            <w:r w:rsidRPr="005D4BA8">
              <w:rPr>
                <w:rFonts w:hint="eastAsia"/>
                <w:sz w:val="20"/>
                <w:szCs w:val="20"/>
              </w:rPr>
              <w:t>500</w:t>
            </w:r>
            <w:r w:rsidRPr="005D4BA8">
              <w:rPr>
                <w:rFonts w:hint="eastAsia"/>
                <w:sz w:val="20"/>
                <w:szCs w:val="20"/>
              </w:rPr>
              <w:t>元</w:t>
            </w:r>
          </w:p>
        </w:tc>
        <w:tc>
          <w:tcPr>
            <w:tcW w:w="1080" w:type="dxa"/>
            <w:tcBorders>
              <w:top w:val="nil"/>
              <w:left w:val="nil"/>
              <w:bottom w:val="single" w:sz="4" w:space="0" w:color="auto"/>
              <w:right w:val="single" w:sz="4" w:space="0" w:color="auto"/>
            </w:tcBorders>
            <w:shd w:val="clear" w:color="auto" w:fill="auto"/>
            <w:vAlign w:val="center"/>
            <w:hideMark/>
          </w:tcPr>
          <w:p w14:paraId="600CCB24"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65DA20E8" w14:textId="77777777" w:rsidR="005D4BA8" w:rsidRPr="005D4BA8" w:rsidRDefault="005D4BA8" w:rsidP="005D4BA8">
            <w:pPr>
              <w:jc w:val="center"/>
              <w:rPr>
                <w:sz w:val="20"/>
                <w:szCs w:val="20"/>
              </w:rPr>
            </w:pPr>
            <w:r w:rsidRPr="005D4BA8">
              <w:rPr>
                <w:rFonts w:hint="eastAsia"/>
                <w:sz w:val="20"/>
                <w:szCs w:val="20"/>
              </w:rPr>
              <w:t xml:space="preserve">　</w:t>
            </w:r>
          </w:p>
        </w:tc>
      </w:tr>
      <w:tr w:rsidR="005D4BA8" w:rsidRPr="005D4BA8" w14:paraId="71D8B3DD"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723B9453" w14:textId="77777777" w:rsidR="005D4BA8" w:rsidRPr="005D4BA8" w:rsidRDefault="005D4BA8" w:rsidP="005D4BA8">
            <w:pPr>
              <w:jc w:val="center"/>
              <w:rPr>
                <w:sz w:val="20"/>
                <w:szCs w:val="20"/>
              </w:rPr>
            </w:pPr>
            <w:r w:rsidRPr="005D4BA8">
              <w:rPr>
                <w:rFonts w:hint="eastAsia"/>
                <w:sz w:val="20"/>
                <w:szCs w:val="20"/>
              </w:rPr>
              <w:t>税款保付保函</w:t>
            </w:r>
          </w:p>
        </w:tc>
        <w:tc>
          <w:tcPr>
            <w:tcW w:w="1080" w:type="dxa"/>
            <w:tcBorders>
              <w:top w:val="nil"/>
              <w:left w:val="nil"/>
              <w:bottom w:val="single" w:sz="4" w:space="0" w:color="auto"/>
              <w:right w:val="single" w:sz="4" w:space="0" w:color="auto"/>
            </w:tcBorders>
            <w:shd w:val="clear" w:color="auto" w:fill="auto"/>
            <w:vAlign w:val="center"/>
            <w:hideMark/>
          </w:tcPr>
          <w:p w14:paraId="72B617E1" w14:textId="77777777" w:rsidR="005D4BA8" w:rsidRPr="005D4BA8" w:rsidRDefault="005D4BA8" w:rsidP="005D4BA8">
            <w:pPr>
              <w:jc w:val="center"/>
              <w:rPr>
                <w:sz w:val="20"/>
                <w:szCs w:val="20"/>
              </w:rPr>
            </w:pPr>
            <w:r w:rsidRPr="005D4BA8">
              <w:rPr>
                <w:rFonts w:hint="eastAsia"/>
                <w:sz w:val="20"/>
                <w:szCs w:val="20"/>
              </w:rPr>
              <w:t>2</w:t>
            </w:r>
            <w:r w:rsidRPr="005D4BA8">
              <w:rPr>
                <w:rFonts w:hint="eastAsia"/>
                <w:sz w:val="20"/>
                <w:szCs w:val="20"/>
              </w:rPr>
              <w:t>‰</w:t>
            </w:r>
            <w:r w:rsidRPr="005D4BA8">
              <w:rPr>
                <w:rFonts w:hint="eastAsia"/>
                <w:sz w:val="20"/>
                <w:szCs w:val="20"/>
              </w:rPr>
              <w:t>/</w:t>
            </w:r>
            <w:r w:rsidRPr="005D4BA8">
              <w:rPr>
                <w:rFonts w:hint="eastAsia"/>
                <w:sz w:val="20"/>
                <w:szCs w:val="20"/>
              </w:rPr>
              <w:t>季</w:t>
            </w:r>
          </w:p>
        </w:tc>
        <w:tc>
          <w:tcPr>
            <w:tcW w:w="1080" w:type="dxa"/>
            <w:tcBorders>
              <w:top w:val="nil"/>
              <w:left w:val="nil"/>
              <w:bottom w:val="single" w:sz="4" w:space="0" w:color="auto"/>
              <w:right w:val="single" w:sz="4" w:space="0" w:color="auto"/>
            </w:tcBorders>
            <w:shd w:val="clear" w:color="auto" w:fill="auto"/>
            <w:vAlign w:val="center"/>
            <w:hideMark/>
          </w:tcPr>
          <w:p w14:paraId="4EBF09F3" w14:textId="77777777" w:rsidR="005D4BA8" w:rsidRPr="005D4BA8" w:rsidRDefault="005D4BA8" w:rsidP="005D4BA8">
            <w:pPr>
              <w:jc w:val="center"/>
              <w:rPr>
                <w:sz w:val="20"/>
                <w:szCs w:val="20"/>
              </w:rPr>
            </w:pPr>
            <w:r w:rsidRPr="005D4BA8">
              <w:rPr>
                <w:rFonts w:hint="eastAsia"/>
                <w:sz w:val="20"/>
                <w:szCs w:val="20"/>
              </w:rPr>
              <w:t>500</w:t>
            </w:r>
            <w:r w:rsidRPr="005D4BA8">
              <w:rPr>
                <w:rFonts w:hint="eastAsia"/>
                <w:sz w:val="20"/>
                <w:szCs w:val="20"/>
              </w:rPr>
              <w:t>元</w:t>
            </w:r>
          </w:p>
        </w:tc>
        <w:tc>
          <w:tcPr>
            <w:tcW w:w="1080" w:type="dxa"/>
            <w:tcBorders>
              <w:top w:val="nil"/>
              <w:left w:val="nil"/>
              <w:bottom w:val="single" w:sz="4" w:space="0" w:color="auto"/>
              <w:right w:val="single" w:sz="4" w:space="0" w:color="auto"/>
            </w:tcBorders>
            <w:shd w:val="clear" w:color="auto" w:fill="auto"/>
            <w:vAlign w:val="center"/>
            <w:hideMark/>
          </w:tcPr>
          <w:p w14:paraId="11ED88D2"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60A69616" w14:textId="77777777" w:rsidR="005D4BA8" w:rsidRPr="005D4BA8" w:rsidRDefault="005D4BA8" w:rsidP="005D4BA8">
            <w:pPr>
              <w:jc w:val="center"/>
              <w:rPr>
                <w:sz w:val="20"/>
                <w:szCs w:val="20"/>
              </w:rPr>
            </w:pPr>
            <w:r w:rsidRPr="005D4BA8">
              <w:rPr>
                <w:rFonts w:hint="eastAsia"/>
                <w:sz w:val="20"/>
                <w:szCs w:val="20"/>
              </w:rPr>
              <w:t xml:space="preserve">　</w:t>
            </w:r>
          </w:p>
        </w:tc>
      </w:tr>
      <w:tr w:rsidR="005D4BA8" w:rsidRPr="005D4BA8" w14:paraId="0C19B91B"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21791861" w14:textId="77777777" w:rsidR="005D4BA8" w:rsidRPr="005D4BA8" w:rsidRDefault="005D4BA8" w:rsidP="005D4BA8">
            <w:pPr>
              <w:jc w:val="center"/>
              <w:rPr>
                <w:sz w:val="20"/>
                <w:szCs w:val="20"/>
              </w:rPr>
            </w:pPr>
            <w:r w:rsidRPr="005D4BA8">
              <w:rPr>
                <w:rFonts w:hint="eastAsia"/>
                <w:sz w:val="20"/>
                <w:szCs w:val="20"/>
              </w:rPr>
              <w:t>借款保函</w:t>
            </w:r>
          </w:p>
        </w:tc>
        <w:tc>
          <w:tcPr>
            <w:tcW w:w="1080" w:type="dxa"/>
            <w:tcBorders>
              <w:top w:val="nil"/>
              <w:left w:val="nil"/>
              <w:bottom w:val="single" w:sz="4" w:space="0" w:color="auto"/>
              <w:right w:val="single" w:sz="4" w:space="0" w:color="auto"/>
            </w:tcBorders>
            <w:shd w:val="clear" w:color="auto" w:fill="auto"/>
            <w:vAlign w:val="center"/>
            <w:hideMark/>
          </w:tcPr>
          <w:p w14:paraId="3DA8F4B7" w14:textId="77777777" w:rsidR="005D4BA8" w:rsidRPr="005D4BA8" w:rsidRDefault="005D4BA8" w:rsidP="005D4BA8">
            <w:pPr>
              <w:jc w:val="center"/>
              <w:rPr>
                <w:sz w:val="20"/>
                <w:szCs w:val="20"/>
              </w:rPr>
            </w:pPr>
            <w:r w:rsidRPr="005D4BA8">
              <w:rPr>
                <w:rFonts w:hint="eastAsia"/>
                <w:sz w:val="20"/>
                <w:szCs w:val="20"/>
              </w:rPr>
              <w:t>2</w:t>
            </w:r>
            <w:r w:rsidRPr="005D4BA8">
              <w:rPr>
                <w:rFonts w:hint="eastAsia"/>
                <w:sz w:val="20"/>
                <w:szCs w:val="20"/>
              </w:rPr>
              <w:t>‰</w:t>
            </w:r>
            <w:r w:rsidRPr="005D4BA8">
              <w:rPr>
                <w:rFonts w:hint="eastAsia"/>
                <w:sz w:val="20"/>
                <w:szCs w:val="20"/>
              </w:rPr>
              <w:t>/</w:t>
            </w:r>
            <w:r w:rsidRPr="005D4BA8">
              <w:rPr>
                <w:rFonts w:hint="eastAsia"/>
                <w:sz w:val="20"/>
                <w:szCs w:val="20"/>
              </w:rPr>
              <w:t>季</w:t>
            </w:r>
          </w:p>
        </w:tc>
        <w:tc>
          <w:tcPr>
            <w:tcW w:w="1080" w:type="dxa"/>
            <w:tcBorders>
              <w:top w:val="nil"/>
              <w:left w:val="nil"/>
              <w:bottom w:val="single" w:sz="4" w:space="0" w:color="auto"/>
              <w:right w:val="single" w:sz="4" w:space="0" w:color="auto"/>
            </w:tcBorders>
            <w:shd w:val="clear" w:color="auto" w:fill="auto"/>
            <w:vAlign w:val="center"/>
            <w:hideMark/>
          </w:tcPr>
          <w:p w14:paraId="15C0E228" w14:textId="77777777" w:rsidR="005D4BA8" w:rsidRPr="005D4BA8" w:rsidRDefault="005D4BA8" w:rsidP="005D4BA8">
            <w:pPr>
              <w:jc w:val="center"/>
              <w:rPr>
                <w:sz w:val="20"/>
                <w:szCs w:val="20"/>
              </w:rPr>
            </w:pPr>
            <w:r w:rsidRPr="005D4BA8">
              <w:rPr>
                <w:rFonts w:hint="eastAsia"/>
                <w:sz w:val="20"/>
                <w:szCs w:val="20"/>
              </w:rPr>
              <w:t>1000</w:t>
            </w:r>
            <w:r w:rsidRPr="005D4BA8">
              <w:rPr>
                <w:rFonts w:hint="eastAsia"/>
                <w:sz w:val="20"/>
                <w:szCs w:val="20"/>
              </w:rPr>
              <w:t>元</w:t>
            </w:r>
          </w:p>
        </w:tc>
        <w:tc>
          <w:tcPr>
            <w:tcW w:w="1080" w:type="dxa"/>
            <w:tcBorders>
              <w:top w:val="nil"/>
              <w:left w:val="nil"/>
              <w:bottom w:val="single" w:sz="4" w:space="0" w:color="auto"/>
              <w:right w:val="single" w:sz="4" w:space="0" w:color="auto"/>
            </w:tcBorders>
            <w:shd w:val="clear" w:color="auto" w:fill="auto"/>
            <w:vAlign w:val="center"/>
            <w:hideMark/>
          </w:tcPr>
          <w:p w14:paraId="23B0CB8F"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507DFB2C" w14:textId="77777777" w:rsidR="005D4BA8" w:rsidRPr="005D4BA8" w:rsidRDefault="005D4BA8" w:rsidP="005D4BA8">
            <w:pPr>
              <w:jc w:val="center"/>
              <w:rPr>
                <w:sz w:val="20"/>
                <w:szCs w:val="20"/>
              </w:rPr>
            </w:pPr>
            <w:r w:rsidRPr="005D4BA8">
              <w:rPr>
                <w:rFonts w:hint="eastAsia"/>
                <w:sz w:val="20"/>
                <w:szCs w:val="20"/>
              </w:rPr>
              <w:t xml:space="preserve">　</w:t>
            </w:r>
          </w:p>
        </w:tc>
      </w:tr>
      <w:tr w:rsidR="005D4BA8" w:rsidRPr="005D4BA8" w14:paraId="24E15EE6"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51DEE66C" w14:textId="77777777" w:rsidR="005D4BA8" w:rsidRPr="005D4BA8" w:rsidRDefault="005D4BA8" w:rsidP="005D4BA8">
            <w:pPr>
              <w:jc w:val="center"/>
              <w:rPr>
                <w:sz w:val="20"/>
                <w:szCs w:val="20"/>
              </w:rPr>
            </w:pPr>
            <w:r w:rsidRPr="005D4BA8">
              <w:rPr>
                <w:rFonts w:hint="eastAsia"/>
                <w:sz w:val="20"/>
                <w:szCs w:val="20"/>
              </w:rPr>
              <w:t>透支保函</w:t>
            </w:r>
          </w:p>
        </w:tc>
        <w:tc>
          <w:tcPr>
            <w:tcW w:w="1080" w:type="dxa"/>
            <w:tcBorders>
              <w:top w:val="nil"/>
              <w:left w:val="nil"/>
              <w:bottom w:val="single" w:sz="4" w:space="0" w:color="auto"/>
              <w:right w:val="single" w:sz="4" w:space="0" w:color="auto"/>
            </w:tcBorders>
            <w:shd w:val="clear" w:color="auto" w:fill="auto"/>
            <w:vAlign w:val="center"/>
            <w:hideMark/>
          </w:tcPr>
          <w:p w14:paraId="6F3A9E1D" w14:textId="77777777" w:rsidR="005D4BA8" w:rsidRPr="005D4BA8" w:rsidRDefault="005D4BA8" w:rsidP="005D4BA8">
            <w:pPr>
              <w:jc w:val="center"/>
              <w:rPr>
                <w:sz w:val="20"/>
                <w:szCs w:val="20"/>
              </w:rPr>
            </w:pPr>
            <w:r w:rsidRPr="005D4BA8">
              <w:rPr>
                <w:rFonts w:hint="eastAsia"/>
                <w:sz w:val="20"/>
                <w:szCs w:val="20"/>
              </w:rPr>
              <w:t>2</w:t>
            </w:r>
            <w:r w:rsidRPr="005D4BA8">
              <w:rPr>
                <w:rFonts w:hint="eastAsia"/>
                <w:sz w:val="20"/>
                <w:szCs w:val="20"/>
              </w:rPr>
              <w:t>‰</w:t>
            </w:r>
            <w:r w:rsidRPr="005D4BA8">
              <w:rPr>
                <w:rFonts w:hint="eastAsia"/>
                <w:sz w:val="20"/>
                <w:szCs w:val="20"/>
              </w:rPr>
              <w:t>/</w:t>
            </w:r>
            <w:r w:rsidRPr="005D4BA8">
              <w:rPr>
                <w:rFonts w:hint="eastAsia"/>
                <w:sz w:val="20"/>
                <w:szCs w:val="20"/>
              </w:rPr>
              <w:t>季</w:t>
            </w:r>
          </w:p>
        </w:tc>
        <w:tc>
          <w:tcPr>
            <w:tcW w:w="1080" w:type="dxa"/>
            <w:tcBorders>
              <w:top w:val="nil"/>
              <w:left w:val="nil"/>
              <w:bottom w:val="single" w:sz="4" w:space="0" w:color="auto"/>
              <w:right w:val="single" w:sz="4" w:space="0" w:color="auto"/>
            </w:tcBorders>
            <w:shd w:val="clear" w:color="auto" w:fill="auto"/>
            <w:vAlign w:val="center"/>
            <w:hideMark/>
          </w:tcPr>
          <w:p w14:paraId="36D0B96B" w14:textId="77777777" w:rsidR="005D4BA8" w:rsidRPr="005D4BA8" w:rsidRDefault="005D4BA8" w:rsidP="005D4BA8">
            <w:pPr>
              <w:jc w:val="center"/>
              <w:rPr>
                <w:sz w:val="20"/>
                <w:szCs w:val="20"/>
              </w:rPr>
            </w:pPr>
            <w:r w:rsidRPr="005D4BA8">
              <w:rPr>
                <w:rFonts w:hint="eastAsia"/>
                <w:sz w:val="20"/>
                <w:szCs w:val="20"/>
              </w:rPr>
              <w:t>1000</w:t>
            </w:r>
            <w:r w:rsidRPr="005D4BA8">
              <w:rPr>
                <w:rFonts w:hint="eastAsia"/>
                <w:sz w:val="20"/>
                <w:szCs w:val="20"/>
              </w:rPr>
              <w:t>元</w:t>
            </w:r>
          </w:p>
        </w:tc>
        <w:tc>
          <w:tcPr>
            <w:tcW w:w="1080" w:type="dxa"/>
            <w:tcBorders>
              <w:top w:val="nil"/>
              <w:left w:val="nil"/>
              <w:bottom w:val="single" w:sz="4" w:space="0" w:color="auto"/>
              <w:right w:val="single" w:sz="4" w:space="0" w:color="auto"/>
            </w:tcBorders>
            <w:shd w:val="clear" w:color="auto" w:fill="auto"/>
            <w:vAlign w:val="center"/>
            <w:hideMark/>
          </w:tcPr>
          <w:p w14:paraId="00661385"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67077A07" w14:textId="77777777" w:rsidR="005D4BA8" w:rsidRPr="005D4BA8" w:rsidRDefault="005D4BA8" w:rsidP="005D4BA8">
            <w:pPr>
              <w:jc w:val="center"/>
              <w:rPr>
                <w:sz w:val="20"/>
                <w:szCs w:val="20"/>
              </w:rPr>
            </w:pPr>
            <w:r w:rsidRPr="005D4BA8">
              <w:rPr>
                <w:rFonts w:hint="eastAsia"/>
                <w:sz w:val="20"/>
                <w:szCs w:val="20"/>
              </w:rPr>
              <w:t xml:space="preserve">　</w:t>
            </w:r>
          </w:p>
        </w:tc>
      </w:tr>
      <w:tr w:rsidR="005D4BA8" w:rsidRPr="005D4BA8" w14:paraId="0479E157"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7502652F" w14:textId="77777777" w:rsidR="005D4BA8" w:rsidRPr="005D4BA8" w:rsidRDefault="005D4BA8" w:rsidP="005D4BA8">
            <w:pPr>
              <w:jc w:val="center"/>
              <w:rPr>
                <w:sz w:val="20"/>
                <w:szCs w:val="20"/>
              </w:rPr>
            </w:pPr>
            <w:r w:rsidRPr="005D4BA8">
              <w:rPr>
                <w:rFonts w:hint="eastAsia"/>
                <w:sz w:val="20"/>
                <w:szCs w:val="20"/>
              </w:rPr>
              <w:t>其它类保函</w:t>
            </w:r>
          </w:p>
        </w:tc>
        <w:tc>
          <w:tcPr>
            <w:tcW w:w="1080" w:type="dxa"/>
            <w:tcBorders>
              <w:top w:val="nil"/>
              <w:left w:val="nil"/>
              <w:bottom w:val="single" w:sz="4" w:space="0" w:color="auto"/>
              <w:right w:val="single" w:sz="4" w:space="0" w:color="auto"/>
            </w:tcBorders>
            <w:shd w:val="clear" w:color="auto" w:fill="auto"/>
            <w:vAlign w:val="center"/>
            <w:hideMark/>
          </w:tcPr>
          <w:p w14:paraId="77F0AEC9" w14:textId="77777777" w:rsidR="005D4BA8" w:rsidRPr="005D4BA8" w:rsidRDefault="005D4BA8" w:rsidP="005D4BA8">
            <w:pPr>
              <w:jc w:val="center"/>
              <w:rPr>
                <w:sz w:val="20"/>
                <w:szCs w:val="20"/>
              </w:rPr>
            </w:pPr>
            <w:r w:rsidRPr="005D4BA8">
              <w:rPr>
                <w:rFonts w:hint="eastAsia"/>
                <w:sz w:val="20"/>
                <w:szCs w:val="20"/>
              </w:rPr>
              <w:t>0.5</w:t>
            </w:r>
            <w:r w:rsidRPr="005D4BA8">
              <w:rPr>
                <w:rFonts w:hint="eastAsia"/>
                <w:sz w:val="20"/>
                <w:szCs w:val="20"/>
              </w:rPr>
              <w:t>‰—</w:t>
            </w:r>
            <w:r w:rsidRPr="005D4BA8">
              <w:rPr>
                <w:rFonts w:hint="eastAsia"/>
                <w:sz w:val="20"/>
                <w:szCs w:val="20"/>
              </w:rPr>
              <w:t>2</w:t>
            </w:r>
            <w:r w:rsidRPr="005D4BA8">
              <w:rPr>
                <w:rFonts w:hint="eastAsia"/>
                <w:sz w:val="20"/>
                <w:szCs w:val="20"/>
              </w:rPr>
              <w:t>‰</w:t>
            </w:r>
            <w:r w:rsidRPr="005D4BA8">
              <w:rPr>
                <w:rFonts w:hint="eastAsia"/>
                <w:sz w:val="20"/>
                <w:szCs w:val="20"/>
              </w:rPr>
              <w:t>/</w:t>
            </w:r>
            <w:r w:rsidRPr="005D4BA8">
              <w:rPr>
                <w:rFonts w:hint="eastAsia"/>
                <w:sz w:val="20"/>
                <w:szCs w:val="20"/>
              </w:rPr>
              <w:t>季</w:t>
            </w:r>
          </w:p>
        </w:tc>
        <w:tc>
          <w:tcPr>
            <w:tcW w:w="1080" w:type="dxa"/>
            <w:tcBorders>
              <w:top w:val="nil"/>
              <w:left w:val="nil"/>
              <w:bottom w:val="single" w:sz="4" w:space="0" w:color="auto"/>
              <w:right w:val="single" w:sz="4" w:space="0" w:color="auto"/>
            </w:tcBorders>
            <w:shd w:val="clear" w:color="auto" w:fill="auto"/>
            <w:vAlign w:val="center"/>
            <w:hideMark/>
          </w:tcPr>
          <w:p w14:paraId="676E58D1" w14:textId="77777777" w:rsidR="005D4BA8" w:rsidRPr="005D4BA8" w:rsidRDefault="005D4BA8" w:rsidP="005D4BA8">
            <w:pPr>
              <w:jc w:val="center"/>
              <w:rPr>
                <w:sz w:val="20"/>
                <w:szCs w:val="20"/>
              </w:rPr>
            </w:pPr>
            <w:r w:rsidRPr="005D4BA8">
              <w:rPr>
                <w:rFonts w:hint="eastAsia"/>
                <w:sz w:val="20"/>
                <w:szCs w:val="20"/>
              </w:rPr>
              <w:t>1000</w:t>
            </w:r>
            <w:r w:rsidRPr="005D4BA8">
              <w:rPr>
                <w:rFonts w:hint="eastAsia"/>
                <w:sz w:val="20"/>
                <w:szCs w:val="20"/>
              </w:rPr>
              <w:t>元</w:t>
            </w:r>
          </w:p>
        </w:tc>
        <w:tc>
          <w:tcPr>
            <w:tcW w:w="1080" w:type="dxa"/>
            <w:tcBorders>
              <w:top w:val="nil"/>
              <w:left w:val="nil"/>
              <w:bottom w:val="single" w:sz="4" w:space="0" w:color="auto"/>
              <w:right w:val="single" w:sz="4" w:space="0" w:color="auto"/>
            </w:tcBorders>
            <w:shd w:val="clear" w:color="auto" w:fill="auto"/>
            <w:vAlign w:val="center"/>
            <w:hideMark/>
          </w:tcPr>
          <w:p w14:paraId="0F523740"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601E4640" w14:textId="77777777" w:rsidR="005D4BA8" w:rsidRPr="005D4BA8" w:rsidRDefault="005D4BA8" w:rsidP="005D4BA8">
            <w:pPr>
              <w:jc w:val="center"/>
              <w:rPr>
                <w:sz w:val="20"/>
                <w:szCs w:val="20"/>
              </w:rPr>
            </w:pPr>
            <w:r w:rsidRPr="005D4BA8">
              <w:rPr>
                <w:rFonts w:hint="eastAsia"/>
                <w:sz w:val="20"/>
                <w:szCs w:val="20"/>
              </w:rPr>
              <w:t>根据承担的风险程度、保函金额、期限等要素确定</w:t>
            </w:r>
          </w:p>
        </w:tc>
      </w:tr>
      <w:tr w:rsidR="005D4BA8" w:rsidRPr="005D4BA8" w14:paraId="4860E5FF"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52C68326" w14:textId="77777777" w:rsidR="005D4BA8" w:rsidRPr="005D4BA8" w:rsidRDefault="005D4BA8" w:rsidP="005D4BA8">
            <w:pPr>
              <w:jc w:val="center"/>
              <w:rPr>
                <w:sz w:val="20"/>
                <w:szCs w:val="20"/>
              </w:rPr>
            </w:pPr>
            <w:r w:rsidRPr="005D4BA8">
              <w:rPr>
                <w:rFonts w:hint="eastAsia"/>
                <w:sz w:val="20"/>
                <w:szCs w:val="20"/>
              </w:rPr>
              <w:t>保函通知</w:t>
            </w:r>
          </w:p>
        </w:tc>
        <w:tc>
          <w:tcPr>
            <w:tcW w:w="1080" w:type="dxa"/>
            <w:tcBorders>
              <w:top w:val="nil"/>
              <w:left w:val="nil"/>
              <w:bottom w:val="single" w:sz="4" w:space="0" w:color="auto"/>
              <w:right w:val="single" w:sz="4" w:space="0" w:color="auto"/>
            </w:tcBorders>
            <w:shd w:val="clear" w:color="auto" w:fill="auto"/>
            <w:vAlign w:val="center"/>
            <w:hideMark/>
          </w:tcPr>
          <w:p w14:paraId="24A219A8" w14:textId="77777777" w:rsidR="005D4BA8" w:rsidRPr="005D4BA8" w:rsidRDefault="005D4BA8" w:rsidP="005D4BA8">
            <w:pPr>
              <w:jc w:val="center"/>
              <w:rPr>
                <w:sz w:val="20"/>
                <w:szCs w:val="20"/>
              </w:rPr>
            </w:pPr>
            <w:r w:rsidRPr="005D4BA8">
              <w:rPr>
                <w:rFonts w:hint="eastAsia"/>
                <w:sz w:val="20"/>
                <w:szCs w:val="20"/>
              </w:rPr>
              <w:t>100</w:t>
            </w:r>
            <w:r w:rsidRPr="005D4BA8">
              <w:rPr>
                <w:rFonts w:hint="eastAsia"/>
                <w:sz w:val="20"/>
                <w:szCs w:val="20"/>
              </w:rPr>
              <w:t>元</w:t>
            </w:r>
            <w:r w:rsidRPr="005D4BA8">
              <w:rPr>
                <w:rFonts w:hint="eastAsia"/>
                <w:sz w:val="20"/>
                <w:szCs w:val="20"/>
              </w:rPr>
              <w:t>/</w:t>
            </w:r>
            <w:r w:rsidRPr="005D4BA8">
              <w:rPr>
                <w:rFonts w:hint="eastAsia"/>
                <w:sz w:val="20"/>
                <w:szCs w:val="20"/>
              </w:rPr>
              <w:t>笔</w:t>
            </w:r>
          </w:p>
        </w:tc>
        <w:tc>
          <w:tcPr>
            <w:tcW w:w="1080" w:type="dxa"/>
            <w:tcBorders>
              <w:top w:val="nil"/>
              <w:left w:val="nil"/>
              <w:bottom w:val="single" w:sz="4" w:space="0" w:color="auto"/>
              <w:right w:val="single" w:sz="4" w:space="0" w:color="auto"/>
            </w:tcBorders>
            <w:shd w:val="clear" w:color="auto" w:fill="auto"/>
            <w:vAlign w:val="center"/>
            <w:hideMark/>
          </w:tcPr>
          <w:p w14:paraId="79BEF521" w14:textId="77777777" w:rsidR="005D4BA8" w:rsidRPr="005D4BA8" w:rsidRDefault="005D4BA8" w:rsidP="005D4BA8">
            <w:pPr>
              <w:jc w:val="center"/>
              <w:rPr>
                <w:sz w:val="20"/>
                <w:szCs w:val="20"/>
              </w:rPr>
            </w:pPr>
            <w:r w:rsidRPr="005D4BA8">
              <w:rPr>
                <w:rFonts w:hint="eastAsia"/>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DCEEE8C"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76A23890" w14:textId="77777777" w:rsidR="005D4BA8" w:rsidRPr="005D4BA8" w:rsidRDefault="005D4BA8" w:rsidP="005D4BA8">
            <w:pPr>
              <w:jc w:val="center"/>
              <w:rPr>
                <w:sz w:val="20"/>
                <w:szCs w:val="20"/>
              </w:rPr>
            </w:pPr>
            <w:r w:rsidRPr="005D4BA8">
              <w:rPr>
                <w:rFonts w:hint="eastAsia"/>
                <w:sz w:val="20"/>
                <w:szCs w:val="20"/>
              </w:rPr>
              <w:t xml:space="preserve">　</w:t>
            </w:r>
          </w:p>
        </w:tc>
      </w:tr>
      <w:tr w:rsidR="005D4BA8" w:rsidRPr="005D4BA8" w14:paraId="39FC13B3"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486440E0" w14:textId="77777777" w:rsidR="005D4BA8" w:rsidRPr="005D4BA8" w:rsidRDefault="005D4BA8" w:rsidP="005D4BA8">
            <w:pPr>
              <w:jc w:val="center"/>
              <w:rPr>
                <w:sz w:val="20"/>
                <w:szCs w:val="20"/>
              </w:rPr>
            </w:pPr>
            <w:r w:rsidRPr="005D4BA8">
              <w:rPr>
                <w:rFonts w:hint="eastAsia"/>
                <w:sz w:val="20"/>
                <w:szCs w:val="20"/>
              </w:rPr>
              <w:t>保函的修改或注销</w:t>
            </w:r>
          </w:p>
        </w:tc>
        <w:tc>
          <w:tcPr>
            <w:tcW w:w="1080" w:type="dxa"/>
            <w:tcBorders>
              <w:top w:val="nil"/>
              <w:left w:val="nil"/>
              <w:bottom w:val="single" w:sz="4" w:space="0" w:color="auto"/>
              <w:right w:val="single" w:sz="4" w:space="0" w:color="auto"/>
            </w:tcBorders>
            <w:shd w:val="clear" w:color="auto" w:fill="auto"/>
            <w:vAlign w:val="center"/>
            <w:hideMark/>
          </w:tcPr>
          <w:p w14:paraId="4919B807" w14:textId="77777777" w:rsidR="005D4BA8" w:rsidRPr="005D4BA8" w:rsidRDefault="005D4BA8" w:rsidP="005D4BA8">
            <w:pPr>
              <w:jc w:val="center"/>
              <w:rPr>
                <w:sz w:val="20"/>
                <w:szCs w:val="20"/>
              </w:rPr>
            </w:pPr>
            <w:r w:rsidRPr="005D4BA8">
              <w:rPr>
                <w:rFonts w:hint="eastAsia"/>
                <w:sz w:val="20"/>
                <w:szCs w:val="20"/>
              </w:rPr>
              <w:t>100</w:t>
            </w:r>
            <w:r w:rsidRPr="005D4BA8">
              <w:rPr>
                <w:rFonts w:hint="eastAsia"/>
                <w:sz w:val="20"/>
                <w:szCs w:val="20"/>
              </w:rPr>
              <w:t>元</w:t>
            </w:r>
            <w:r w:rsidRPr="005D4BA8">
              <w:rPr>
                <w:rFonts w:hint="eastAsia"/>
                <w:sz w:val="20"/>
                <w:szCs w:val="20"/>
              </w:rPr>
              <w:t>/</w:t>
            </w:r>
            <w:r w:rsidRPr="005D4BA8">
              <w:rPr>
                <w:rFonts w:hint="eastAsia"/>
                <w:sz w:val="20"/>
                <w:szCs w:val="20"/>
              </w:rPr>
              <w:t>笔</w:t>
            </w:r>
          </w:p>
        </w:tc>
        <w:tc>
          <w:tcPr>
            <w:tcW w:w="1080" w:type="dxa"/>
            <w:tcBorders>
              <w:top w:val="nil"/>
              <w:left w:val="nil"/>
              <w:bottom w:val="single" w:sz="4" w:space="0" w:color="auto"/>
              <w:right w:val="single" w:sz="4" w:space="0" w:color="auto"/>
            </w:tcBorders>
            <w:shd w:val="clear" w:color="auto" w:fill="auto"/>
            <w:vAlign w:val="center"/>
            <w:hideMark/>
          </w:tcPr>
          <w:p w14:paraId="7AB5B889" w14:textId="77777777" w:rsidR="005D4BA8" w:rsidRPr="005D4BA8" w:rsidRDefault="005D4BA8" w:rsidP="005D4BA8">
            <w:pPr>
              <w:jc w:val="center"/>
              <w:rPr>
                <w:sz w:val="20"/>
                <w:szCs w:val="20"/>
              </w:rPr>
            </w:pPr>
            <w:r w:rsidRPr="005D4BA8">
              <w:rPr>
                <w:rFonts w:hint="eastAsia"/>
                <w:sz w:val="20"/>
                <w:szCs w:val="20"/>
              </w:rPr>
              <w:t xml:space="preserve">　</w:t>
            </w:r>
          </w:p>
        </w:tc>
        <w:tc>
          <w:tcPr>
            <w:tcW w:w="1080" w:type="dxa"/>
            <w:tcBorders>
              <w:top w:val="nil"/>
              <w:left w:val="nil"/>
              <w:bottom w:val="single" w:sz="4" w:space="0" w:color="auto"/>
              <w:right w:val="single" w:sz="4" w:space="0" w:color="auto"/>
            </w:tcBorders>
            <w:shd w:val="clear" w:color="auto" w:fill="auto"/>
            <w:vAlign w:val="center"/>
            <w:hideMark/>
          </w:tcPr>
          <w:p w14:paraId="2875515D"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37BF1E59" w14:textId="77777777" w:rsidR="005D4BA8" w:rsidRPr="005D4BA8" w:rsidRDefault="005D4BA8" w:rsidP="005D4BA8">
            <w:pPr>
              <w:jc w:val="center"/>
              <w:rPr>
                <w:sz w:val="20"/>
                <w:szCs w:val="20"/>
              </w:rPr>
            </w:pPr>
            <w:r w:rsidRPr="005D4BA8">
              <w:rPr>
                <w:rFonts w:hint="eastAsia"/>
                <w:sz w:val="20"/>
                <w:szCs w:val="20"/>
              </w:rPr>
              <w:t>涉及金额、期限增加按新开保函标准收取</w:t>
            </w:r>
          </w:p>
        </w:tc>
      </w:tr>
      <w:tr w:rsidR="005D4BA8" w:rsidRPr="005D4BA8" w14:paraId="5EA42D72" w14:textId="77777777" w:rsidTr="005D4BA8">
        <w:trPr>
          <w:trHeight w:val="270"/>
        </w:trPr>
        <w:tc>
          <w:tcPr>
            <w:tcW w:w="2720" w:type="dxa"/>
            <w:tcBorders>
              <w:top w:val="nil"/>
              <w:left w:val="single" w:sz="4" w:space="0" w:color="auto"/>
              <w:bottom w:val="single" w:sz="4" w:space="0" w:color="auto"/>
              <w:right w:val="single" w:sz="4" w:space="0" w:color="auto"/>
            </w:tcBorders>
            <w:shd w:val="clear" w:color="auto" w:fill="auto"/>
            <w:vAlign w:val="center"/>
            <w:hideMark/>
          </w:tcPr>
          <w:p w14:paraId="168C8BED" w14:textId="77777777" w:rsidR="005D4BA8" w:rsidRPr="005D4BA8" w:rsidRDefault="005D4BA8" w:rsidP="005D4BA8">
            <w:pPr>
              <w:jc w:val="center"/>
              <w:rPr>
                <w:sz w:val="20"/>
                <w:szCs w:val="20"/>
              </w:rPr>
            </w:pPr>
            <w:r w:rsidRPr="005D4BA8">
              <w:rPr>
                <w:rFonts w:hint="eastAsia"/>
                <w:sz w:val="20"/>
                <w:szCs w:val="20"/>
              </w:rPr>
              <w:t>保函索赔手续费</w:t>
            </w:r>
          </w:p>
        </w:tc>
        <w:tc>
          <w:tcPr>
            <w:tcW w:w="1080" w:type="dxa"/>
            <w:tcBorders>
              <w:top w:val="nil"/>
              <w:left w:val="nil"/>
              <w:bottom w:val="single" w:sz="4" w:space="0" w:color="auto"/>
              <w:right w:val="single" w:sz="4" w:space="0" w:color="auto"/>
            </w:tcBorders>
            <w:shd w:val="clear" w:color="auto" w:fill="auto"/>
            <w:vAlign w:val="center"/>
            <w:hideMark/>
          </w:tcPr>
          <w:p w14:paraId="28E0CB08" w14:textId="77777777" w:rsidR="005D4BA8" w:rsidRPr="005D4BA8" w:rsidRDefault="005D4BA8" w:rsidP="005D4BA8">
            <w:pPr>
              <w:jc w:val="center"/>
              <w:rPr>
                <w:sz w:val="20"/>
                <w:szCs w:val="20"/>
              </w:rPr>
            </w:pPr>
            <w:r w:rsidRPr="005D4BA8">
              <w:rPr>
                <w:rFonts w:hint="eastAsia"/>
                <w:sz w:val="20"/>
                <w:szCs w:val="20"/>
              </w:rPr>
              <w:t>0.4</w:t>
            </w:r>
            <w:r w:rsidRPr="005D4BA8">
              <w:rPr>
                <w:rFonts w:hint="eastAsia"/>
                <w:sz w:val="20"/>
                <w:szCs w:val="20"/>
              </w:rPr>
              <w:t>‰</w:t>
            </w:r>
          </w:p>
        </w:tc>
        <w:tc>
          <w:tcPr>
            <w:tcW w:w="1080" w:type="dxa"/>
            <w:tcBorders>
              <w:top w:val="nil"/>
              <w:left w:val="nil"/>
              <w:bottom w:val="single" w:sz="4" w:space="0" w:color="auto"/>
              <w:right w:val="single" w:sz="4" w:space="0" w:color="auto"/>
            </w:tcBorders>
            <w:shd w:val="clear" w:color="auto" w:fill="auto"/>
            <w:vAlign w:val="center"/>
            <w:hideMark/>
          </w:tcPr>
          <w:p w14:paraId="52D9B3C4" w14:textId="77777777" w:rsidR="005D4BA8" w:rsidRPr="005D4BA8" w:rsidRDefault="005D4BA8" w:rsidP="005D4BA8">
            <w:pPr>
              <w:jc w:val="center"/>
              <w:rPr>
                <w:sz w:val="20"/>
                <w:szCs w:val="20"/>
              </w:rPr>
            </w:pPr>
            <w:r w:rsidRPr="005D4BA8">
              <w:rPr>
                <w:rFonts w:hint="eastAsia"/>
                <w:sz w:val="20"/>
                <w:szCs w:val="20"/>
              </w:rPr>
              <w:t>200</w:t>
            </w:r>
            <w:r w:rsidRPr="005D4BA8">
              <w:rPr>
                <w:rFonts w:hint="eastAsia"/>
                <w:sz w:val="20"/>
                <w:szCs w:val="20"/>
              </w:rPr>
              <w:t>元</w:t>
            </w:r>
          </w:p>
        </w:tc>
        <w:tc>
          <w:tcPr>
            <w:tcW w:w="1080" w:type="dxa"/>
            <w:tcBorders>
              <w:top w:val="nil"/>
              <w:left w:val="nil"/>
              <w:bottom w:val="single" w:sz="4" w:space="0" w:color="auto"/>
              <w:right w:val="single" w:sz="4" w:space="0" w:color="auto"/>
            </w:tcBorders>
            <w:shd w:val="clear" w:color="auto" w:fill="auto"/>
            <w:vAlign w:val="center"/>
            <w:hideMark/>
          </w:tcPr>
          <w:p w14:paraId="04D25972" w14:textId="77777777" w:rsidR="005D4BA8" w:rsidRPr="005D4BA8" w:rsidRDefault="005D4BA8" w:rsidP="005D4BA8">
            <w:pPr>
              <w:jc w:val="center"/>
              <w:rPr>
                <w:sz w:val="20"/>
                <w:szCs w:val="20"/>
              </w:rPr>
            </w:pPr>
            <w:r w:rsidRPr="005D4BA8">
              <w:rPr>
                <w:rFonts w:hint="eastAsia"/>
                <w:sz w:val="20"/>
                <w:szCs w:val="20"/>
              </w:rPr>
              <w:t xml:space="preserve">　</w:t>
            </w:r>
          </w:p>
        </w:tc>
        <w:tc>
          <w:tcPr>
            <w:tcW w:w="3520" w:type="dxa"/>
            <w:tcBorders>
              <w:top w:val="nil"/>
              <w:left w:val="nil"/>
              <w:bottom w:val="single" w:sz="4" w:space="0" w:color="auto"/>
              <w:right w:val="single" w:sz="4" w:space="0" w:color="auto"/>
            </w:tcBorders>
            <w:shd w:val="clear" w:color="auto" w:fill="auto"/>
            <w:vAlign w:val="center"/>
            <w:hideMark/>
          </w:tcPr>
          <w:p w14:paraId="14BE2BD4" w14:textId="77777777" w:rsidR="005D4BA8" w:rsidRPr="005D4BA8" w:rsidRDefault="005D4BA8" w:rsidP="005D4BA8">
            <w:pPr>
              <w:jc w:val="center"/>
              <w:rPr>
                <w:sz w:val="20"/>
                <w:szCs w:val="20"/>
              </w:rPr>
            </w:pPr>
            <w:r w:rsidRPr="005D4BA8">
              <w:rPr>
                <w:rFonts w:hint="eastAsia"/>
                <w:sz w:val="20"/>
                <w:szCs w:val="20"/>
              </w:rPr>
              <w:t>按索赔金额</w:t>
            </w:r>
          </w:p>
        </w:tc>
      </w:tr>
    </w:tbl>
    <w:p w14:paraId="5B70488D" w14:textId="77777777" w:rsidR="00DC5AEB" w:rsidRPr="00A1085B" w:rsidRDefault="008F2C0D" w:rsidP="005D4BA8">
      <w:pPr>
        <w:spacing w:line="360" w:lineRule="auto"/>
        <w:rPr>
          <w:szCs w:val="21"/>
        </w:rPr>
      </w:pPr>
      <w:r w:rsidRPr="008F2C0D">
        <w:rPr>
          <w:rFonts w:hint="eastAsia"/>
          <w:szCs w:val="21"/>
        </w:rPr>
        <w:t>备注：</w:t>
      </w:r>
    </w:p>
    <w:p w14:paraId="7D9C36C4" w14:textId="77777777" w:rsidR="00F5270D" w:rsidRDefault="008F2C0D" w:rsidP="001D20F2">
      <w:pPr>
        <w:spacing w:line="360" w:lineRule="auto"/>
        <w:rPr>
          <w:szCs w:val="21"/>
        </w:rPr>
      </w:pPr>
      <w:r>
        <w:rPr>
          <w:rFonts w:hint="eastAsia"/>
          <w:szCs w:val="21"/>
        </w:rPr>
        <w:t>1</w:t>
      </w:r>
      <w:r w:rsidRPr="008F2C0D">
        <w:rPr>
          <w:rFonts w:hint="eastAsia"/>
          <w:szCs w:val="21"/>
        </w:rPr>
        <w:t>．费用计价单位为人民币，可收取人民币或等值外汇；收取等值外汇时，按当日公布汇价折算收取；</w:t>
      </w:r>
    </w:p>
    <w:p w14:paraId="6CEDEC78" w14:textId="77777777" w:rsidR="008F2C0D" w:rsidRDefault="008F2C0D" w:rsidP="001D20F2">
      <w:pPr>
        <w:spacing w:line="360" w:lineRule="auto"/>
        <w:rPr>
          <w:szCs w:val="21"/>
        </w:rPr>
      </w:pPr>
      <w:r>
        <w:rPr>
          <w:rFonts w:hint="eastAsia"/>
          <w:szCs w:val="21"/>
        </w:rPr>
        <w:t>2</w:t>
      </w:r>
      <w:r>
        <w:rPr>
          <w:rFonts w:hint="eastAsia"/>
          <w:szCs w:val="21"/>
        </w:rPr>
        <w:t>．</w:t>
      </w:r>
      <w:r w:rsidRPr="008F2C0D">
        <w:rPr>
          <w:rFonts w:hint="eastAsia"/>
          <w:szCs w:val="21"/>
        </w:rPr>
        <w:t>凡业</w:t>
      </w:r>
      <w:r>
        <w:rPr>
          <w:rFonts w:hint="eastAsia"/>
          <w:szCs w:val="21"/>
        </w:rPr>
        <w:t>务发生的境外银行收费，按实收取；涉及的各类凭证工本费，另行收取。</w:t>
      </w:r>
    </w:p>
    <w:p w14:paraId="7E95ADC1" w14:textId="77777777" w:rsidR="00813692" w:rsidRPr="005D4BA8" w:rsidRDefault="00FD06A2" w:rsidP="00A14659">
      <w:pPr>
        <w:pStyle w:val="3"/>
        <w:ind w:left="930"/>
      </w:pPr>
      <w:bookmarkStart w:id="23" w:name="_Toc415598186"/>
      <w:r w:rsidRPr="005D4BA8">
        <w:rPr>
          <w:rFonts w:hint="eastAsia"/>
        </w:rPr>
        <w:t>电报费</w:t>
      </w:r>
      <w:bookmarkEnd w:id="23"/>
    </w:p>
    <w:p w14:paraId="4F37B02F" w14:textId="77777777" w:rsidR="00813692" w:rsidRPr="005D4BA8" w:rsidRDefault="00F35548" w:rsidP="0089173F">
      <w:pPr>
        <w:spacing w:line="360" w:lineRule="auto"/>
        <w:ind w:firstLine="420"/>
        <w:rPr>
          <w:szCs w:val="21"/>
        </w:rPr>
      </w:pPr>
      <w:r w:rsidRPr="005D4BA8">
        <w:rPr>
          <w:rFonts w:hint="eastAsia"/>
          <w:szCs w:val="21"/>
        </w:rPr>
        <w:t>默认</w:t>
      </w:r>
      <w:r w:rsidRPr="005D4BA8">
        <w:rPr>
          <w:rFonts w:hint="eastAsia"/>
          <w:szCs w:val="21"/>
        </w:rPr>
        <w:t>150</w:t>
      </w:r>
      <w:r w:rsidRPr="005D4BA8">
        <w:rPr>
          <w:rFonts w:hint="eastAsia"/>
          <w:szCs w:val="21"/>
        </w:rPr>
        <w:t>元</w:t>
      </w:r>
      <w:r w:rsidRPr="005D4BA8">
        <w:rPr>
          <w:rFonts w:hint="eastAsia"/>
          <w:szCs w:val="21"/>
        </w:rPr>
        <w:t>/</w:t>
      </w:r>
      <w:r w:rsidRPr="005D4BA8">
        <w:rPr>
          <w:rFonts w:hint="eastAsia"/>
          <w:szCs w:val="21"/>
        </w:rPr>
        <w:t>笔，可手动修改。</w:t>
      </w:r>
    </w:p>
    <w:p w14:paraId="266EEAA5" w14:textId="77777777" w:rsidR="00813692" w:rsidRPr="005D4BA8" w:rsidRDefault="001C7A30" w:rsidP="00813692">
      <w:pPr>
        <w:spacing w:line="360" w:lineRule="auto"/>
        <w:rPr>
          <w:szCs w:val="21"/>
        </w:rPr>
      </w:pPr>
      <w:r w:rsidRPr="005D4BA8">
        <w:rPr>
          <w:rFonts w:hint="eastAsia"/>
          <w:szCs w:val="21"/>
        </w:rPr>
        <w:t>备注：费用计价单位为人民币</w:t>
      </w:r>
      <w:r w:rsidR="007B3ED5" w:rsidRPr="005D4BA8">
        <w:rPr>
          <w:rFonts w:hint="eastAsia"/>
          <w:szCs w:val="21"/>
        </w:rPr>
        <w:t>，可收取人民币或等值外汇；收取等值外汇时，按当日公布汇价折算收取。</w:t>
      </w:r>
    </w:p>
    <w:p w14:paraId="082C812E" w14:textId="77777777" w:rsidR="00813692" w:rsidRDefault="00B3210A" w:rsidP="00A14659">
      <w:pPr>
        <w:pStyle w:val="2"/>
      </w:pPr>
      <w:bookmarkStart w:id="24" w:name="_Toc415598187"/>
      <w:r>
        <w:rPr>
          <w:rFonts w:hint="eastAsia"/>
        </w:rPr>
        <w:t>公共</w:t>
      </w:r>
      <w:r w:rsidR="00845374">
        <w:rPr>
          <w:rFonts w:hint="eastAsia"/>
        </w:rPr>
        <w:t>控制</w:t>
      </w:r>
      <w:bookmarkEnd w:id="24"/>
    </w:p>
    <w:p w14:paraId="2E646EE5" w14:textId="77777777" w:rsidR="00813692" w:rsidRDefault="00A72D42" w:rsidP="00A14659">
      <w:pPr>
        <w:pStyle w:val="3"/>
        <w:ind w:left="930"/>
      </w:pPr>
      <w:bookmarkStart w:id="25" w:name="_Toc415598188"/>
      <w:r>
        <w:rPr>
          <w:rFonts w:hint="eastAsia"/>
        </w:rPr>
        <w:t>申请行和付款行说明</w:t>
      </w:r>
      <w:bookmarkEnd w:id="25"/>
    </w:p>
    <w:p w14:paraId="5DFF0EF9" w14:textId="21968A41" w:rsidR="00A72D42" w:rsidRDefault="00A72D42" w:rsidP="00A72D42">
      <w:pPr>
        <w:spacing w:line="360" w:lineRule="auto"/>
        <w:rPr>
          <w:szCs w:val="21"/>
        </w:rPr>
      </w:pPr>
      <w:r>
        <w:rPr>
          <w:rFonts w:hint="eastAsia"/>
          <w:szCs w:val="21"/>
        </w:rPr>
        <w:t>默认为</w:t>
      </w:r>
      <w:del w:id="26" w:author="Amy" w:date="2020-05-10T10:59:00Z">
        <w:r w:rsidDel="00441DF6">
          <w:rPr>
            <w:rFonts w:hint="eastAsia"/>
            <w:szCs w:val="21"/>
          </w:rPr>
          <w:delText>东莞银行</w:delText>
        </w:r>
      </w:del>
      <w:ins w:id="27" w:author="Amy" w:date="2020-05-10T10:59:00Z">
        <w:r w:rsidR="00441DF6">
          <w:rPr>
            <w:rFonts w:hint="eastAsia"/>
            <w:szCs w:val="21"/>
          </w:rPr>
          <w:t>XX</w:t>
        </w:r>
        <w:r w:rsidR="00441DF6">
          <w:rPr>
            <w:rFonts w:hint="eastAsia"/>
            <w:szCs w:val="21"/>
          </w:rPr>
          <w:t>银行</w:t>
        </w:r>
      </w:ins>
      <w:r w:rsidRPr="0039308E">
        <w:rPr>
          <w:rFonts w:hint="eastAsia"/>
          <w:szCs w:val="21"/>
        </w:rPr>
        <w:t>的</w:t>
      </w:r>
      <w:r w:rsidRPr="0039308E">
        <w:rPr>
          <w:rFonts w:hint="eastAsia"/>
          <w:szCs w:val="21"/>
        </w:rPr>
        <w:t>SWIFT CODE</w:t>
      </w:r>
      <w:r>
        <w:rPr>
          <w:rFonts w:hint="eastAsia"/>
          <w:szCs w:val="21"/>
        </w:rPr>
        <w:t>（</w:t>
      </w:r>
      <w:r>
        <w:rPr>
          <w:rFonts w:hint="eastAsia"/>
          <w:szCs w:val="21"/>
        </w:rPr>
        <w:t>DGCBCN22</w:t>
      </w:r>
      <w:r>
        <w:rPr>
          <w:rFonts w:hint="eastAsia"/>
          <w:szCs w:val="21"/>
        </w:rPr>
        <w:t>）。</w:t>
      </w:r>
    </w:p>
    <w:p w14:paraId="1CEE40C0" w14:textId="77777777" w:rsidR="00B84D70" w:rsidRDefault="00B84D70" w:rsidP="00A14659">
      <w:pPr>
        <w:pStyle w:val="3"/>
        <w:ind w:left="930"/>
      </w:pPr>
      <w:bookmarkStart w:id="28" w:name="_Toc415598189"/>
      <w:r w:rsidRPr="006015B2">
        <w:rPr>
          <w:rFonts w:hint="eastAsia"/>
        </w:rPr>
        <w:t>数字类型栏位</w:t>
      </w:r>
      <w:r>
        <w:rPr>
          <w:rFonts w:hint="eastAsia"/>
        </w:rPr>
        <w:t>说明</w:t>
      </w:r>
      <w:bookmarkEnd w:id="28"/>
    </w:p>
    <w:p w14:paraId="7B36B481" w14:textId="77777777" w:rsidR="00845374" w:rsidRDefault="00B84D70" w:rsidP="001D20F2">
      <w:pPr>
        <w:spacing w:line="360" w:lineRule="auto"/>
        <w:rPr>
          <w:szCs w:val="21"/>
        </w:rPr>
      </w:pPr>
      <w:r>
        <w:rPr>
          <w:rFonts w:hint="eastAsia"/>
        </w:rPr>
        <w:t>对于输入描述中的字段类型为数字</w:t>
      </w:r>
      <w:r>
        <w:rPr>
          <w:rFonts w:hint="eastAsia"/>
        </w:rPr>
        <w:t>N(n,m),</w:t>
      </w:r>
      <w:r>
        <w:rPr>
          <w:rFonts w:hint="eastAsia"/>
        </w:rPr>
        <w:t>当初始值为空时应默认赋零</w:t>
      </w:r>
      <w:r>
        <w:rPr>
          <w:rFonts w:hint="eastAsia"/>
        </w:rPr>
        <w:t>(0)</w:t>
      </w:r>
      <w:r>
        <w:rPr>
          <w:rFonts w:hint="eastAsia"/>
        </w:rPr>
        <w:t>。</w:t>
      </w:r>
    </w:p>
    <w:p w14:paraId="7CB79FE3" w14:textId="77777777" w:rsidR="00D40715" w:rsidRDefault="00D40715" w:rsidP="00A14659">
      <w:pPr>
        <w:pStyle w:val="3"/>
        <w:ind w:left="930" w:rightChars="0"/>
      </w:pPr>
      <w:bookmarkStart w:id="29" w:name="_Toc395013495"/>
      <w:bookmarkStart w:id="30" w:name="_Toc415598190"/>
      <w:r>
        <w:rPr>
          <w:rFonts w:hint="eastAsia"/>
        </w:rPr>
        <w:t>分机构经办控制说明</w:t>
      </w:r>
      <w:bookmarkEnd w:id="29"/>
      <w:bookmarkEnd w:id="30"/>
    </w:p>
    <w:p w14:paraId="2B7DBE61" w14:textId="77777777" w:rsidR="00D40715" w:rsidRDefault="00D40715" w:rsidP="00D40715">
      <w:pPr>
        <w:spacing w:line="360" w:lineRule="auto"/>
        <w:rPr>
          <w:rFonts w:asciiTheme="minorEastAsia" w:hAnsiTheme="minorEastAsia"/>
          <w:sz w:val="18"/>
          <w:szCs w:val="18"/>
        </w:rPr>
      </w:pPr>
      <w:r>
        <w:rPr>
          <w:rFonts w:asciiTheme="minorEastAsia" w:hAnsiTheme="minorEastAsia" w:hint="eastAsia"/>
          <w:sz w:val="18"/>
          <w:szCs w:val="18"/>
        </w:rPr>
        <w:t>以下交易在退回更正时业务员可选择由单证中心人员更正，还是由分行人员进行更正。</w:t>
      </w:r>
    </w:p>
    <w:p w14:paraId="11FD4CE8" w14:textId="77777777" w:rsidR="00D40715" w:rsidRDefault="00D40715" w:rsidP="00D40715">
      <w:pPr>
        <w:spacing w:line="360" w:lineRule="auto"/>
        <w:ind w:leftChars="-68" w:left="-2" w:hangingChars="67" w:hanging="141"/>
        <w:rPr>
          <w:szCs w:val="21"/>
        </w:rPr>
      </w:pPr>
      <w:r>
        <w:rPr>
          <w:noProof/>
          <w:szCs w:val="21"/>
        </w:rPr>
        <w:drawing>
          <wp:inline distT="0" distB="0" distL="0" distR="0" wp14:anchorId="4663F2DB" wp14:editId="03689A7F">
            <wp:extent cx="5274310" cy="4667885"/>
            <wp:effectExtent l="19050" t="0" r="2540" b="0"/>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信用证开立流程.jpg"/>
                    <pic:cNvPicPr/>
                  </pic:nvPicPr>
                  <pic:blipFill>
                    <a:blip r:embed="rId8">
                      <a:extLst>
                        <a:ext uri="{28A0092B-C50C-407E-A947-70E740481C1C}">
                          <a14:useLocalDpi xmlns:a14="http://schemas.microsoft.com/office/drawing/2010/main" val="0"/>
                        </a:ext>
                      </a:extLst>
                    </a:blip>
                    <a:stretch>
                      <a:fillRect/>
                    </a:stretch>
                  </pic:blipFill>
                  <pic:spPr>
                    <a:xfrm>
                      <a:off x="0" y="0"/>
                      <a:ext cx="5274310" cy="4667885"/>
                    </a:xfrm>
                    <a:prstGeom prst="rect">
                      <a:avLst/>
                    </a:prstGeom>
                  </pic:spPr>
                </pic:pic>
              </a:graphicData>
            </a:graphic>
          </wp:inline>
        </w:drawing>
      </w:r>
    </w:p>
    <w:tbl>
      <w:tblPr>
        <w:tblStyle w:val="ab"/>
        <w:tblW w:w="0" w:type="auto"/>
        <w:tblLook w:val="04A0" w:firstRow="1" w:lastRow="0" w:firstColumn="1" w:lastColumn="0" w:noHBand="0" w:noVBand="1"/>
      </w:tblPr>
      <w:tblGrid>
        <w:gridCol w:w="959"/>
        <w:gridCol w:w="4722"/>
        <w:gridCol w:w="2841"/>
      </w:tblGrid>
      <w:tr w:rsidR="00D40715" w14:paraId="15C1D149" w14:textId="77777777" w:rsidTr="00396C45">
        <w:tc>
          <w:tcPr>
            <w:tcW w:w="959" w:type="dxa"/>
          </w:tcPr>
          <w:p w14:paraId="3D7C2691" w14:textId="77777777" w:rsidR="00D40715" w:rsidRDefault="00D40715" w:rsidP="00396C45">
            <w:pPr>
              <w:spacing w:line="360" w:lineRule="auto"/>
              <w:jc w:val="center"/>
              <w:rPr>
                <w:b/>
                <w:szCs w:val="21"/>
              </w:rPr>
            </w:pPr>
            <w:r w:rsidRPr="00C061BC">
              <w:rPr>
                <w:rFonts w:hint="eastAsia"/>
                <w:b/>
                <w:szCs w:val="21"/>
              </w:rPr>
              <w:t>序号</w:t>
            </w:r>
          </w:p>
        </w:tc>
        <w:tc>
          <w:tcPr>
            <w:tcW w:w="4722" w:type="dxa"/>
          </w:tcPr>
          <w:p w14:paraId="5EE04AB0" w14:textId="77777777" w:rsidR="00D40715" w:rsidRDefault="00D40715" w:rsidP="00396C45">
            <w:pPr>
              <w:spacing w:line="360" w:lineRule="auto"/>
              <w:jc w:val="center"/>
              <w:rPr>
                <w:b/>
                <w:szCs w:val="21"/>
              </w:rPr>
            </w:pPr>
            <w:r w:rsidRPr="00C061BC">
              <w:rPr>
                <w:rFonts w:hint="eastAsia"/>
                <w:b/>
                <w:szCs w:val="21"/>
              </w:rPr>
              <w:t>交易名称</w:t>
            </w:r>
          </w:p>
        </w:tc>
        <w:tc>
          <w:tcPr>
            <w:tcW w:w="2841" w:type="dxa"/>
          </w:tcPr>
          <w:p w14:paraId="5D9E1CC0" w14:textId="77777777" w:rsidR="00D40715" w:rsidRDefault="00D40715" w:rsidP="00396C45">
            <w:pPr>
              <w:spacing w:line="360" w:lineRule="auto"/>
              <w:jc w:val="center"/>
              <w:rPr>
                <w:b/>
                <w:szCs w:val="21"/>
              </w:rPr>
            </w:pPr>
            <w:r w:rsidRPr="00C061BC">
              <w:rPr>
                <w:rFonts w:hint="eastAsia"/>
                <w:b/>
                <w:szCs w:val="21"/>
              </w:rPr>
              <w:t>备注</w:t>
            </w:r>
          </w:p>
        </w:tc>
      </w:tr>
      <w:tr w:rsidR="00D40715" w14:paraId="3A953605" w14:textId="77777777" w:rsidTr="00396C45">
        <w:tc>
          <w:tcPr>
            <w:tcW w:w="959" w:type="dxa"/>
          </w:tcPr>
          <w:p w14:paraId="4786A7B3" w14:textId="77777777" w:rsidR="00D40715" w:rsidRDefault="00D40715" w:rsidP="00396C45">
            <w:pPr>
              <w:spacing w:line="360" w:lineRule="auto"/>
              <w:rPr>
                <w:szCs w:val="21"/>
              </w:rPr>
            </w:pPr>
            <w:r>
              <w:rPr>
                <w:rFonts w:hint="eastAsia"/>
                <w:szCs w:val="21"/>
              </w:rPr>
              <w:t>1</w:t>
            </w:r>
          </w:p>
        </w:tc>
        <w:tc>
          <w:tcPr>
            <w:tcW w:w="4722" w:type="dxa"/>
          </w:tcPr>
          <w:p w14:paraId="13DC5120" w14:textId="77777777" w:rsidR="00D40715" w:rsidRDefault="00D40715" w:rsidP="00396C45">
            <w:pPr>
              <w:spacing w:line="360" w:lineRule="auto"/>
              <w:rPr>
                <w:szCs w:val="21"/>
              </w:rPr>
            </w:pPr>
            <w:r w:rsidRPr="00D40715">
              <w:rPr>
                <w:rFonts w:hint="eastAsia"/>
                <w:szCs w:val="21"/>
              </w:rPr>
              <w:t>保函开立</w:t>
            </w:r>
          </w:p>
        </w:tc>
        <w:tc>
          <w:tcPr>
            <w:tcW w:w="2841" w:type="dxa"/>
          </w:tcPr>
          <w:p w14:paraId="0620FCF7" w14:textId="77777777" w:rsidR="00D40715" w:rsidRDefault="00D40715" w:rsidP="00396C45">
            <w:pPr>
              <w:spacing w:line="360" w:lineRule="auto"/>
              <w:rPr>
                <w:szCs w:val="21"/>
              </w:rPr>
            </w:pPr>
            <w:r>
              <w:rPr>
                <w:rFonts w:hint="eastAsia"/>
                <w:szCs w:val="21"/>
              </w:rPr>
              <w:t>进口保函</w:t>
            </w:r>
          </w:p>
        </w:tc>
      </w:tr>
      <w:tr w:rsidR="00D40715" w14:paraId="6CC66F06" w14:textId="77777777" w:rsidTr="00396C45">
        <w:tc>
          <w:tcPr>
            <w:tcW w:w="959" w:type="dxa"/>
          </w:tcPr>
          <w:p w14:paraId="094630B1" w14:textId="77777777" w:rsidR="00D40715" w:rsidRDefault="00D40715" w:rsidP="00396C45">
            <w:pPr>
              <w:spacing w:line="360" w:lineRule="auto"/>
              <w:rPr>
                <w:szCs w:val="21"/>
              </w:rPr>
            </w:pPr>
            <w:r>
              <w:rPr>
                <w:rFonts w:hint="eastAsia"/>
                <w:szCs w:val="21"/>
              </w:rPr>
              <w:t>2</w:t>
            </w:r>
          </w:p>
        </w:tc>
        <w:tc>
          <w:tcPr>
            <w:tcW w:w="4722" w:type="dxa"/>
          </w:tcPr>
          <w:p w14:paraId="64C6A5BA" w14:textId="77777777" w:rsidR="00D40715" w:rsidRDefault="00D40715" w:rsidP="00396C45">
            <w:pPr>
              <w:spacing w:line="360" w:lineRule="auto"/>
              <w:rPr>
                <w:szCs w:val="21"/>
              </w:rPr>
            </w:pPr>
            <w:r w:rsidRPr="00D40715">
              <w:rPr>
                <w:rFonts w:hint="eastAsia"/>
                <w:szCs w:val="21"/>
              </w:rPr>
              <w:t>保函修改</w:t>
            </w:r>
          </w:p>
        </w:tc>
        <w:tc>
          <w:tcPr>
            <w:tcW w:w="2841" w:type="dxa"/>
          </w:tcPr>
          <w:p w14:paraId="33D0CFF3" w14:textId="77777777" w:rsidR="00D40715" w:rsidRDefault="00D40715" w:rsidP="00396C45">
            <w:pPr>
              <w:spacing w:line="360" w:lineRule="auto"/>
              <w:rPr>
                <w:szCs w:val="21"/>
              </w:rPr>
            </w:pPr>
            <w:r>
              <w:rPr>
                <w:rFonts w:hint="eastAsia"/>
                <w:szCs w:val="21"/>
              </w:rPr>
              <w:t>进口保函</w:t>
            </w:r>
          </w:p>
        </w:tc>
      </w:tr>
      <w:tr w:rsidR="00D40715" w14:paraId="1BBA981F" w14:textId="77777777" w:rsidTr="00396C45">
        <w:tc>
          <w:tcPr>
            <w:tcW w:w="959" w:type="dxa"/>
          </w:tcPr>
          <w:p w14:paraId="139E198A" w14:textId="77777777" w:rsidR="00D40715" w:rsidRDefault="00D40715" w:rsidP="00396C45">
            <w:pPr>
              <w:spacing w:line="360" w:lineRule="auto"/>
              <w:rPr>
                <w:szCs w:val="21"/>
              </w:rPr>
            </w:pPr>
            <w:r>
              <w:rPr>
                <w:rFonts w:hint="eastAsia"/>
                <w:szCs w:val="21"/>
              </w:rPr>
              <w:t>3</w:t>
            </w:r>
          </w:p>
        </w:tc>
        <w:tc>
          <w:tcPr>
            <w:tcW w:w="4722" w:type="dxa"/>
          </w:tcPr>
          <w:p w14:paraId="33468D63" w14:textId="77777777" w:rsidR="00D40715" w:rsidRDefault="00D40715" w:rsidP="00396C45">
            <w:pPr>
              <w:spacing w:line="360" w:lineRule="auto"/>
              <w:rPr>
                <w:szCs w:val="21"/>
              </w:rPr>
            </w:pPr>
            <w:r w:rsidRPr="00D40715">
              <w:rPr>
                <w:rFonts w:hint="eastAsia"/>
                <w:szCs w:val="21"/>
              </w:rPr>
              <w:t>保函收到索赔</w:t>
            </w:r>
          </w:p>
        </w:tc>
        <w:tc>
          <w:tcPr>
            <w:tcW w:w="2841" w:type="dxa"/>
          </w:tcPr>
          <w:p w14:paraId="34AAE908" w14:textId="77777777" w:rsidR="00D40715" w:rsidRDefault="00D40715" w:rsidP="00396C45">
            <w:pPr>
              <w:spacing w:line="360" w:lineRule="auto"/>
              <w:rPr>
                <w:szCs w:val="21"/>
              </w:rPr>
            </w:pPr>
            <w:r>
              <w:rPr>
                <w:rFonts w:hint="eastAsia"/>
                <w:szCs w:val="21"/>
              </w:rPr>
              <w:t>进口保函</w:t>
            </w:r>
          </w:p>
        </w:tc>
      </w:tr>
      <w:tr w:rsidR="00D40715" w14:paraId="05C38C97" w14:textId="77777777" w:rsidTr="00396C45">
        <w:tc>
          <w:tcPr>
            <w:tcW w:w="959" w:type="dxa"/>
          </w:tcPr>
          <w:p w14:paraId="606AAA49" w14:textId="77777777" w:rsidR="00D40715" w:rsidRDefault="00D40715" w:rsidP="00396C45">
            <w:pPr>
              <w:spacing w:line="360" w:lineRule="auto"/>
              <w:rPr>
                <w:szCs w:val="21"/>
              </w:rPr>
            </w:pPr>
            <w:r>
              <w:rPr>
                <w:rFonts w:hint="eastAsia"/>
                <w:szCs w:val="21"/>
              </w:rPr>
              <w:t>4</w:t>
            </w:r>
          </w:p>
        </w:tc>
        <w:tc>
          <w:tcPr>
            <w:tcW w:w="4722" w:type="dxa"/>
          </w:tcPr>
          <w:p w14:paraId="7713A83B" w14:textId="77777777" w:rsidR="00D40715" w:rsidRDefault="00D40715" w:rsidP="00396C45">
            <w:pPr>
              <w:spacing w:line="360" w:lineRule="auto"/>
              <w:rPr>
                <w:szCs w:val="21"/>
              </w:rPr>
            </w:pPr>
            <w:r w:rsidRPr="00D40715">
              <w:rPr>
                <w:rFonts w:hint="eastAsia"/>
                <w:szCs w:val="21"/>
              </w:rPr>
              <w:t>保函赔付</w:t>
            </w:r>
          </w:p>
        </w:tc>
        <w:tc>
          <w:tcPr>
            <w:tcW w:w="2841" w:type="dxa"/>
          </w:tcPr>
          <w:p w14:paraId="4829C6FC" w14:textId="77777777" w:rsidR="00D40715" w:rsidRDefault="00D40715" w:rsidP="00396C45">
            <w:pPr>
              <w:spacing w:line="360" w:lineRule="auto"/>
              <w:rPr>
                <w:szCs w:val="21"/>
              </w:rPr>
            </w:pPr>
            <w:r>
              <w:rPr>
                <w:rFonts w:hint="eastAsia"/>
                <w:szCs w:val="21"/>
              </w:rPr>
              <w:t>进口保函</w:t>
            </w:r>
          </w:p>
        </w:tc>
      </w:tr>
      <w:tr w:rsidR="00D40715" w14:paraId="51FB656D" w14:textId="77777777" w:rsidTr="00396C45">
        <w:tc>
          <w:tcPr>
            <w:tcW w:w="959" w:type="dxa"/>
          </w:tcPr>
          <w:p w14:paraId="39F52491" w14:textId="77777777" w:rsidR="00D40715" w:rsidRDefault="00D40715" w:rsidP="00396C45">
            <w:pPr>
              <w:spacing w:line="360" w:lineRule="auto"/>
              <w:rPr>
                <w:szCs w:val="21"/>
              </w:rPr>
            </w:pPr>
            <w:r>
              <w:rPr>
                <w:rFonts w:hint="eastAsia"/>
                <w:szCs w:val="21"/>
              </w:rPr>
              <w:t>5</w:t>
            </w:r>
          </w:p>
        </w:tc>
        <w:tc>
          <w:tcPr>
            <w:tcW w:w="4722" w:type="dxa"/>
          </w:tcPr>
          <w:p w14:paraId="0C88B2DC" w14:textId="77777777" w:rsidR="00D40715" w:rsidRDefault="00D40715" w:rsidP="00396C45">
            <w:pPr>
              <w:spacing w:line="360" w:lineRule="auto"/>
              <w:rPr>
                <w:szCs w:val="21"/>
              </w:rPr>
            </w:pPr>
            <w:r w:rsidRPr="00D40715">
              <w:rPr>
                <w:rFonts w:hint="eastAsia"/>
                <w:szCs w:val="21"/>
              </w:rPr>
              <w:t>保函通知</w:t>
            </w:r>
          </w:p>
        </w:tc>
        <w:tc>
          <w:tcPr>
            <w:tcW w:w="2841" w:type="dxa"/>
          </w:tcPr>
          <w:p w14:paraId="73424FC6" w14:textId="77777777" w:rsidR="00D40715" w:rsidRDefault="00D40715" w:rsidP="00396C45">
            <w:pPr>
              <w:spacing w:line="360" w:lineRule="auto"/>
              <w:rPr>
                <w:szCs w:val="21"/>
              </w:rPr>
            </w:pPr>
            <w:r>
              <w:rPr>
                <w:rFonts w:hint="eastAsia"/>
                <w:szCs w:val="21"/>
              </w:rPr>
              <w:t>出口保函</w:t>
            </w:r>
          </w:p>
        </w:tc>
      </w:tr>
      <w:tr w:rsidR="00D40715" w14:paraId="0726A2A8" w14:textId="77777777" w:rsidTr="00396C45">
        <w:tc>
          <w:tcPr>
            <w:tcW w:w="959" w:type="dxa"/>
          </w:tcPr>
          <w:p w14:paraId="346EE23C" w14:textId="77777777" w:rsidR="00D40715" w:rsidRDefault="00D40715" w:rsidP="00396C45">
            <w:pPr>
              <w:spacing w:line="360" w:lineRule="auto"/>
              <w:rPr>
                <w:szCs w:val="21"/>
              </w:rPr>
            </w:pPr>
            <w:r>
              <w:rPr>
                <w:rFonts w:hint="eastAsia"/>
                <w:szCs w:val="21"/>
              </w:rPr>
              <w:t>6</w:t>
            </w:r>
          </w:p>
        </w:tc>
        <w:tc>
          <w:tcPr>
            <w:tcW w:w="4722" w:type="dxa"/>
          </w:tcPr>
          <w:p w14:paraId="1CE9F742" w14:textId="77777777" w:rsidR="00D40715" w:rsidRDefault="00D40715" w:rsidP="00396C45">
            <w:pPr>
              <w:spacing w:line="360" w:lineRule="auto"/>
              <w:rPr>
                <w:szCs w:val="21"/>
              </w:rPr>
            </w:pPr>
            <w:r w:rsidRPr="00D40715">
              <w:rPr>
                <w:rFonts w:hint="eastAsia"/>
                <w:szCs w:val="21"/>
              </w:rPr>
              <w:t>保函修改</w:t>
            </w:r>
          </w:p>
        </w:tc>
        <w:tc>
          <w:tcPr>
            <w:tcW w:w="2841" w:type="dxa"/>
          </w:tcPr>
          <w:p w14:paraId="56BF6230" w14:textId="77777777" w:rsidR="00D40715" w:rsidRDefault="00D40715" w:rsidP="00396C45">
            <w:pPr>
              <w:spacing w:line="360" w:lineRule="auto"/>
              <w:rPr>
                <w:szCs w:val="21"/>
              </w:rPr>
            </w:pPr>
            <w:r>
              <w:rPr>
                <w:rFonts w:hint="eastAsia"/>
                <w:szCs w:val="21"/>
              </w:rPr>
              <w:t>出口保函</w:t>
            </w:r>
          </w:p>
        </w:tc>
      </w:tr>
      <w:tr w:rsidR="00D40715" w14:paraId="0FC91C7E" w14:textId="77777777" w:rsidTr="00396C45">
        <w:tc>
          <w:tcPr>
            <w:tcW w:w="959" w:type="dxa"/>
          </w:tcPr>
          <w:p w14:paraId="703ACAFD" w14:textId="77777777" w:rsidR="00D40715" w:rsidRDefault="00D40715" w:rsidP="00396C45">
            <w:pPr>
              <w:spacing w:line="360" w:lineRule="auto"/>
              <w:rPr>
                <w:szCs w:val="21"/>
              </w:rPr>
            </w:pPr>
            <w:r>
              <w:rPr>
                <w:rFonts w:hint="eastAsia"/>
                <w:szCs w:val="21"/>
              </w:rPr>
              <w:t>7</w:t>
            </w:r>
          </w:p>
        </w:tc>
        <w:tc>
          <w:tcPr>
            <w:tcW w:w="4722" w:type="dxa"/>
          </w:tcPr>
          <w:p w14:paraId="1A8A4273" w14:textId="77777777" w:rsidR="00D40715" w:rsidRDefault="00D40715" w:rsidP="00396C45">
            <w:pPr>
              <w:spacing w:line="360" w:lineRule="auto"/>
              <w:rPr>
                <w:szCs w:val="21"/>
              </w:rPr>
            </w:pPr>
            <w:r w:rsidRPr="00D40715">
              <w:rPr>
                <w:rFonts w:hint="eastAsia"/>
                <w:szCs w:val="21"/>
              </w:rPr>
              <w:t>保函索赔</w:t>
            </w:r>
          </w:p>
        </w:tc>
        <w:tc>
          <w:tcPr>
            <w:tcW w:w="2841" w:type="dxa"/>
          </w:tcPr>
          <w:p w14:paraId="4523F70A" w14:textId="77777777" w:rsidR="00D40715" w:rsidRDefault="00D40715" w:rsidP="00396C45">
            <w:pPr>
              <w:spacing w:line="360" w:lineRule="auto"/>
              <w:rPr>
                <w:szCs w:val="21"/>
              </w:rPr>
            </w:pPr>
            <w:r>
              <w:rPr>
                <w:rFonts w:hint="eastAsia"/>
                <w:szCs w:val="21"/>
              </w:rPr>
              <w:t>出口保函</w:t>
            </w:r>
          </w:p>
        </w:tc>
      </w:tr>
    </w:tbl>
    <w:p w14:paraId="3156C9CB" w14:textId="77777777" w:rsidR="00D0575F" w:rsidRDefault="00D0575F" w:rsidP="001D20F2">
      <w:pPr>
        <w:spacing w:line="360" w:lineRule="auto"/>
        <w:rPr>
          <w:szCs w:val="21"/>
        </w:rPr>
      </w:pPr>
    </w:p>
    <w:p w14:paraId="6988372D" w14:textId="77777777" w:rsidR="00D0575F" w:rsidRPr="008F2C0D" w:rsidRDefault="00D0575F" w:rsidP="001D20F2">
      <w:pPr>
        <w:spacing w:line="360" w:lineRule="auto"/>
        <w:rPr>
          <w:szCs w:val="21"/>
        </w:rPr>
      </w:pPr>
    </w:p>
    <w:p w14:paraId="29B9AFA9" w14:textId="77777777" w:rsidR="00C80AFC" w:rsidRDefault="00C80AFC" w:rsidP="00A14659">
      <w:pPr>
        <w:pStyle w:val="1"/>
      </w:pPr>
      <w:bookmarkStart w:id="31" w:name="_Toc415598191"/>
      <w:r>
        <w:rPr>
          <w:rFonts w:hint="eastAsia"/>
        </w:rPr>
        <w:t>进口</w:t>
      </w:r>
      <w:r w:rsidR="005C515E">
        <w:rPr>
          <w:rFonts w:hint="eastAsia"/>
        </w:rPr>
        <w:t>保函</w:t>
      </w:r>
      <w:bookmarkEnd w:id="31"/>
    </w:p>
    <w:p w14:paraId="5394B8F7" w14:textId="77777777" w:rsidR="001A7B72" w:rsidRDefault="001A7B72" w:rsidP="00A14659">
      <w:pPr>
        <w:pStyle w:val="2"/>
      </w:pPr>
      <w:bookmarkStart w:id="32" w:name="_Toc415598192"/>
      <w:r>
        <w:rPr>
          <w:rFonts w:hint="eastAsia"/>
        </w:rPr>
        <w:t>业务流程</w:t>
      </w:r>
      <w:bookmarkEnd w:id="32"/>
    </w:p>
    <w:p w14:paraId="0B88BC04" w14:textId="77777777" w:rsidR="00DD5422" w:rsidRDefault="00C80AFC" w:rsidP="00A14659">
      <w:pPr>
        <w:pStyle w:val="3"/>
        <w:ind w:left="930"/>
      </w:pPr>
      <w:bookmarkStart w:id="33" w:name="_Toc393285139"/>
      <w:bookmarkStart w:id="34" w:name="_Toc395083701"/>
      <w:bookmarkStart w:id="35" w:name="_Toc415598193"/>
      <w:r>
        <w:rPr>
          <w:rFonts w:hint="eastAsia"/>
        </w:rPr>
        <w:t>业务</w:t>
      </w:r>
      <w:r w:rsidR="00DD5422">
        <w:rPr>
          <w:rFonts w:hint="eastAsia"/>
        </w:rPr>
        <w:t>流程图</w:t>
      </w:r>
      <w:bookmarkEnd w:id="33"/>
      <w:bookmarkEnd w:id="34"/>
      <w:bookmarkEnd w:id="35"/>
    </w:p>
    <w:p w14:paraId="17A1A897" w14:textId="77777777" w:rsidR="00C3036B" w:rsidRDefault="009C22AE" w:rsidP="00DD5422">
      <w:r>
        <w:object w:dxaOrig="10244" w:dyaOrig="5523" w14:anchorId="5EFBB2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23.5pt" o:ole="">
            <v:imagedata r:id="rId9" o:title=""/>
          </v:shape>
          <o:OLEObject Type="Embed" ProgID="Visio.Drawing.11" ShapeID="_x0000_i1025" DrawAspect="Content" ObjectID="_1650647070" r:id="rId10"/>
        </w:object>
      </w:r>
    </w:p>
    <w:p w14:paraId="2FCD791B" w14:textId="77777777" w:rsidR="00C80AFC" w:rsidRDefault="00C80AFC" w:rsidP="00A14659">
      <w:pPr>
        <w:pStyle w:val="3"/>
        <w:ind w:left="930"/>
      </w:pPr>
      <w:bookmarkStart w:id="36" w:name="_Toc393285140"/>
      <w:bookmarkStart w:id="37" w:name="_Toc395083702"/>
      <w:bookmarkStart w:id="38" w:name="_Toc415598194"/>
      <w:r>
        <w:rPr>
          <w:rFonts w:hint="eastAsia"/>
        </w:rPr>
        <w:t>业务流程图说明</w:t>
      </w:r>
      <w:bookmarkEnd w:id="36"/>
      <w:bookmarkEnd w:id="37"/>
      <w:bookmarkEnd w:id="38"/>
    </w:p>
    <w:p w14:paraId="78ABC8E3" w14:textId="77777777" w:rsidR="005C515E" w:rsidRPr="004A0ED2" w:rsidRDefault="005C515E" w:rsidP="00B84A42">
      <w:pPr>
        <w:pStyle w:val="a3"/>
        <w:numPr>
          <w:ilvl w:val="0"/>
          <w:numId w:val="53"/>
        </w:numPr>
        <w:ind w:firstLineChars="0"/>
      </w:pPr>
      <w:r w:rsidRPr="004A0ED2">
        <w:rPr>
          <w:rFonts w:hint="eastAsia"/>
        </w:rPr>
        <w:t>开立保函条件具备后，进口商申请开立保函时，开立行对收单行扫描</w:t>
      </w:r>
      <w:r w:rsidRPr="004A0ED2">
        <w:rPr>
          <w:rFonts w:hint="eastAsia"/>
        </w:rPr>
        <w:t>/</w:t>
      </w:r>
      <w:r w:rsidRPr="004A0ED2">
        <w:rPr>
          <w:rFonts w:hint="eastAsia"/>
        </w:rPr>
        <w:t>登记的保函开立申请进行保函开立处理，发送</w:t>
      </w:r>
      <w:r w:rsidRPr="004A0ED2">
        <w:rPr>
          <w:rFonts w:hint="eastAsia"/>
        </w:rPr>
        <w:t>MT760</w:t>
      </w:r>
      <w:r w:rsidRPr="004A0ED2">
        <w:rPr>
          <w:rFonts w:hint="eastAsia"/>
        </w:rPr>
        <w:t>报文。该交易处理时需信贷系统提前对该客户提出的保函开立申请完成审批。</w:t>
      </w:r>
    </w:p>
    <w:p w14:paraId="7146A2A0" w14:textId="77777777" w:rsidR="005C515E" w:rsidRPr="004A0ED2" w:rsidRDefault="005C515E" w:rsidP="00B84A42">
      <w:pPr>
        <w:pStyle w:val="a3"/>
        <w:numPr>
          <w:ilvl w:val="0"/>
          <w:numId w:val="53"/>
        </w:numPr>
        <w:ind w:firstLineChars="0"/>
      </w:pPr>
      <w:r w:rsidRPr="004A0ED2">
        <w:rPr>
          <w:rFonts w:hint="eastAsia"/>
        </w:rPr>
        <w:t>已经开立的保函进行修改</w:t>
      </w:r>
      <w:r w:rsidRPr="004A0ED2">
        <w:t>,</w:t>
      </w:r>
      <w:r w:rsidRPr="004A0ED2">
        <w:rPr>
          <w:rFonts w:hint="eastAsia"/>
        </w:rPr>
        <w:t>修改项主要有增加金额，减少金额，修改到期日期，修改保证条款或要求，并以</w:t>
      </w:r>
      <w:r w:rsidRPr="004A0ED2">
        <w:t>MT707/MT767</w:t>
      </w:r>
      <w:r w:rsidRPr="004A0ED2">
        <w:rPr>
          <w:rFonts w:hint="eastAsia"/>
        </w:rPr>
        <w:t>报文等方式通知对方。</w:t>
      </w:r>
    </w:p>
    <w:p w14:paraId="3DD9BF33" w14:textId="77777777" w:rsidR="005C515E" w:rsidRDefault="005C515E" w:rsidP="00B84A42">
      <w:pPr>
        <w:pStyle w:val="a3"/>
        <w:numPr>
          <w:ilvl w:val="0"/>
          <w:numId w:val="53"/>
        </w:numPr>
        <w:ind w:firstLineChars="0"/>
      </w:pPr>
      <w:r w:rsidRPr="009D605C">
        <w:rPr>
          <w:rFonts w:hint="eastAsia"/>
        </w:rPr>
        <w:t>受益人对收到的保函修改明确给予回复时，单证中心进行保函修改确认处理，输出保函修改确认由收单行打印给客户。修改增额，受益人接受时，直接确认即可，受益人拒绝时，作减额处理；修改减额，受益人接受时，作减额处理，受益人拒绝时，直接确认即可。</w:t>
      </w:r>
    </w:p>
    <w:p w14:paraId="6588D0BB" w14:textId="77777777" w:rsidR="005C515E" w:rsidRDefault="005C515E" w:rsidP="00B84A42">
      <w:pPr>
        <w:pStyle w:val="a3"/>
        <w:numPr>
          <w:ilvl w:val="0"/>
          <w:numId w:val="53"/>
        </w:numPr>
        <w:ind w:firstLineChars="0"/>
      </w:pPr>
      <w:r w:rsidRPr="009D605C">
        <w:rPr>
          <w:rFonts w:hint="eastAsia"/>
        </w:rPr>
        <w:t>保函开立成功后可以对当前保函进行担保责任减除处理。</w:t>
      </w:r>
    </w:p>
    <w:p w14:paraId="4CBC8188" w14:textId="77777777" w:rsidR="005C515E" w:rsidRDefault="005C515E" w:rsidP="00B84A42">
      <w:pPr>
        <w:pStyle w:val="a3"/>
        <w:numPr>
          <w:ilvl w:val="0"/>
          <w:numId w:val="53"/>
        </w:numPr>
        <w:ind w:firstLineChars="0"/>
      </w:pPr>
      <w:r w:rsidRPr="009D605C">
        <w:rPr>
          <w:rFonts w:hint="eastAsia"/>
        </w:rPr>
        <w:t>保函</w:t>
      </w:r>
      <w:r w:rsidRPr="009D605C">
        <w:t>(</w:t>
      </w:r>
      <w:r w:rsidRPr="009D605C">
        <w:rPr>
          <w:rFonts w:hint="eastAsia"/>
        </w:rPr>
        <w:t>含备用信用证</w:t>
      </w:r>
      <w:r w:rsidRPr="009D605C">
        <w:t>)</w:t>
      </w:r>
      <w:r w:rsidRPr="009D605C">
        <w:rPr>
          <w:rFonts w:hint="eastAsia"/>
        </w:rPr>
        <w:t>注销基本上分为几种情况：</w:t>
      </w:r>
      <w:r w:rsidRPr="009D605C">
        <w:t>1</w:t>
      </w:r>
      <w:r w:rsidRPr="009D605C">
        <w:rPr>
          <w:rFonts w:hint="eastAsia"/>
        </w:rPr>
        <w:t>、保函余额为零（已索赔付汇）；</w:t>
      </w:r>
      <w:r w:rsidRPr="009D605C">
        <w:t>2</w:t>
      </w:r>
      <w:r w:rsidR="00A14659">
        <w:rPr>
          <w:rFonts w:hint="eastAsia"/>
        </w:rPr>
        <w:t>.</w:t>
      </w:r>
      <w:r w:rsidRPr="009D605C">
        <w:rPr>
          <w:rFonts w:hint="eastAsia"/>
        </w:rPr>
        <w:t>余额不为零，但保函逾期三个月；</w:t>
      </w:r>
      <w:r w:rsidRPr="009D605C">
        <w:t>3.</w:t>
      </w:r>
      <w:r w:rsidRPr="009D605C">
        <w:rPr>
          <w:rFonts w:hint="eastAsia"/>
        </w:rPr>
        <w:t>其它。</w:t>
      </w:r>
    </w:p>
    <w:p w14:paraId="76C211F3" w14:textId="77777777" w:rsidR="005C515E" w:rsidRDefault="005C515E" w:rsidP="00B84A42">
      <w:pPr>
        <w:pStyle w:val="a3"/>
        <w:numPr>
          <w:ilvl w:val="0"/>
          <w:numId w:val="53"/>
        </w:numPr>
        <w:ind w:firstLineChars="0"/>
      </w:pPr>
      <w:r w:rsidRPr="009D605C">
        <w:rPr>
          <w:rFonts w:hint="eastAsia"/>
        </w:rPr>
        <w:t>注销的保函再次收到索赔时，单证中心对注销保函进行注销恢复处理。</w:t>
      </w:r>
    </w:p>
    <w:p w14:paraId="0E37856D" w14:textId="77777777" w:rsidR="005C515E" w:rsidRDefault="005C515E" w:rsidP="00B84A42">
      <w:pPr>
        <w:pStyle w:val="a3"/>
        <w:numPr>
          <w:ilvl w:val="0"/>
          <w:numId w:val="53"/>
        </w:numPr>
        <w:ind w:firstLineChars="0"/>
      </w:pPr>
      <w:r w:rsidRPr="009D605C">
        <w:rPr>
          <w:rFonts w:hint="eastAsia"/>
        </w:rPr>
        <w:t>保函撤销申请是指当保函的申请人或受益人要求撤销保函时，经四方</w:t>
      </w:r>
      <w:r w:rsidRPr="009D605C">
        <w:t>(</w:t>
      </w:r>
      <w:r w:rsidRPr="009D605C">
        <w:rPr>
          <w:rFonts w:hint="eastAsia"/>
        </w:rPr>
        <w:t>担保行、申请人、出口方银行、受益人</w:t>
      </w:r>
      <w:r w:rsidRPr="009D605C">
        <w:t>)</w:t>
      </w:r>
      <w:r w:rsidRPr="009D605C">
        <w:rPr>
          <w:rFonts w:hint="eastAsia"/>
        </w:rPr>
        <w:t>同意后，正式撤销开出的保函。</w:t>
      </w:r>
    </w:p>
    <w:p w14:paraId="03065AAD" w14:textId="77777777" w:rsidR="005C515E" w:rsidRDefault="005C515E" w:rsidP="00B84A42">
      <w:pPr>
        <w:pStyle w:val="a3"/>
        <w:numPr>
          <w:ilvl w:val="0"/>
          <w:numId w:val="53"/>
        </w:numPr>
        <w:ind w:firstLineChars="0"/>
      </w:pPr>
      <w:r w:rsidRPr="009D605C">
        <w:rPr>
          <w:rFonts w:hint="eastAsia"/>
        </w:rPr>
        <w:t>保函开立成功后可以对此保函的生效日或失效日进行修改并确认。</w:t>
      </w:r>
    </w:p>
    <w:p w14:paraId="25D15B8B" w14:textId="77777777" w:rsidR="005C515E" w:rsidRDefault="005C515E" w:rsidP="00B84A42">
      <w:pPr>
        <w:pStyle w:val="a3"/>
        <w:numPr>
          <w:ilvl w:val="0"/>
          <w:numId w:val="53"/>
        </w:numPr>
        <w:ind w:firstLineChars="0"/>
      </w:pPr>
      <w:r>
        <w:rPr>
          <w:rFonts w:hint="eastAsia"/>
        </w:rPr>
        <w:t>银行</w:t>
      </w:r>
      <w:r w:rsidRPr="009D605C">
        <w:rPr>
          <w:rFonts w:hint="eastAsia"/>
        </w:rPr>
        <w:t>对索赔行扫描</w:t>
      </w:r>
      <w:r w:rsidRPr="009D605C">
        <w:rPr>
          <w:rFonts w:hint="eastAsia"/>
        </w:rPr>
        <w:t>/</w:t>
      </w:r>
      <w:r w:rsidRPr="009D605C">
        <w:rPr>
          <w:rFonts w:hint="eastAsia"/>
        </w:rPr>
        <w:t>登记的信用证单据进行审单处理，输出到单通知书由索赔行打印给进口商，有不符点时，输出不符点通知。</w:t>
      </w:r>
    </w:p>
    <w:p w14:paraId="6BB19BEB" w14:textId="77777777" w:rsidR="005C515E" w:rsidRDefault="005C515E" w:rsidP="00B84A42">
      <w:pPr>
        <w:pStyle w:val="a3"/>
        <w:numPr>
          <w:ilvl w:val="0"/>
          <w:numId w:val="53"/>
        </w:numPr>
        <w:ind w:firstLineChars="0"/>
      </w:pPr>
      <w:r>
        <w:rPr>
          <w:rFonts w:hint="eastAsia"/>
        </w:rPr>
        <w:t>银行</w:t>
      </w:r>
      <w:r w:rsidRPr="009D605C">
        <w:rPr>
          <w:rFonts w:hint="eastAsia"/>
        </w:rPr>
        <w:t>收到寄单行的修改指示，或收单行扫描</w:t>
      </w:r>
      <w:r w:rsidRPr="009D605C">
        <w:rPr>
          <w:rFonts w:hint="eastAsia"/>
        </w:rPr>
        <w:t>/</w:t>
      </w:r>
      <w:r w:rsidRPr="009D605C">
        <w:rPr>
          <w:rFonts w:hint="eastAsia"/>
        </w:rPr>
        <w:t>登记议付寄单行寄来的补寄单据、替换单据时，进行改单处理，输出改单通知由收单行打印给进口商。</w:t>
      </w:r>
    </w:p>
    <w:p w14:paraId="17B76E99" w14:textId="77777777" w:rsidR="005C515E" w:rsidRDefault="005C515E" w:rsidP="00B84A42">
      <w:pPr>
        <w:pStyle w:val="a3"/>
        <w:numPr>
          <w:ilvl w:val="0"/>
          <w:numId w:val="53"/>
        </w:numPr>
        <w:ind w:firstLineChars="0"/>
      </w:pPr>
      <w:r w:rsidRPr="009D605C">
        <w:rPr>
          <w:rFonts w:hint="eastAsia"/>
        </w:rPr>
        <w:t>在单据存在与保函索赔要求不符的情况下，对外发送拒绝付款报文，但此时不会退回对方银行寄来的单据，存在再次接受的可能性。</w:t>
      </w:r>
    </w:p>
    <w:p w14:paraId="731AB088" w14:textId="77777777" w:rsidR="005C515E" w:rsidRPr="007E74ED" w:rsidRDefault="005C515E" w:rsidP="00B84A42">
      <w:pPr>
        <w:pStyle w:val="a3"/>
        <w:numPr>
          <w:ilvl w:val="0"/>
          <w:numId w:val="53"/>
        </w:numPr>
        <w:ind w:firstLineChars="0"/>
      </w:pPr>
      <w:r>
        <w:rPr>
          <w:rFonts w:hint="eastAsia"/>
        </w:rPr>
        <w:t>收到国外通知行发来的索汇信息登记之后，进行相关保函处理。发送相关闭卷报文到通知行。</w:t>
      </w:r>
    </w:p>
    <w:p w14:paraId="61F34026" w14:textId="77777777" w:rsidR="00A14659" w:rsidRPr="00A14659" w:rsidRDefault="005C515E" w:rsidP="00B84A42">
      <w:pPr>
        <w:pStyle w:val="a3"/>
        <w:numPr>
          <w:ilvl w:val="0"/>
          <w:numId w:val="53"/>
        </w:numPr>
        <w:ind w:firstLineChars="0"/>
      </w:pPr>
      <w:r w:rsidRPr="009D605C">
        <w:rPr>
          <w:rFonts w:hint="eastAsia"/>
        </w:rPr>
        <w:t>申请人违约时，受益人银行发来索赔通知，银行根据保函索赔条款对保函受益人进行赔付。赔付的款项可以是客户自有资金，客户保证金，银行垫款。</w:t>
      </w:r>
    </w:p>
    <w:p w14:paraId="4BF0DDA0" w14:textId="77777777" w:rsidR="00B2130E" w:rsidRDefault="00491EAE" w:rsidP="00A14659">
      <w:pPr>
        <w:pStyle w:val="2"/>
      </w:pPr>
      <w:bookmarkStart w:id="39" w:name="_Toc213554439"/>
      <w:bookmarkStart w:id="40" w:name="_Toc212882087"/>
      <w:bookmarkStart w:id="41" w:name="_Toc24297"/>
      <w:bookmarkStart w:id="42" w:name="_Toc217048217"/>
      <w:bookmarkStart w:id="43" w:name="_Toc415598195"/>
      <w:r>
        <w:rPr>
          <w:rFonts w:hint="eastAsia"/>
        </w:rPr>
        <w:t>进口</w:t>
      </w:r>
      <w:r w:rsidR="005C515E">
        <w:rPr>
          <w:rFonts w:hint="eastAsia"/>
        </w:rPr>
        <w:t>保函</w:t>
      </w:r>
      <w:r w:rsidR="00B2130E">
        <w:rPr>
          <w:rFonts w:hint="eastAsia"/>
        </w:rPr>
        <w:t>当事人</w:t>
      </w:r>
      <w:bookmarkEnd w:id="39"/>
      <w:bookmarkEnd w:id="40"/>
      <w:bookmarkEnd w:id="41"/>
      <w:bookmarkEnd w:id="42"/>
      <w:bookmarkEnd w:id="43"/>
    </w:p>
    <w:p w14:paraId="72732B93" w14:textId="77777777" w:rsidR="005C515E" w:rsidRPr="005A589B" w:rsidRDefault="005C515E" w:rsidP="005C515E">
      <w:pPr>
        <w:ind w:firstLineChars="95" w:firstLine="200"/>
        <w:rPr>
          <w:b/>
        </w:rPr>
      </w:pPr>
      <w:bookmarkStart w:id="44" w:name="drw"/>
      <w:r w:rsidRPr="005A589B">
        <w:rPr>
          <w:rFonts w:hint="eastAsia"/>
          <w:b/>
        </w:rPr>
        <w:t>委托人（</w:t>
      </w:r>
      <w:r w:rsidRPr="005A589B">
        <w:rPr>
          <w:rFonts w:hint="eastAsia"/>
          <w:b/>
        </w:rPr>
        <w:t>Principal</w:t>
      </w:r>
      <w:r w:rsidRPr="005A589B">
        <w:rPr>
          <w:rFonts w:hint="eastAsia"/>
          <w:b/>
        </w:rPr>
        <w:t>）</w:t>
      </w:r>
    </w:p>
    <w:p w14:paraId="475B882F" w14:textId="77777777" w:rsidR="005C515E" w:rsidRDefault="005C515E" w:rsidP="005C515E">
      <w:pPr>
        <w:ind w:firstLineChars="95" w:firstLine="199"/>
      </w:pPr>
      <w:r>
        <w:rPr>
          <w:rFonts w:hint="eastAsia"/>
        </w:rPr>
        <w:t>是向银行或保险公司申请开立保函的人。委托人的权责是（</w:t>
      </w:r>
      <w:r>
        <w:rPr>
          <w:rFonts w:hint="eastAsia"/>
        </w:rPr>
        <w:t>1</w:t>
      </w:r>
      <w:r>
        <w:rPr>
          <w:rFonts w:hint="eastAsia"/>
        </w:rPr>
        <w:t>）在担保人按照保函规定向受益人付款后，立即偿还担保人垫付的款项。（</w:t>
      </w:r>
      <w:r>
        <w:rPr>
          <w:rFonts w:hint="eastAsia"/>
        </w:rPr>
        <w:t>2</w:t>
      </w:r>
      <w:r>
        <w:rPr>
          <w:rFonts w:hint="eastAsia"/>
        </w:rPr>
        <w:t>）负担保函项下一切费用及利息。（</w:t>
      </w:r>
      <w:r>
        <w:rPr>
          <w:rFonts w:hint="eastAsia"/>
        </w:rPr>
        <w:t>3</w:t>
      </w:r>
      <w:r>
        <w:rPr>
          <w:rFonts w:hint="eastAsia"/>
        </w:rPr>
        <w:t>）担保人如果认为需要时，应预支部分或全部押金。</w:t>
      </w:r>
    </w:p>
    <w:p w14:paraId="1D844E90" w14:textId="77777777" w:rsidR="005C515E" w:rsidRPr="005A589B" w:rsidRDefault="005C515E" w:rsidP="005C515E">
      <w:pPr>
        <w:ind w:firstLineChars="95" w:firstLine="200"/>
        <w:rPr>
          <w:b/>
        </w:rPr>
      </w:pPr>
      <w:r w:rsidRPr="005A589B">
        <w:rPr>
          <w:rFonts w:hint="eastAsia"/>
          <w:b/>
        </w:rPr>
        <w:t>担保人（</w:t>
      </w:r>
      <w:r w:rsidRPr="005A589B">
        <w:rPr>
          <w:rFonts w:hint="eastAsia"/>
          <w:b/>
        </w:rPr>
        <w:t>Guarantor</w:t>
      </w:r>
      <w:r w:rsidRPr="005A589B">
        <w:rPr>
          <w:rFonts w:hint="eastAsia"/>
          <w:b/>
        </w:rPr>
        <w:t>）</w:t>
      </w:r>
    </w:p>
    <w:p w14:paraId="77C6BBD5" w14:textId="77777777" w:rsidR="005C515E" w:rsidRDefault="005C515E" w:rsidP="005C515E">
      <w:pPr>
        <w:ind w:firstLineChars="95" w:firstLine="199"/>
      </w:pPr>
      <w:r>
        <w:rPr>
          <w:rFonts w:hint="eastAsia"/>
        </w:rPr>
        <w:t>是保函的开立人。担保人的权责是：（</w:t>
      </w:r>
      <w:r>
        <w:rPr>
          <w:rFonts w:hint="eastAsia"/>
        </w:rPr>
        <w:t>1</w:t>
      </w:r>
      <w:r>
        <w:rPr>
          <w:rFonts w:hint="eastAsia"/>
        </w:rPr>
        <w:t>）在接受委托人申请后，依委托人的指示开立保函给受益人。（</w:t>
      </w:r>
      <w:r>
        <w:rPr>
          <w:rFonts w:hint="eastAsia"/>
        </w:rPr>
        <w:t>2</w:t>
      </w:r>
      <w:r>
        <w:rPr>
          <w:rFonts w:hint="eastAsia"/>
        </w:rPr>
        <w:t>）保函一经开出就有责任按照保函承诺条件，合理审慎地审核提交的包括索赔书在内的所有单据，向受益人付款。（</w:t>
      </w:r>
      <w:r>
        <w:rPr>
          <w:rFonts w:hint="eastAsia"/>
        </w:rPr>
        <w:t>3</w:t>
      </w:r>
      <w:r>
        <w:rPr>
          <w:rFonts w:hint="eastAsia"/>
        </w:rPr>
        <w:t>）在委托人不能立即偿还担保行已付之款情况下，有权处置押金、抵押品、担保品。如果处置后仍不足抵偿，则担保行有权向委托人追索不足部分。</w:t>
      </w:r>
    </w:p>
    <w:p w14:paraId="1E20CC33" w14:textId="77777777" w:rsidR="005C515E" w:rsidRPr="005A589B" w:rsidRDefault="005C515E" w:rsidP="005C515E">
      <w:pPr>
        <w:ind w:firstLineChars="95" w:firstLine="200"/>
        <w:rPr>
          <w:b/>
        </w:rPr>
      </w:pPr>
      <w:r w:rsidRPr="005A589B">
        <w:rPr>
          <w:rFonts w:hint="eastAsia"/>
          <w:b/>
        </w:rPr>
        <w:t>受益人（</w:t>
      </w:r>
      <w:r w:rsidRPr="005A589B">
        <w:rPr>
          <w:rFonts w:hint="eastAsia"/>
          <w:b/>
        </w:rPr>
        <w:t>Beneficiary</w:t>
      </w:r>
      <w:r w:rsidRPr="005A589B">
        <w:rPr>
          <w:rFonts w:hint="eastAsia"/>
          <w:b/>
        </w:rPr>
        <w:t>）</w:t>
      </w:r>
    </w:p>
    <w:p w14:paraId="6B4670B4" w14:textId="77777777" w:rsidR="004655DE" w:rsidRDefault="005C515E" w:rsidP="00491EAE">
      <w:pPr>
        <w:ind w:firstLineChars="95" w:firstLine="199"/>
      </w:pPr>
      <w:r>
        <w:rPr>
          <w:rFonts w:hint="eastAsia"/>
        </w:rPr>
        <w:t>是有权按保函的规定出具索款通知或连同其他单据，向担保人索取款项的人。受益人的权利是：按照保函规定，在保函效期内提交相符的索款声明，或连同有关单据，向担保人索款，并取得付款。</w:t>
      </w:r>
      <w:bookmarkEnd w:id="44"/>
    </w:p>
    <w:p w14:paraId="085EA1BB" w14:textId="77777777" w:rsidR="00A14659" w:rsidRDefault="00A14659" w:rsidP="00491EAE">
      <w:pPr>
        <w:ind w:firstLineChars="95" w:firstLine="199"/>
      </w:pPr>
    </w:p>
    <w:p w14:paraId="316F2B9F" w14:textId="77777777" w:rsidR="00A14659" w:rsidRPr="00A14659" w:rsidRDefault="00A14659" w:rsidP="00A14659">
      <w:pPr>
        <w:pStyle w:val="2"/>
      </w:pPr>
      <w:bookmarkStart w:id="45" w:name="_Toc415598196"/>
      <w:r>
        <w:rPr>
          <w:rFonts w:hint="eastAsia"/>
        </w:rPr>
        <w:t>业务模块</w:t>
      </w:r>
      <w:bookmarkEnd w:id="45"/>
    </w:p>
    <w:p w14:paraId="10E93E71" w14:textId="77777777" w:rsidR="00DD5422" w:rsidRDefault="00491EAE" w:rsidP="00A14659">
      <w:pPr>
        <w:pStyle w:val="3"/>
        <w:ind w:left="0" w:firstLine="0"/>
      </w:pPr>
      <w:bookmarkStart w:id="46" w:name="_Toc415598197"/>
      <w:r>
        <w:rPr>
          <w:rFonts w:hint="eastAsia"/>
        </w:rPr>
        <w:t>保函开立</w:t>
      </w:r>
      <w:bookmarkEnd w:id="46"/>
    </w:p>
    <w:p w14:paraId="5F0D3A0F" w14:textId="77777777" w:rsidR="003C2EAC" w:rsidRDefault="000C5ED4" w:rsidP="00A14659">
      <w:pPr>
        <w:pStyle w:val="4"/>
      </w:pPr>
      <w:r>
        <w:rPr>
          <w:rFonts w:hint="eastAsia"/>
        </w:rPr>
        <w:t>业务流程图</w:t>
      </w:r>
    </w:p>
    <w:p w14:paraId="19793675" w14:textId="77777777" w:rsidR="003C2EAC" w:rsidRDefault="000C5ED4" w:rsidP="003C2EAC">
      <w:r>
        <w:object w:dxaOrig="9775" w:dyaOrig="12036" w14:anchorId="790C4886">
          <v:shape id="_x0000_i1026" type="#_x0000_t75" style="width:414.75pt;height:510.75pt" o:ole="">
            <v:imagedata r:id="rId11" o:title=""/>
          </v:shape>
          <o:OLEObject Type="Embed" ProgID="Visio.Drawing.11" ShapeID="_x0000_i1026" DrawAspect="Content" ObjectID="_1650647071" r:id="rId12"/>
        </w:object>
      </w:r>
    </w:p>
    <w:p w14:paraId="5A2AD449" w14:textId="77777777" w:rsidR="00735B39" w:rsidRDefault="00735B39" w:rsidP="009F58F1">
      <w:pPr>
        <w:pStyle w:val="4"/>
      </w:pPr>
      <w:bookmarkStart w:id="47" w:name="_Toc393285143"/>
      <w:bookmarkStart w:id="48" w:name="_Toc395083705"/>
      <w:r>
        <w:rPr>
          <w:rFonts w:hint="eastAsia"/>
        </w:rPr>
        <w:t>交易描述：</w:t>
      </w:r>
      <w:bookmarkEnd w:id="47"/>
      <w:bookmarkEnd w:id="48"/>
    </w:p>
    <w:p w14:paraId="381ECDAF" w14:textId="77777777" w:rsidR="00491EAE" w:rsidRDefault="00491EAE" w:rsidP="00491EAE">
      <w:pPr>
        <w:spacing w:line="240" w:lineRule="atLeast"/>
        <w:ind w:firstLine="420"/>
      </w:pPr>
      <w:r>
        <w:t>应客户的申请而开立的有担保性质的书面承诺文件，一旦申请人未按其与</w:t>
      </w:r>
      <w:r>
        <w:rPr>
          <w:rFonts w:hint="eastAsia"/>
        </w:rPr>
        <w:t>受益人</w:t>
      </w:r>
      <w:r>
        <w:t>签订的合同的约定偿还债务或履行约定义务时，由银行履行担保责任。</w:t>
      </w:r>
    </w:p>
    <w:p w14:paraId="10C59243" w14:textId="77777777" w:rsidR="00252E97" w:rsidRDefault="00491EAE" w:rsidP="00491EAE">
      <w:pPr>
        <w:spacing w:line="240" w:lineRule="atLeast"/>
        <w:ind w:firstLine="420"/>
      </w:pPr>
      <w:r>
        <w:rPr>
          <w:rFonts w:hint="eastAsia"/>
        </w:rPr>
        <w:t>保函开立条款体现在</w:t>
      </w:r>
      <w:r>
        <w:rPr>
          <w:rFonts w:hint="eastAsia"/>
        </w:rPr>
        <w:t>MT760</w:t>
      </w:r>
      <w:r>
        <w:rPr>
          <w:rFonts w:hint="eastAsia"/>
        </w:rPr>
        <w:t>报文中的</w:t>
      </w:r>
      <w:r>
        <w:rPr>
          <w:rFonts w:hint="eastAsia"/>
        </w:rPr>
        <w:t>77C</w:t>
      </w:r>
      <w:r>
        <w:rPr>
          <w:rFonts w:hint="eastAsia"/>
        </w:rPr>
        <w:t>栏位或在信开正文中体现。</w:t>
      </w:r>
    </w:p>
    <w:p w14:paraId="0688C619" w14:textId="77777777" w:rsidR="00252E97" w:rsidRDefault="00252E97" w:rsidP="006E45E9">
      <w:pPr>
        <w:pStyle w:val="4"/>
      </w:pPr>
      <w:bookmarkStart w:id="49" w:name="_Toc393285144"/>
      <w:bookmarkStart w:id="50" w:name="_Toc395083706"/>
      <w:r>
        <w:rPr>
          <w:rFonts w:hint="eastAsia"/>
        </w:rPr>
        <w:t>柜员操作</w:t>
      </w:r>
      <w:bookmarkEnd w:id="49"/>
      <w:bookmarkEnd w:id="50"/>
    </w:p>
    <w:p w14:paraId="48245192" w14:textId="77777777" w:rsidR="00491EAE" w:rsidRDefault="00491EAE" w:rsidP="00491EAE">
      <w:pPr>
        <w:spacing w:line="240" w:lineRule="atLeast"/>
        <w:ind w:firstLine="420"/>
      </w:pPr>
      <w:r>
        <w:rPr>
          <w:rFonts w:hint="eastAsia"/>
        </w:rPr>
        <w:t>本交易由具有保函开立经办权限的柜员操作。</w:t>
      </w:r>
    </w:p>
    <w:p w14:paraId="345A397D" w14:textId="77777777" w:rsidR="00491EAE" w:rsidRDefault="00491EAE" w:rsidP="00491EAE">
      <w:pPr>
        <w:spacing w:line="240" w:lineRule="atLeast"/>
        <w:ind w:firstLine="420"/>
      </w:pPr>
      <w:r>
        <w:rPr>
          <w:rFonts w:hint="eastAsia"/>
        </w:rPr>
        <w:t>该交易需要支持手工经办和信贷发起、扫描发起。</w:t>
      </w:r>
    </w:p>
    <w:p w14:paraId="045C3606" w14:textId="77777777" w:rsidR="00491EAE" w:rsidRDefault="00491EAE" w:rsidP="00491EAE">
      <w:pPr>
        <w:spacing w:line="240" w:lineRule="atLeast"/>
        <w:ind w:firstLine="420"/>
      </w:pPr>
      <w:r>
        <w:rPr>
          <w:rFonts w:hint="eastAsia"/>
        </w:rPr>
        <w:t>系统需支持本交易能多级授权。</w:t>
      </w:r>
    </w:p>
    <w:p w14:paraId="60912DD7" w14:textId="77777777" w:rsidR="00826FFB" w:rsidRDefault="00826FFB" w:rsidP="006E45E9">
      <w:pPr>
        <w:pStyle w:val="4"/>
      </w:pPr>
      <w:bookmarkStart w:id="51" w:name="_Toc393285145"/>
      <w:bookmarkStart w:id="52" w:name="_Toc395083707"/>
      <w:r>
        <w:rPr>
          <w:rFonts w:hint="eastAsia"/>
        </w:rPr>
        <w:t>界面布局与菜单按钮</w:t>
      </w:r>
      <w:bookmarkEnd w:id="51"/>
      <w:bookmarkEnd w:id="52"/>
    </w:p>
    <w:p w14:paraId="3C986AA5" w14:textId="77777777" w:rsidR="00826FFB" w:rsidRDefault="00826FFB" w:rsidP="00826FFB">
      <w:r>
        <w:rPr>
          <w:rFonts w:hint="eastAsia"/>
        </w:rPr>
        <w:t>同一页面布局原则，从上至下：</w:t>
      </w:r>
    </w:p>
    <w:p w14:paraId="3E40181B" w14:textId="77777777" w:rsidR="00826FFB" w:rsidRDefault="00826FFB" w:rsidP="00826FFB">
      <w:r>
        <w:rPr>
          <w:rFonts w:hint="eastAsia"/>
        </w:rPr>
        <w:t>第一区域：</w:t>
      </w:r>
      <w:r w:rsidR="008D7491">
        <w:rPr>
          <w:rFonts w:hint="eastAsia"/>
        </w:rPr>
        <w:t>基本信息</w:t>
      </w:r>
      <w:r>
        <w:rPr>
          <w:rFonts w:hint="eastAsia"/>
        </w:rPr>
        <w:t>；</w:t>
      </w:r>
    </w:p>
    <w:p w14:paraId="3BE98752" w14:textId="77777777" w:rsidR="00826FFB" w:rsidRDefault="00826FFB" w:rsidP="00826FFB">
      <w:r>
        <w:rPr>
          <w:rFonts w:hint="eastAsia"/>
        </w:rPr>
        <w:t>第二区域：</w:t>
      </w:r>
      <w:r w:rsidR="00491EAE">
        <w:rPr>
          <w:rFonts w:hint="eastAsia"/>
        </w:rPr>
        <w:t>费用管理</w:t>
      </w:r>
      <w:r>
        <w:rPr>
          <w:rFonts w:hint="eastAsia"/>
        </w:rPr>
        <w:t>；</w:t>
      </w:r>
    </w:p>
    <w:p w14:paraId="08F92185" w14:textId="77777777" w:rsidR="00826FFB" w:rsidRDefault="00826FFB" w:rsidP="00491EAE">
      <w:r>
        <w:rPr>
          <w:rFonts w:hint="eastAsia"/>
        </w:rPr>
        <w:t>第三区域：</w:t>
      </w:r>
      <w:r w:rsidR="008D7491">
        <w:rPr>
          <w:rFonts w:hint="eastAsia"/>
        </w:rPr>
        <w:t>按钮</w:t>
      </w:r>
      <w:r>
        <w:rPr>
          <w:rFonts w:hint="eastAsia"/>
        </w:rPr>
        <w:t>；</w:t>
      </w:r>
    </w:p>
    <w:p w14:paraId="58879ECA" w14:textId="77777777" w:rsidR="008D7491" w:rsidRPr="008D7491" w:rsidRDefault="00491EAE" w:rsidP="00826FFB">
      <w:r>
        <w:rPr>
          <w:rFonts w:hint="eastAsia"/>
        </w:rPr>
        <w:t>第四</w:t>
      </w:r>
      <w:r w:rsidR="008D7491">
        <w:rPr>
          <w:rFonts w:hint="eastAsia"/>
        </w:rPr>
        <w:t>区域：报文。</w:t>
      </w:r>
    </w:p>
    <w:p w14:paraId="65E3A36A" w14:textId="77777777" w:rsidR="00826FFB" w:rsidRDefault="00826FFB" w:rsidP="00B84A42">
      <w:pPr>
        <w:pStyle w:val="5"/>
      </w:pPr>
      <w:r>
        <w:rPr>
          <w:rFonts w:hint="eastAsia"/>
        </w:rPr>
        <w:t>基本信息</w:t>
      </w:r>
      <w:r w:rsidR="007960E2">
        <w:rPr>
          <w:rFonts w:hint="eastAsia"/>
        </w:rPr>
        <w:t>、</w:t>
      </w:r>
      <w:r w:rsidR="00491EAE">
        <w:rPr>
          <w:rFonts w:hint="eastAsia"/>
        </w:rPr>
        <w:t>费用管理</w:t>
      </w:r>
      <w:r w:rsidR="007960E2">
        <w:rPr>
          <w:rFonts w:hint="eastAsia"/>
        </w:rPr>
        <w:t>和按钮</w:t>
      </w:r>
    </w:p>
    <w:p w14:paraId="69011942" w14:textId="77777777" w:rsidR="00813692" w:rsidRDefault="00491EAE" w:rsidP="00813692">
      <w:pPr>
        <w:ind w:hanging="1418"/>
      </w:pPr>
      <w:r>
        <w:rPr>
          <w:noProof/>
        </w:rPr>
        <w:drawing>
          <wp:inline distT="0" distB="0" distL="0" distR="0" wp14:anchorId="67472461" wp14:editId="2F4B8610">
            <wp:extent cx="6804444" cy="5402758"/>
            <wp:effectExtent l="19050" t="0" r="0" b="0"/>
            <wp:docPr id="16" name="图片 15" descr="保函开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开立.bmp"/>
                    <pic:cNvPicPr/>
                  </pic:nvPicPr>
                  <pic:blipFill>
                    <a:blip r:embed="rId13"/>
                    <a:stretch>
                      <a:fillRect/>
                    </a:stretch>
                  </pic:blipFill>
                  <pic:spPr>
                    <a:xfrm>
                      <a:off x="0" y="0"/>
                      <a:ext cx="6810972" cy="5407941"/>
                    </a:xfrm>
                    <a:prstGeom prst="rect">
                      <a:avLst/>
                    </a:prstGeom>
                  </pic:spPr>
                </pic:pic>
              </a:graphicData>
            </a:graphic>
          </wp:inline>
        </w:drawing>
      </w:r>
    </w:p>
    <w:p w14:paraId="6A32ED90" w14:textId="77777777" w:rsidR="003D7D90" w:rsidRDefault="003D7D90" w:rsidP="003D7D90">
      <w:pPr>
        <w:ind w:firstLineChars="202" w:firstLine="424"/>
      </w:pPr>
      <w:r>
        <w:rPr>
          <w:rFonts w:hint="eastAsia"/>
        </w:rPr>
        <w:t>备注：</w:t>
      </w:r>
    </w:p>
    <w:p w14:paraId="3ED09F6E" w14:textId="77777777" w:rsidR="00813692" w:rsidRDefault="003D7D90" w:rsidP="00491EAE">
      <w:pPr>
        <w:ind w:firstLineChars="200" w:firstLine="420"/>
      </w:pPr>
      <w:r>
        <w:rPr>
          <w:rFonts w:hint="eastAsia"/>
        </w:rPr>
        <w:t>按钮从左至右：提交、保存、打印查看、查询、附加功能、取消、返回。</w:t>
      </w:r>
    </w:p>
    <w:p w14:paraId="64810AF0" w14:textId="77777777" w:rsidR="00813692" w:rsidRDefault="003D7D90" w:rsidP="00B84A42">
      <w:pPr>
        <w:pStyle w:val="5"/>
      </w:pPr>
      <w:r>
        <w:rPr>
          <w:rFonts w:hint="eastAsia"/>
        </w:rPr>
        <w:t>报文</w:t>
      </w:r>
    </w:p>
    <w:p w14:paraId="458D7A12" w14:textId="77777777" w:rsidR="00826FFB" w:rsidRPr="00252E97" w:rsidRDefault="00B307C3" w:rsidP="00491EAE">
      <w:pPr>
        <w:ind w:hanging="1418"/>
      </w:pPr>
      <w:r>
        <w:rPr>
          <w:noProof/>
        </w:rPr>
        <w:drawing>
          <wp:anchor distT="0" distB="0" distL="114300" distR="114300" simplePos="0" relativeHeight="251659264" behindDoc="0" locked="0" layoutInCell="1" allowOverlap="1" wp14:anchorId="7F62F212" wp14:editId="11ED89B6">
            <wp:simplePos x="0" y="0"/>
            <wp:positionH relativeFrom="column">
              <wp:posOffset>2525024</wp:posOffset>
            </wp:positionH>
            <wp:positionV relativeFrom="paragraph">
              <wp:posOffset>839685</wp:posOffset>
            </wp:positionV>
            <wp:extent cx="1378800" cy="138023"/>
            <wp:effectExtent l="19050" t="0" r="0" b="0"/>
            <wp:wrapNone/>
            <wp:docPr id="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a:srcRect/>
                    <a:stretch>
                      <a:fillRect/>
                    </a:stretch>
                  </pic:blipFill>
                  <pic:spPr bwMode="auto">
                    <a:xfrm>
                      <a:off x="0" y="0"/>
                      <a:ext cx="1378800" cy="138023"/>
                    </a:xfrm>
                    <a:prstGeom prst="rect">
                      <a:avLst/>
                    </a:prstGeom>
                    <a:solidFill>
                      <a:srgbClr val="4F81BD"/>
                    </a:solidFill>
                    <a:ln w="9525">
                      <a:noFill/>
                      <a:miter lim="800000"/>
                      <a:headEnd/>
                      <a:tailEnd/>
                    </a:ln>
                  </pic:spPr>
                </pic:pic>
              </a:graphicData>
            </a:graphic>
          </wp:anchor>
        </w:drawing>
      </w:r>
      <w:r>
        <w:rPr>
          <w:noProof/>
        </w:rPr>
        <w:drawing>
          <wp:anchor distT="0" distB="0" distL="114300" distR="114300" simplePos="0" relativeHeight="251658240" behindDoc="0" locked="0" layoutInCell="1" allowOverlap="1" wp14:anchorId="60C8D79E" wp14:editId="1404B3B3">
            <wp:simplePos x="0" y="0"/>
            <wp:positionH relativeFrom="column">
              <wp:posOffset>2524760</wp:posOffset>
            </wp:positionH>
            <wp:positionV relativeFrom="paragraph">
              <wp:posOffset>683895</wp:posOffset>
            </wp:positionV>
            <wp:extent cx="1384935" cy="137795"/>
            <wp:effectExtent l="19050" t="0" r="5715" b="0"/>
            <wp:wrapNone/>
            <wp:docPr id="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a:srcRect/>
                    <a:stretch>
                      <a:fillRect/>
                    </a:stretch>
                  </pic:blipFill>
                  <pic:spPr bwMode="auto">
                    <a:xfrm>
                      <a:off x="0" y="0"/>
                      <a:ext cx="1384935" cy="137795"/>
                    </a:xfrm>
                    <a:prstGeom prst="rect">
                      <a:avLst/>
                    </a:prstGeom>
                    <a:solidFill>
                      <a:srgbClr val="4F81BD"/>
                    </a:solidFill>
                    <a:ln w="9525">
                      <a:noFill/>
                      <a:miter lim="800000"/>
                      <a:headEnd/>
                      <a:tailEnd/>
                    </a:ln>
                  </pic:spPr>
                </pic:pic>
              </a:graphicData>
            </a:graphic>
          </wp:anchor>
        </w:drawing>
      </w:r>
      <w:r w:rsidR="00D50B5F">
        <w:rPr>
          <w:noProof/>
        </w:rPr>
        <w:drawing>
          <wp:inline distT="0" distB="0" distL="0" distR="0" wp14:anchorId="136E91B4" wp14:editId="13D8584C">
            <wp:extent cx="6882082" cy="4455208"/>
            <wp:effectExtent l="19050" t="0" r="0" b="0"/>
            <wp:docPr id="11" name="图片 10" descr="保函拒付_报文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拒付_报文2.bmp"/>
                    <pic:cNvPicPr/>
                  </pic:nvPicPr>
                  <pic:blipFill>
                    <a:blip r:embed="rId15"/>
                    <a:stretch>
                      <a:fillRect/>
                    </a:stretch>
                  </pic:blipFill>
                  <pic:spPr>
                    <a:xfrm>
                      <a:off x="0" y="0"/>
                      <a:ext cx="6881145" cy="4454602"/>
                    </a:xfrm>
                    <a:prstGeom prst="rect">
                      <a:avLst/>
                    </a:prstGeom>
                  </pic:spPr>
                </pic:pic>
              </a:graphicData>
            </a:graphic>
          </wp:inline>
        </w:drawing>
      </w:r>
    </w:p>
    <w:p w14:paraId="5F90D90E" w14:textId="77777777" w:rsidR="00B53DFB" w:rsidRDefault="00B53DFB" w:rsidP="006E45E9">
      <w:pPr>
        <w:pStyle w:val="4"/>
        <w:ind w:left="294" w:hanging="735"/>
      </w:pPr>
      <w:bookmarkStart w:id="53" w:name="_Toc393285146"/>
      <w:bookmarkStart w:id="54" w:name="_Toc395083708"/>
      <w:r>
        <w:rPr>
          <w:rFonts w:hint="eastAsia"/>
        </w:rPr>
        <w:t>输入描述</w:t>
      </w:r>
      <w:bookmarkEnd w:id="53"/>
      <w:bookmarkEnd w:id="5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3"/>
        <w:gridCol w:w="1308"/>
        <w:gridCol w:w="1047"/>
        <w:gridCol w:w="807"/>
        <w:gridCol w:w="568"/>
        <w:gridCol w:w="1276"/>
        <w:gridCol w:w="3030"/>
      </w:tblGrid>
      <w:tr w:rsidR="00083998" w14:paraId="10C37B87" w14:textId="77777777" w:rsidTr="007873E5">
        <w:trPr>
          <w:jc w:val="center"/>
        </w:trPr>
        <w:tc>
          <w:tcPr>
            <w:tcW w:w="289" w:type="pct"/>
            <w:shd w:val="clear" w:color="auto" w:fill="FFFFFF" w:themeFill="background1"/>
            <w:vAlign w:val="center"/>
          </w:tcPr>
          <w:p w14:paraId="52E3EA17" w14:textId="77777777" w:rsidR="00083998" w:rsidRPr="00BF567F" w:rsidRDefault="00083998" w:rsidP="00CD0DCF">
            <w:pPr>
              <w:ind w:right="210"/>
              <w:jc w:val="center"/>
              <w:rPr>
                <w:rFonts w:ascii="宋体" w:hAnsi="宋体"/>
                <w:b/>
                <w:szCs w:val="21"/>
              </w:rPr>
            </w:pPr>
            <w:r w:rsidRPr="00BF567F">
              <w:rPr>
                <w:rFonts w:ascii="宋体" w:hAnsi="宋体" w:hint="eastAsia"/>
                <w:b/>
                <w:szCs w:val="21"/>
              </w:rPr>
              <w:t>序号</w:t>
            </w:r>
          </w:p>
        </w:tc>
        <w:tc>
          <w:tcPr>
            <w:tcW w:w="767" w:type="pct"/>
            <w:shd w:val="clear" w:color="auto" w:fill="FFFFFF" w:themeFill="background1"/>
            <w:vAlign w:val="center"/>
          </w:tcPr>
          <w:p w14:paraId="0C9865CD" w14:textId="77777777" w:rsidR="00083998" w:rsidRPr="00BF567F" w:rsidRDefault="00083998" w:rsidP="00CD0DCF">
            <w:pPr>
              <w:ind w:left="210" w:right="210"/>
              <w:jc w:val="center"/>
              <w:rPr>
                <w:rFonts w:ascii="宋体" w:hAnsi="宋体"/>
                <w:b/>
                <w:szCs w:val="21"/>
              </w:rPr>
            </w:pPr>
            <w:r>
              <w:rPr>
                <w:rFonts w:ascii="宋体" w:hAnsi="宋体" w:hint="eastAsia"/>
                <w:b/>
                <w:szCs w:val="21"/>
              </w:rPr>
              <w:t>本地名称</w:t>
            </w:r>
          </w:p>
        </w:tc>
        <w:tc>
          <w:tcPr>
            <w:tcW w:w="614" w:type="pct"/>
            <w:shd w:val="clear" w:color="auto" w:fill="FFFFFF" w:themeFill="background1"/>
            <w:vAlign w:val="center"/>
          </w:tcPr>
          <w:p w14:paraId="4D861D19" w14:textId="77777777" w:rsidR="00083998" w:rsidRPr="00BF567F" w:rsidRDefault="00083998" w:rsidP="007873E5">
            <w:pPr>
              <w:tabs>
                <w:tab w:val="left" w:pos="-125"/>
              </w:tabs>
              <w:ind w:rightChars="-51" w:right="-107"/>
              <w:rPr>
                <w:rFonts w:ascii="宋体" w:hAnsi="宋体"/>
                <w:b/>
                <w:szCs w:val="21"/>
              </w:rPr>
            </w:pPr>
            <w:r>
              <w:rPr>
                <w:rFonts w:ascii="宋体" w:hAnsi="宋体" w:hint="eastAsia"/>
                <w:b/>
                <w:szCs w:val="21"/>
              </w:rPr>
              <w:t>英文名称</w:t>
            </w:r>
          </w:p>
        </w:tc>
        <w:tc>
          <w:tcPr>
            <w:tcW w:w="473" w:type="pct"/>
            <w:shd w:val="clear" w:color="auto" w:fill="FFFFFF" w:themeFill="background1"/>
          </w:tcPr>
          <w:p w14:paraId="2D1727B1" w14:textId="77777777" w:rsidR="00083998" w:rsidRPr="00BF567F" w:rsidRDefault="00083998" w:rsidP="009F58F1">
            <w:pPr>
              <w:tabs>
                <w:tab w:val="left" w:pos="-125"/>
              </w:tabs>
              <w:ind w:leftChars="-60" w:left="-126" w:rightChars="-51" w:right="-107"/>
              <w:jc w:val="center"/>
              <w:rPr>
                <w:rFonts w:ascii="宋体" w:hAnsi="宋体"/>
                <w:b/>
                <w:szCs w:val="21"/>
              </w:rPr>
            </w:pPr>
            <w:r>
              <w:rPr>
                <w:rFonts w:hint="eastAsia"/>
                <w:b/>
              </w:rPr>
              <w:t>类型</w:t>
            </w:r>
          </w:p>
        </w:tc>
        <w:tc>
          <w:tcPr>
            <w:tcW w:w="333" w:type="pct"/>
            <w:shd w:val="clear" w:color="auto" w:fill="FFFFFF" w:themeFill="background1"/>
            <w:vAlign w:val="center"/>
          </w:tcPr>
          <w:p w14:paraId="6C5A8272" w14:textId="77777777" w:rsidR="00083998" w:rsidRPr="00BF567F" w:rsidRDefault="00083998" w:rsidP="009F58F1">
            <w:pPr>
              <w:tabs>
                <w:tab w:val="left" w:pos="-125"/>
              </w:tabs>
              <w:ind w:leftChars="-60" w:left="-126" w:rightChars="-51" w:right="-107"/>
              <w:jc w:val="center"/>
              <w:rPr>
                <w:rFonts w:ascii="宋体" w:hAnsi="宋体"/>
                <w:b/>
                <w:szCs w:val="21"/>
              </w:rPr>
            </w:pPr>
            <w:r w:rsidRPr="00BF567F">
              <w:rPr>
                <w:rFonts w:ascii="宋体" w:hAnsi="宋体" w:hint="eastAsia"/>
                <w:b/>
                <w:szCs w:val="21"/>
              </w:rPr>
              <w:t>M/O/P</w:t>
            </w:r>
          </w:p>
        </w:tc>
        <w:tc>
          <w:tcPr>
            <w:tcW w:w="748" w:type="pct"/>
            <w:shd w:val="clear" w:color="auto" w:fill="FFFFFF" w:themeFill="background1"/>
            <w:vAlign w:val="center"/>
          </w:tcPr>
          <w:p w14:paraId="674B44C0" w14:textId="77777777" w:rsidR="00083998" w:rsidRPr="00BF567F" w:rsidRDefault="00083998" w:rsidP="00CD0DCF">
            <w:pPr>
              <w:ind w:left="210" w:right="210"/>
              <w:jc w:val="center"/>
              <w:rPr>
                <w:rFonts w:ascii="宋体" w:hAnsi="宋体"/>
                <w:b/>
                <w:szCs w:val="21"/>
              </w:rPr>
            </w:pPr>
            <w:r w:rsidRPr="00BF567F">
              <w:rPr>
                <w:rFonts w:ascii="宋体" w:hAnsi="宋体" w:hint="eastAsia"/>
                <w:b/>
                <w:szCs w:val="21"/>
              </w:rPr>
              <w:t>数据来源</w:t>
            </w:r>
          </w:p>
        </w:tc>
        <w:tc>
          <w:tcPr>
            <w:tcW w:w="1776" w:type="pct"/>
            <w:shd w:val="clear" w:color="auto" w:fill="FFFFFF" w:themeFill="background1"/>
            <w:vAlign w:val="center"/>
          </w:tcPr>
          <w:p w14:paraId="4D9964F9" w14:textId="77777777" w:rsidR="00083998" w:rsidRPr="00BF567F" w:rsidRDefault="00083998" w:rsidP="00CD0DCF">
            <w:pPr>
              <w:ind w:left="210" w:right="210" w:firstLine="422"/>
              <w:jc w:val="center"/>
              <w:rPr>
                <w:rFonts w:ascii="宋体" w:hAnsi="宋体"/>
                <w:b/>
                <w:szCs w:val="21"/>
              </w:rPr>
            </w:pPr>
            <w:r w:rsidRPr="00BF567F">
              <w:rPr>
                <w:rFonts w:ascii="宋体" w:hAnsi="宋体" w:hint="eastAsia"/>
                <w:b/>
                <w:szCs w:val="21"/>
              </w:rPr>
              <w:t>描述</w:t>
            </w:r>
          </w:p>
        </w:tc>
      </w:tr>
      <w:tr w:rsidR="00CF193D" w14:paraId="028C1BB5"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3666A011" w14:textId="77777777" w:rsidR="00CF193D" w:rsidRPr="00446309" w:rsidRDefault="00CF193D"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1A178498" w14:textId="77777777" w:rsidR="00CF193D" w:rsidRDefault="00CF193D" w:rsidP="00BD1BB6">
            <w:r>
              <w:rPr>
                <w:rFonts w:hint="eastAsia"/>
              </w:rPr>
              <w:t>保函编号</w:t>
            </w:r>
          </w:p>
        </w:tc>
        <w:tc>
          <w:tcPr>
            <w:tcW w:w="614" w:type="pct"/>
            <w:tcBorders>
              <w:top w:val="single" w:sz="4" w:space="0" w:color="auto"/>
              <w:left w:val="single" w:sz="4" w:space="0" w:color="auto"/>
              <w:bottom w:val="single" w:sz="4" w:space="0" w:color="auto"/>
              <w:right w:val="single" w:sz="4" w:space="0" w:color="auto"/>
            </w:tcBorders>
          </w:tcPr>
          <w:p w14:paraId="13467B96" w14:textId="77777777" w:rsidR="00CF193D" w:rsidRDefault="00CF193D"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11FFDE18" w14:textId="77777777" w:rsidR="00CF193D" w:rsidRDefault="00CF193D" w:rsidP="00BD1BB6">
            <w:pPr>
              <w:jc w:val="center"/>
            </w:pPr>
            <w:r>
              <w:rPr>
                <w:rFonts w:hint="eastAsia"/>
              </w:rPr>
              <w:t>V(16)</w:t>
            </w:r>
          </w:p>
        </w:tc>
        <w:tc>
          <w:tcPr>
            <w:tcW w:w="333" w:type="pct"/>
            <w:tcBorders>
              <w:top w:val="single" w:sz="4" w:space="0" w:color="auto"/>
              <w:left w:val="single" w:sz="4" w:space="0" w:color="auto"/>
              <w:bottom w:val="single" w:sz="4" w:space="0" w:color="auto"/>
              <w:right w:val="single" w:sz="4" w:space="0" w:color="auto"/>
            </w:tcBorders>
          </w:tcPr>
          <w:p w14:paraId="1FF805D4" w14:textId="77777777" w:rsidR="00CF193D" w:rsidRDefault="00CF193D" w:rsidP="00BD1BB6">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090457F5" w14:textId="77777777" w:rsidR="00CF193D" w:rsidRDefault="00CF193D" w:rsidP="00BD1BB6">
            <w:r>
              <w:rPr>
                <w:rFonts w:hint="eastAsia"/>
              </w:rPr>
              <w:t>系统生成</w:t>
            </w:r>
          </w:p>
        </w:tc>
        <w:tc>
          <w:tcPr>
            <w:tcW w:w="1776" w:type="pct"/>
            <w:tcBorders>
              <w:top w:val="single" w:sz="4" w:space="0" w:color="auto"/>
              <w:left w:val="single" w:sz="4" w:space="0" w:color="auto"/>
              <w:bottom w:val="single" w:sz="4" w:space="0" w:color="auto"/>
              <w:right w:val="single" w:sz="4" w:space="0" w:color="auto"/>
            </w:tcBorders>
          </w:tcPr>
          <w:p w14:paraId="06AEFF7D" w14:textId="77777777" w:rsidR="00CF193D" w:rsidRDefault="00CF193D" w:rsidP="00BD1BB6">
            <w:r>
              <w:rPr>
                <w:rFonts w:hint="eastAsia"/>
              </w:rPr>
              <w:t>唯一性</w:t>
            </w:r>
          </w:p>
        </w:tc>
      </w:tr>
      <w:tr w:rsidR="00CF193D" w14:paraId="201EE280"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540F9232" w14:textId="77777777" w:rsidR="00CF193D" w:rsidRPr="00446309" w:rsidRDefault="00CF193D"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74685EC8" w14:textId="77777777" w:rsidR="00CF193D" w:rsidRDefault="00CF193D" w:rsidP="00BD1BB6">
            <w:pPr>
              <w:ind w:leftChars="-51" w:left="-107" w:right="-47" w:firstLineChars="50" w:firstLine="105"/>
              <w:rPr>
                <w:szCs w:val="21"/>
              </w:rPr>
            </w:pPr>
            <w:r>
              <w:rPr>
                <w:rFonts w:hint="eastAsia"/>
                <w:szCs w:val="21"/>
              </w:rPr>
              <w:t>是否反担保保函</w:t>
            </w:r>
          </w:p>
        </w:tc>
        <w:tc>
          <w:tcPr>
            <w:tcW w:w="614" w:type="pct"/>
            <w:tcBorders>
              <w:top w:val="single" w:sz="4" w:space="0" w:color="auto"/>
              <w:left w:val="single" w:sz="4" w:space="0" w:color="auto"/>
              <w:bottom w:val="single" w:sz="4" w:space="0" w:color="auto"/>
              <w:right w:val="single" w:sz="4" w:space="0" w:color="auto"/>
            </w:tcBorders>
          </w:tcPr>
          <w:p w14:paraId="63090E99" w14:textId="77777777" w:rsidR="00CF193D" w:rsidRDefault="00CF193D"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6D81EBCE" w14:textId="77777777" w:rsidR="00CF193D" w:rsidRDefault="00CF193D" w:rsidP="00BD1BB6">
            <w:pPr>
              <w:jc w:val="center"/>
            </w:pPr>
            <w:r>
              <w:rPr>
                <w:rFonts w:hint="eastAsia"/>
              </w:rPr>
              <w:t>V(3)</w:t>
            </w:r>
          </w:p>
        </w:tc>
        <w:tc>
          <w:tcPr>
            <w:tcW w:w="333" w:type="pct"/>
            <w:tcBorders>
              <w:top w:val="single" w:sz="4" w:space="0" w:color="auto"/>
              <w:left w:val="single" w:sz="4" w:space="0" w:color="auto"/>
              <w:bottom w:val="single" w:sz="4" w:space="0" w:color="auto"/>
              <w:right w:val="single" w:sz="4" w:space="0" w:color="auto"/>
            </w:tcBorders>
          </w:tcPr>
          <w:p w14:paraId="2C403114" w14:textId="77777777" w:rsidR="00CF193D" w:rsidRDefault="00CF193D" w:rsidP="00BD1BB6">
            <w:pPr>
              <w:jc w:val="center"/>
            </w:pPr>
            <w:r>
              <w:rPr>
                <w:rFonts w:hint="eastAsia"/>
              </w:rPr>
              <w:t>M</w:t>
            </w:r>
          </w:p>
        </w:tc>
        <w:tc>
          <w:tcPr>
            <w:tcW w:w="748" w:type="pct"/>
            <w:tcBorders>
              <w:top w:val="single" w:sz="4" w:space="0" w:color="auto"/>
              <w:left w:val="single" w:sz="4" w:space="0" w:color="auto"/>
              <w:right w:val="single" w:sz="4" w:space="0" w:color="auto"/>
            </w:tcBorders>
          </w:tcPr>
          <w:p w14:paraId="35A78DD4" w14:textId="77777777" w:rsidR="00CF193D" w:rsidRDefault="00CF193D" w:rsidP="00BD1BB6">
            <w:r>
              <w:rPr>
                <w:rFonts w:hint="eastAsia"/>
              </w:rPr>
              <w:t>选择</w:t>
            </w:r>
          </w:p>
        </w:tc>
        <w:tc>
          <w:tcPr>
            <w:tcW w:w="1776" w:type="pct"/>
            <w:tcBorders>
              <w:top w:val="single" w:sz="4" w:space="0" w:color="auto"/>
              <w:left w:val="single" w:sz="4" w:space="0" w:color="auto"/>
              <w:right w:val="single" w:sz="4" w:space="0" w:color="auto"/>
            </w:tcBorders>
          </w:tcPr>
          <w:p w14:paraId="77F8D561" w14:textId="77777777" w:rsidR="00CF193D" w:rsidRDefault="00CF193D" w:rsidP="00BD1BB6">
            <w:r>
              <w:rPr>
                <w:rFonts w:hint="eastAsia"/>
              </w:rPr>
              <w:t>[</w:t>
            </w:r>
            <w:r>
              <w:t>‘</w:t>
            </w:r>
            <w:r>
              <w:rPr>
                <w:rFonts w:hint="eastAsia"/>
              </w:rPr>
              <w:t>是</w:t>
            </w:r>
            <w:r>
              <w:t>’</w:t>
            </w:r>
            <w:r>
              <w:rPr>
                <w:rFonts w:hint="eastAsia"/>
              </w:rPr>
              <w:t>,</w:t>
            </w:r>
            <w:r>
              <w:t>’</w:t>
            </w:r>
            <w:r>
              <w:rPr>
                <w:rFonts w:hint="eastAsia"/>
              </w:rPr>
              <w:t>否</w:t>
            </w:r>
            <w:r>
              <w:t>’</w:t>
            </w:r>
            <w:r>
              <w:rPr>
                <w:rFonts w:hint="eastAsia"/>
              </w:rPr>
              <w:t xml:space="preserve">], </w:t>
            </w:r>
            <w:r>
              <w:rPr>
                <w:rFonts w:hint="eastAsia"/>
              </w:rPr>
              <w:t>详见控制说明</w:t>
            </w:r>
          </w:p>
        </w:tc>
      </w:tr>
      <w:tr w:rsidR="00CF193D" w14:paraId="1C2D13D9"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5BE41081" w14:textId="77777777" w:rsidR="00CF193D" w:rsidRPr="00446309" w:rsidRDefault="00CF193D"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575A140E" w14:textId="77777777" w:rsidR="00CF193D" w:rsidRDefault="00CF193D" w:rsidP="00BD1BB6">
            <w:pPr>
              <w:ind w:leftChars="-51" w:left="-107" w:right="-47" w:firstLineChars="50" w:firstLine="105"/>
              <w:rPr>
                <w:szCs w:val="21"/>
              </w:rPr>
            </w:pPr>
            <w:r>
              <w:rPr>
                <w:rFonts w:hint="eastAsia"/>
              </w:rPr>
              <w:t>反担保通知号</w:t>
            </w:r>
          </w:p>
        </w:tc>
        <w:tc>
          <w:tcPr>
            <w:tcW w:w="614" w:type="pct"/>
            <w:tcBorders>
              <w:top w:val="single" w:sz="4" w:space="0" w:color="auto"/>
              <w:left w:val="single" w:sz="4" w:space="0" w:color="auto"/>
              <w:bottom w:val="single" w:sz="4" w:space="0" w:color="auto"/>
              <w:right w:val="single" w:sz="4" w:space="0" w:color="auto"/>
            </w:tcBorders>
          </w:tcPr>
          <w:p w14:paraId="35C04C35" w14:textId="77777777" w:rsidR="00CF193D" w:rsidRDefault="00CF193D"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2D384F0B" w14:textId="77777777" w:rsidR="00CF193D" w:rsidRDefault="00CF193D" w:rsidP="00BD1BB6">
            <w:pPr>
              <w:jc w:val="center"/>
            </w:pPr>
            <w:r>
              <w:rPr>
                <w:rFonts w:hint="eastAsia"/>
              </w:rPr>
              <w:t>V(16)</w:t>
            </w:r>
          </w:p>
        </w:tc>
        <w:tc>
          <w:tcPr>
            <w:tcW w:w="333" w:type="pct"/>
            <w:tcBorders>
              <w:top w:val="single" w:sz="4" w:space="0" w:color="auto"/>
              <w:left w:val="single" w:sz="4" w:space="0" w:color="auto"/>
              <w:bottom w:val="single" w:sz="4" w:space="0" w:color="auto"/>
              <w:right w:val="single" w:sz="4" w:space="0" w:color="auto"/>
            </w:tcBorders>
          </w:tcPr>
          <w:p w14:paraId="643D1EE7" w14:textId="77777777" w:rsidR="00CF193D" w:rsidRDefault="00CF193D" w:rsidP="00BD1BB6">
            <w:pPr>
              <w:jc w:val="center"/>
            </w:pPr>
            <w:r>
              <w:rPr>
                <w:rFonts w:hint="eastAsia"/>
              </w:rPr>
              <w:t>MO</w:t>
            </w:r>
          </w:p>
        </w:tc>
        <w:tc>
          <w:tcPr>
            <w:tcW w:w="748" w:type="pct"/>
            <w:tcBorders>
              <w:left w:val="single" w:sz="4" w:space="0" w:color="auto"/>
              <w:bottom w:val="single" w:sz="4" w:space="0" w:color="auto"/>
              <w:right w:val="single" w:sz="4" w:space="0" w:color="auto"/>
            </w:tcBorders>
          </w:tcPr>
          <w:p w14:paraId="17D76FD1" w14:textId="77777777" w:rsidR="00CF193D" w:rsidRDefault="00CF193D" w:rsidP="00BD1BB6">
            <w:r>
              <w:rPr>
                <w:rFonts w:hint="eastAsia"/>
              </w:rPr>
              <w:t>手工录入</w:t>
            </w:r>
          </w:p>
        </w:tc>
        <w:tc>
          <w:tcPr>
            <w:tcW w:w="1776" w:type="pct"/>
            <w:tcBorders>
              <w:left w:val="single" w:sz="4" w:space="0" w:color="auto"/>
              <w:bottom w:val="single" w:sz="4" w:space="0" w:color="auto"/>
              <w:right w:val="single" w:sz="4" w:space="0" w:color="auto"/>
            </w:tcBorders>
          </w:tcPr>
          <w:p w14:paraId="3EE96DFB" w14:textId="77777777" w:rsidR="00CF193D" w:rsidRDefault="00CF193D" w:rsidP="00BD1BB6">
            <w:r>
              <w:rPr>
                <w:rFonts w:hint="eastAsia"/>
              </w:rPr>
              <w:t>详见控制说明</w:t>
            </w:r>
          </w:p>
        </w:tc>
      </w:tr>
      <w:tr w:rsidR="00CF193D" w:rsidRPr="00053C1D" w14:paraId="4E250A5A"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085F2142" w14:textId="77777777" w:rsidR="00CF193D" w:rsidRPr="00252E97" w:rsidRDefault="00CF193D" w:rsidP="008D48CD">
            <w:pPr>
              <w:pStyle w:val="a3"/>
              <w:numPr>
                <w:ilvl w:val="0"/>
                <w:numId w:val="4"/>
              </w:numPr>
              <w:ind w:right="-47" w:firstLineChars="0"/>
              <w:rPr>
                <w:szCs w:val="21"/>
              </w:rPr>
            </w:pPr>
          </w:p>
        </w:tc>
        <w:tc>
          <w:tcPr>
            <w:tcW w:w="767" w:type="pct"/>
            <w:tcBorders>
              <w:top w:val="single" w:sz="4" w:space="0" w:color="auto"/>
              <w:left w:val="single" w:sz="4" w:space="0" w:color="auto"/>
              <w:bottom w:val="single" w:sz="4" w:space="0" w:color="auto"/>
              <w:right w:val="single" w:sz="4" w:space="0" w:color="auto"/>
            </w:tcBorders>
          </w:tcPr>
          <w:p w14:paraId="448BA802" w14:textId="77777777" w:rsidR="00CF193D" w:rsidRDefault="00CF193D" w:rsidP="00BD1BB6">
            <w:pPr>
              <w:ind w:leftChars="-51" w:left="-107" w:right="-47" w:firstLineChars="50" w:firstLine="105"/>
              <w:rPr>
                <w:szCs w:val="21"/>
              </w:rPr>
            </w:pPr>
            <w:r>
              <w:rPr>
                <w:rFonts w:hint="eastAsia"/>
                <w:szCs w:val="21"/>
              </w:rPr>
              <w:t>开立方式</w:t>
            </w:r>
          </w:p>
        </w:tc>
        <w:tc>
          <w:tcPr>
            <w:tcW w:w="614" w:type="pct"/>
            <w:tcBorders>
              <w:top w:val="single" w:sz="4" w:space="0" w:color="auto"/>
              <w:left w:val="single" w:sz="4" w:space="0" w:color="auto"/>
              <w:bottom w:val="single" w:sz="4" w:space="0" w:color="auto"/>
              <w:right w:val="single" w:sz="4" w:space="0" w:color="auto"/>
            </w:tcBorders>
          </w:tcPr>
          <w:p w14:paraId="3CB9360F" w14:textId="77777777" w:rsidR="00CF193D" w:rsidRDefault="00CF193D"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285BB56B" w14:textId="77777777" w:rsidR="00CF193D" w:rsidRDefault="00CF193D" w:rsidP="00BD1BB6">
            <w:pPr>
              <w:jc w:val="center"/>
            </w:pPr>
            <w:r>
              <w:rPr>
                <w:rFonts w:hint="eastAsia"/>
              </w:rPr>
              <w:t>V(3)</w:t>
            </w:r>
          </w:p>
        </w:tc>
        <w:tc>
          <w:tcPr>
            <w:tcW w:w="333" w:type="pct"/>
            <w:tcBorders>
              <w:top w:val="single" w:sz="4" w:space="0" w:color="auto"/>
              <w:left w:val="single" w:sz="4" w:space="0" w:color="auto"/>
              <w:bottom w:val="single" w:sz="4" w:space="0" w:color="auto"/>
              <w:right w:val="single" w:sz="4" w:space="0" w:color="auto"/>
            </w:tcBorders>
          </w:tcPr>
          <w:p w14:paraId="614B86C9" w14:textId="77777777" w:rsidR="00CF193D" w:rsidRDefault="00CF193D" w:rsidP="00BD1BB6">
            <w:pPr>
              <w:jc w:val="center"/>
            </w:pPr>
            <w:r>
              <w:rPr>
                <w:rFonts w:hint="eastAsia"/>
              </w:rPr>
              <w:t>M</w:t>
            </w:r>
          </w:p>
        </w:tc>
        <w:tc>
          <w:tcPr>
            <w:tcW w:w="748" w:type="pct"/>
            <w:tcBorders>
              <w:top w:val="single" w:sz="4" w:space="0" w:color="auto"/>
              <w:left w:val="single" w:sz="4" w:space="0" w:color="auto"/>
              <w:right w:val="single" w:sz="4" w:space="0" w:color="auto"/>
            </w:tcBorders>
          </w:tcPr>
          <w:p w14:paraId="297EC0B6" w14:textId="77777777" w:rsidR="00CF193D" w:rsidRDefault="00CF193D" w:rsidP="00BD1BB6">
            <w:r>
              <w:rPr>
                <w:rFonts w:hint="eastAsia"/>
              </w:rPr>
              <w:t>选择</w:t>
            </w:r>
          </w:p>
        </w:tc>
        <w:tc>
          <w:tcPr>
            <w:tcW w:w="1776" w:type="pct"/>
            <w:tcBorders>
              <w:top w:val="single" w:sz="4" w:space="0" w:color="auto"/>
              <w:left w:val="single" w:sz="4" w:space="0" w:color="auto"/>
              <w:right w:val="single" w:sz="4" w:space="0" w:color="auto"/>
            </w:tcBorders>
          </w:tcPr>
          <w:p w14:paraId="7EB3CAF9" w14:textId="77777777" w:rsidR="00CF193D" w:rsidRDefault="00CF193D" w:rsidP="00BD1BB6">
            <w:r>
              <w:rPr>
                <w:rFonts w:hint="eastAsia"/>
              </w:rPr>
              <w:t>1</w:t>
            </w:r>
            <w:r>
              <w:rPr>
                <w:rFonts w:hint="eastAsia"/>
              </w:rPr>
              <w:t>：我行直接开立保函</w:t>
            </w:r>
          </w:p>
          <w:p w14:paraId="527EAFE3" w14:textId="77777777" w:rsidR="00CF193D" w:rsidRDefault="00CF193D" w:rsidP="00BD1BB6">
            <w:r>
              <w:rPr>
                <w:rFonts w:hint="eastAsia"/>
              </w:rPr>
              <w:t>2</w:t>
            </w:r>
            <w:r>
              <w:rPr>
                <w:rFonts w:hint="eastAsia"/>
              </w:rPr>
              <w:t>：委托他行开立保函</w:t>
            </w:r>
          </w:p>
          <w:p w14:paraId="612E7400" w14:textId="77777777" w:rsidR="00CF193D" w:rsidRDefault="00CF193D" w:rsidP="00BD1BB6">
            <w:r>
              <w:rPr>
                <w:rFonts w:hint="eastAsia"/>
              </w:rPr>
              <w:t>3</w:t>
            </w:r>
            <w:r>
              <w:rPr>
                <w:rFonts w:hint="eastAsia"/>
              </w:rPr>
              <w:t>：他行委托我行开立保函</w:t>
            </w:r>
          </w:p>
        </w:tc>
      </w:tr>
      <w:tr w:rsidR="00CF193D" w:rsidRPr="00053C1D" w14:paraId="651B22C4"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7E0AFD2D" w14:textId="77777777" w:rsidR="00CF193D" w:rsidRPr="00252E97" w:rsidRDefault="00CF193D" w:rsidP="008D48CD">
            <w:pPr>
              <w:pStyle w:val="a3"/>
              <w:numPr>
                <w:ilvl w:val="0"/>
                <w:numId w:val="4"/>
              </w:numPr>
              <w:ind w:right="-47" w:firstLineChars="0"/>
              <w:rPr>
                <w:szCs w:val="21"/>
              </w:rPr>
            </w:pPr>
          </w:p>
        </w:tc>
        <w:tc>
          <w:tcPr>
            <w:tcW w:w="767" w:type="pct"/>
            <w:tcBorders>
              <w:top w:val="single" w:sz="4" w:space="0" w:color="auto"/>
              <w:left w:val="single" w:sz="4" w:space="0" w:color="auto"/>
              <w:bottom w:val="single" w:sz="4" w:space="0" w:color="auto"/>
              <w:right w:val="single" w:sz="4" w:space="0" w:color="auto"/>
            </w:tcBorders>
          </w:tcPr>
          <w:p w14:paraId="069FA96D" w14:textId="77777777" w:rsidR="00CF193D" w:rsidRDefault="00CF193D" w:rsidP="00BD1BB6">
            <w:pPr>
              <w:ind w:leftChars="-51" w:left="-107" w:right="-47" w:firstLineChars="50" w:firstLine="105"/>
              <w:rPr>
                <w:szCs w:val="21"/>
              </w:rPr>
            </w:pPr>
            <w:r>
              <w:rPr>
                <w:rFonts w:hint="eastAsia"/>
                <w:szCs w:val="21"/>
              </w:rPr>
              <w:t>原保函开立银行</w:t>
            </w:r>
            <w:r>
              <w:rPr>
                <w:rFonts w:hint="eastAsia"/>
                <w:szCs w:val="21"/>
              </w:rPr>
              <w:t>SWIFTCODE</w:t>
            </w:r>
          </w:p>
        </w:tc>
        <w:tc>
          <w:tcPr>
            <w:tcW w:w="614" w:type="pct"/>
            <w:tcBorders>
              <w:top w:val="single" w:sz="4" w:space="0" w:color="auto"/>
              <w:left w:val="single" w:sz="4" w:space="0" w:color="auto"/>
              <w:bottom w:val="single" w:sz="4" w:space="0" w:color="auto"/>
              <w:right w:val="single" w:sz="4" w:space="0" w:color="auto"/>
            </w:tcBorders>
          </w:tcPr>
          <w:p w14:paraId="36337AAA" w14:textId="77777777" w:rsidR="00CF193D" w:rsidRDefault="00CF193D"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6FF58AD8" w14:textId="77777777" w:rsidR="00CF193D" w:rsidRDefault="00CF193D" w:rsidP="00BD1BB6">
            <w:pPr>
              <w:jc w:val="center"/>
            </w:pPr>
            <w:r>
              <w:rPr>
                <w:rFonts w:hint="eastAsia"/>
              </w:rPr>
              <w:t>V(20)</w:t>
            </w:r>
          </w:p>
        </w:tc>
        <w:tc>
          <w:tcPr>
            <w:tcW w:w="333" w:type="pct"/>
            <w:tcBorders>
              <w:top w:val="single" w:sz="4" w:space="0" w:color="auto"/>
              <w:left w:val="single" w:sz="4" w:space="0" w:color="auto"/>
              <w:bottom w:val="single" w:sz="4" w:space="0" w:color="auto"/>
              <w:right w:val="single" w:sz="4" w:space="0" w:color="auto"/>
            </w:tcBorders>
          </w:tcPr>
          <w:p w14:paraId="39DC7E6D" w14:textId="77777777" w:rsidR="00CF193D" w:rsidRDefault="00CF193D" w:rsidP="00BD1BB6">
            <w:pPr>
              <w:jc w:val="center"/>
            </w:pPr>
            <w:r>
              <w:rPr>
                <w:rFonts w:hint="eastAsia"/>
              </w:rPr>
              <w:t>MO</w:t>
            </w:r>
          </w:p>
        </w:tc>
        <w:tc>
          <w:tcPr>
            <w:tcW w:w="748" w:type="pct"/>
            <w:tcBorders>
              <w:left w:val="single" w:sz="4" w:space="0" w:color="auto"/>
              <w:bottom w:val="single" w:sz="4" w:space="0" w:color="auto"/>
              <w:right w:val="single" w:sz="4" w:space="0" w:color="auto"/>
            </w:tcBorders>
          </w:tcPr>
          <w:p w14:paraId="5AEADC1C" w14:textId="77777777" w:rsidR="00CF193D" w:rsidRDefault="00CF193D" w:rsidP="00BD1BB6">
            <w:r>
              <w:rPr>
                <w:rFonts w:hint="eastAsia"/>
              </w:rPr>
              <w:t>查询引入</w:t>
            </w:r>
          </w:p>
        </w:tc>
        <w:tc>
          <w:tcPr>
            <w:tcW w:w="1776" w:type="pct"/>
            <w:tcBorders>
              <w:left w:val="single" w:sz="4" w:space="0" w:color="auto"/>
              <w:bottom w:val="single" w:sz="4" w:space="0" w:color="auto"/>
              <w:right w:val="single" w:sz="4" w:space="0" w:color="auto"/>
            </w:tcBorders>
          </w:tcPr>
          <w:p w14:paraId="7F0B0711" w14:textId="77777777" w:rsidR="00CF193D" w:rsidRDefault="00CF193D" w:rsidP="00BD1BB6">
            <w:r>
              <w:rPr>
                <w:rFonts w:hint="eastAsia"/>
              </w:rPr>
              <w:t>详见控制说明</w:t>
            </w:r>
          </w:p>
        </w:tc>
      </w:tr>
      <w:tr w:rsidR="00CF193D" w:rsidRPr="00B81755" w14:paraId="01BF6EA0"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5D11A253" w14:textId="77777777" w:rsidR="00CF193D" w:rsidRPr="00446309" w:rsidRDefault="00CF193D"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088D444A" w14:textId="77777777" w:rsidR="00CF193D" w:rsidRDefault="00CF193D" w:rsidP="00BD1BB6">
            <w:pPr>
              <w:ind w:leftChars="-51" w:left="-107" w:right="-47" w:firstLineChars="50" w:firstLine="105"/>
              <w:rPr>
                <w:szCs w:val="21"/>
              </w:rPr>
            </w:pPr>
            <w:r>
              <w:rPr>
                <w:rFonts w:hint="eastAsia"/>
                <w:szCs w:val="21"/>
              </w:rPr>
              <w:t>原保函开立银行名称</w:t>
            </w:r>
            <w:r>
              <w:rPr>
                <w:rFonts w:hint="eastAsia"/>
                <w:szCs w:val="21"/>
              </w:rPr>
              <w:t>/</w:t>
            </w:r>
            <w:r>
              <w:rPr>
                <w:rFonts w:hint="eastAsia"/>
                <w:szCs w:val="21"/>
              </w:rPr>
              <w:t>地址</w:t>
            </w:r>
          </w:p>
        </w:tc>
        <w:tc>
          <w:tcPr>
            <w:tcW w:w="614" w:type="pct"/>
            <w:tcBorders>
              <w:top w:val="single" w:sz="4" w:space="0" w:color="auto"/>
              <w:left w:val="single" w:sz="4" w:space="0" w:color="auto"/>
              <w:bottom w:val="single" w:sz="4" w:space="0" w:color="auto"/>
              <w:right w:val="single" w:sz="4" w:space="0" w:color="auto"/>
            </w:tcBorders>
          </w:tcPr>
          <w:p w14:paraId="2E818135" w14:textId="77777777" w:rsidR="00CF193D" w:rsidRPr="00DA2F4B" w:rsidRDefault="00CF193D"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39469C2E" w14:textId="77777777" w:rsidR="00CF193D" w:rsidRDefault="00CF193D" w:rsidP="00BD1BB6">
            <w:pPr>
              <w:jc w:val="center"/>
            </w:pPr>
            <w:r>
              <w:rPr>
                <w:rFonts w:hint="eastAsia"/>
              </w:rPr>
              <w:t>V(200)</w:t>
            </w:r>
          </w:p>
        </w:tc>
        <w:tc>
          <w:tcPr>
            <w:tcW w:w="333" w:type="pct"/>
            <w:tcBorders>
              <w:top w:val="single" w:sz="4" w:space="0" w:color="auto"/>
              <w:left w:val="single" w:sz="4" w:space="0" w:color="auto"/>
              <w:bottom w:val="single" w:sz="4" w:space="0" w:color="auto"/>
              <w:right w:val="single" w:sz="4" w:space="0" w:color="auto"/>
            </w:tcBorders>
          </w:tcPr>
          <w:p w14:paraId="64E266F4" w14:textId="77777777" w:rsidR="00CF193D" w:rsidRDefault="00CF193D" w:rsidP="00BD1BB6">
            <w:pPr>
              <w:jc w:val="center"/>
            </w:pPr>
            <w:r>
              <w:rPr>
                <w:rFonts w:hint="eastAsia"/>
              </w:rPr>
              <w:t>MO</w:t>
            </w:r>
          </w:p>
        </w:tc>
        <w:tc>
          <w:tcPr>
            <w:tcW w:w="748" w:type="pct"/>
            <w:tcBorders>
              <w:top w:val="single" w:sz="4" w:space="0" w:color="auto"/>
              <w:left w:val="single" w:sz="4" w:space="0" w:color="auto"/>
              <w:right w:val="single" w:sz="4" w:space="0" w:color="auto"/>
            </w:tcBorders>
          </w:tcPr>
          <w:p w14:paraId="5C947B1A" w14:textId="77777777" w:rsidR="00CF193D" w:rsidRDefault="00CF193D" w:rsidP="00BD1BB6">
            <w:r>
              <w:rPr>
                <w:rFonts w:hint="eastAsia"/>
              </w:rPr>
              <w:t>查询引入</w:t>
            </w:r>
          </w:p>
        </w:tc>
        <w:tc>
          <w:tcPr>
            <w:tcW w:w="1776" w:type="pct"/>
            <w:tcBorders>
              <w:top w:val="single" w:sz="4" w:space="0" w:color="auto"/>
              <w:left w:val="single" w:sz="4" w:space="0" w:color="auto"/>
              <w:right w:val="single" w:sz="4" w:space="0" w:color="auto"/>
            </w:tcBorders>
          </w:tcPr>
          <w:p w14:paraId="474373D4" w14:textId="77777777" w:rsidR="00CF193D" w:rsidRDefault="00CF193D" w:rsidP="00BD1BB6">
            <w:r>
              <w:rPr>
                <w:rFonts w:hint="eastAsia"/>
              </w:rPr>
              <w:t>详见控制说明</w:t>
            </w:r>
          </w:p>
        </w:tc>
      </w:tr>
      <w:tr w:rsidR="00CF193D" w14:paraId="371EFFC6"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2803A51A" w14:textId="77777777" w:rsidR="00CF193D" w:rsidRPr="00446309" w:rsidRDefault="00CF193D"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2EE19A09" w14:textId="77777777" w:rsidR="00CF193D" w:rsidRDefault="00CF193D" w:rsidP="00BD1BB6">
            <w:pPr>
              <w:ind w:leftChars="-51" w:left="-107" w:right="-47" w:firstLineChars="50" w:firstLine="105"/>
              <w:rPr>
                <w:szCs w:val="21"/>
              </w:rPr>
            </w:pPr>
            <w:r>
              <w:rPr>
                <w:rFonts w:hint="eastAsia"/>
                <w:szCs w:val="21"/>
              </w:rPr>
              <w:t>是否信开</w:t>
            </w:r>
          </w:p>
        </w:tc>
        <w:tc>
          <w:tcPr>
            <w:tcW w:w="614" w:type="pct"/>
            <w:tcBorders>
              <w:top w:val="single" w:sz="4" w:space="0" w:color="auto"/>
              <w:left w:val="single" w:sz="4" w:space="0" w:color="auto"/>
              <w:bottom w:val="single" w:sz="4" w:space="0" w:color="auto"/>
              <w:right w:val="single" w:sz="4" w:space="0" w:color="auto"/>
            </w:tcBorders>
          </w:tcPr>
          <w:p w14:paraId="1FDF0F9B" w14:textId="77777777" w:rsidR="00CF193D" w:rsidRDefault="00CF193D"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4B6679F6" w14:textId="77777777" w:rsidR="00CF193D" w:rsidRDefault="00CF193D" w:rsidP="00BD1BB6">
            <w:pPr>
              <w:jc w:val="center"/>
            </w:pPr>
            <w:r>
              <w:rPr>
                <w:rFonts w:hint="eastAsia"/>
              </w:rPr>
              <w:t>V(3)</w:t>
            </w:r>
          </w:p>
        </w:tc>
        <w:tc>
          <w:tcPr>
            <w:tcW w:w="333" w:type="pct"/>
            <w:tcBorders>
              <w:top w:val="single" w:sz="4" w:space="0" w:color="auto"/>
              <w:left w:val="single" w:sz="4" w:space="0" w:color="auto"/>
              <w:bottom w:val="single" w:sz="4" w:space="0" w:color="auto"/>
              <w:right w:val="single" w:sz="4" w:space="0" w:color="auto"/>
            </w:tcBorders>
          </w:tcPr>
          <w:p w14:paraId="3561A53D" w14:textId="77777777" w:rsidR="00CF193D" w:rsidRDefault="00CF193D" w:rsidP="00BD1BB6">
            <w:pPr>
              <w:jc w:val="center"/>
            </w:pPr>
            <w:r>
              <w:rPr>
                <w:rFonts w:hint="eastAsia"/>
              </w:rPr>
              <w:t>M</w:t>
            </w:r>
          </w:p>
        </w:tc>
        <w:tc>
          <w:tcPr>
            <w:tcW w:w="748" w:type="pct"/>
            <w:tcBorders>
              <w:left w:val="single" w:sz="4" w:space="0" w:color="auto"/>
              <w:right w:val="single" w:sz="4" w:space="0" w:color="auto"/>
            </w:tcBorders>
          </w:tcPr>
          <w:p w14:paraId="7E0CEAF3" w14:textId="77777777" w:rsidR="00CF193D" w:rsidRDefault="00CF193D" w:rsidP="00BD1BB6">
            <w:r>
              <w:rPr>
                <w:rFonts w:hint="eastAsia"/>
              </w:rPr>
              <w:t>选择</w:t>
            </w:r>
          </w:p>
        </w:tc>
        <w:tc>
          <w:tcPr>
            <w:tcW w:w="1776" w:type="pct"/>
            <w:tcBorders>
              <w:left w:val="single" w:sz="4" w:space="0" w:color="auto"/>
              <w:right w:val="single" w:sz="4" w:space="0" w:color="auto"/>
            </w:tcBorders>
          </w:tcPr>
          <w:p w14:paraId="509E6BA8" w14:textId="77777777" w:rsidR="00CF193D" w:rsidRDefault="00CF193D" w:rsidP="00BD1BB6">
            <w:r>
              <w:rPr>
                <w:rFonts w:hint="eastAsia"/>
              </w:rPr>
              <w:t>1</w:t>
            </w:r>
            <w:r>
              <w:rPr>
                <w:rFonts w:hint="eastAsia"/>
              </w:rPr>
              <w:t>：否</w:t>
            </w:r>
          </w:p>
          <w:p w14:paraId="6894DDC7" w14:textId="77777777" w:rsidR="00CF193D" w:rsidRDefault="00CF193D" w:rsidP="00BD1BB6">
            <w:r>
              <w:rPr>
                <w:rFonts w:hint="eastAsia"/>
              </w:rPr>
              <w:t>2</w:t>
            </w:r>
            <w:r>
              <w:rPr>
                <w:rFonts w:hint="eastAsia"/>
              </w:rPr>
              <w:t>：是</w:t>
            </w:r>
          </w:p>
          <w:p w14:paraId="320CFBA7" w14:textId="77777777" w:rsidR="00CF193D" w:rsidRDefault="00CF193D" w:rsidP="00BD1BB6">
            <w:r>
              <w:rPr>
                <w:rFonts w:hint="eastAsia"/>
              </w:rPr>
              <w:t>默认为否，详见控制说明</w:t>
            </w:r>
          </w:p>
        </w:tc>
      </w:tr>
      <w:tr w:rsidR="00CA528D" w14:paraId="73A6B3C9"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3B471B0F" w14:textId="77777777" w:rsidR="00CA528D" w:rsidRPr="00446309" w:rsidRDefault="00CA528D"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31E5D6E8" w14:textId="77777777" w:rsidR="00CA528D" w:rsidRDefault="00CA528D" w:rsidP="0089526E">
            <w:pPr>
              <w:ind w:leftChars="-51" w:left="-107" w:right="-47" w:firstLineChars="50" w:firstLine="105"/>
              <w:rPr>
                <w:szCs w:val="21"/>
              </w:rPr>
            </w:pPr>
            <w:r>
              <w:rPr>
                <w:rFonts w:hint="eastAsia"/>
                <w:szCs w:val="21"/>
              </w:rPr>
              <w:t>信开正文</w:t>
            </w:r>
          </w:p>
        </w:tc>
        <w:tc>
          <w:tcPr>
            <w:tcW w:w="614" w:type="pct"/>
            <w:tcBorders>
              <w:top w:val="single" w:sz="4" w:space="0" w:color="auto"/>
              <w:left w:val="single" w:sz="4" w:space="0" w:color="auto"/>
              <w:bottom w:val="single" w:sz="4" w:space="0" w:color="auto"/>
              <w:right w:val="single" w:sz="4" w:space="0" w:color="auto"/>
            </w:tcBorders>
          </w:tcPr>
          <w:p w14:paraId="59724E8F" w14:textId="77777777" w:rsidR="00CA528D" w:rsidRDefault="00CA528D" w:rsidP="0089526E">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113C9A58" w14:textId="77777777" w:rsidR="00CA528D" w:rsidRDefault="00CA528D" w:rsidP="0089526E">
            <w:pPr>
              <w:jc w:val="center"/>
            </w:pPr>
            <w:r>
              <w:rPr>
                <w:rFonts w:hint="eastAsia"/>
              </w:rPr>
              <w:t>V(4000)</w:t>
            </w:r>
          </w:p>
        </w:tc>
        <w:tc>
          <w:tcPr>
            <w:tcW w:w="333" w:type="pct"/>
            <w:tcBorders>
              <w:top w:val="single" w:sz="4" w:space="0" w:color="auto"/>
              <w:left w:val="single" w:sz="4" w:space="0" w:color="auto"/>
              <w:bottom w:val="single" w:sz="4" w:space="0" w:color="auto"/>
              <w:right w:val="single" w:sz="4" w:space="0" w:color="auto"/>
            </w:tcBorders>
          </w:tcPr>
          <w:p w14:paraId="5CF9E601" w14:textId="77777777" w:rsidR="00CA528D" w:rsidRDefault="00CA528D" w:rsidP="0089526E">
            <w:pPr>
              <w:jc w:val="center"/>
            </w:pPr>
            <w:r>
              <w:rPr>
                <w:rFonts w:hint="eastAsia"/>
              </w:rPr>
              <w:t>MO</w:t>
            </w:r>
          </w:p>
        </w:tc>
        <w:tc>
          <w:tcPr>
            <w:tcW w:w="748" w:type="pct"/>
            <w:tcBorders>
              <w:left w:val="single" w:sz="4" w:space="0" w:color="auto"/>
              <w:right w:val="single" w:sz="4" w:space="0" w:color="auto"/>
            </w:tcBorders>
          </w:tcPr>
          <w:p w14:paraId="79F98B80" w14:textId="77777777" w:rsidR="00CA528D" w:rsidRDefault="00CA528D" w:rsidP="0089526E">
            <w:r>
              <w:rPr>
                <w:rFonts w:hint="eastAsia"/>
              </w:rPr>
              <w:t>手工录入</w:t>
            </w:r>
          </w:p>
        </w:tc>
        <w:tc>
          <w:tcPr>
            <w:tcW w:w="1776" w:type="pct"/>
            <w:tcBorders>
              <w:left w:val="single" w:sz="4" w:space="0" w:color="auto"/>
              <w:right w:val="single" w:sz="4" w:space="0" w:color="auto"/>
            </w:tcBorders>
          </w:tcPr>
          <w:p w14:paraId="7569B737" w14:textId="77777777" w:rsidR="00CA528D" w:rsidRDefault="00CA528D" w:rsidP="0089526E">
            <w:r>
              <w:rPr>
                <w:rFonts w:hint="eastAsia"/>
              </w:rPr>
              <w:t>在单独的</w:t>
            </w:r>
            <w:r>
              <w:rPr>
                <w:rFonts w:hint="eastAsia"/>
              </w:rPr>
              <w:t>TAB</w:t>
            </w:r>
            <w:r>
              <w:rPr>
                <w:rFonts w:hint="eastAsia"/>
              </w:rPr>
              <w:t>页签中展现</w:t>
            </w:r>
          </w:p>
        </w:tc>
      </w:tr>
      <w:tr w:rsidR="00F7549C" w14:paraId="547FAE9E"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5D4C1B22"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4BB9BD98" w14:textId="77777777" w:rsidR="00F7549C" w:rsidRDefault="00F7549C" w:rsidP="0089526E">
            <w:pPr>
              <w:ind w:leftChars="-51" w:left="-107" w:right="-47" w:firstLineChars="50" w:firstLine="105"/>
              <w:rPr>
                <w:szCs w:val="21"/>
              </w:rPr>
            </w:pPr>
            <w:r>
              <w:rPr>
                <w:rFonts w:hint="eastAsia"/>
              </w:rPr>
              <w:t>快邮方式</w:t>
            </w:r>
          </w:p>
        </w:tc>
        <w:tc>
          <w:tcPr>
            <w:tcW w:w="614" w:type="pct"/>
            <w:tcBorders>
              <w:top w:val="single" w:sz="4" w:space="0" w:color="auto"/>
              <w:left w:val="single" w:sz="4" w:space="0" w:color="auto"/>
              <w:bottom w:val="single" w:sz="4" w:space="0" w:color="auto"/>
              <w:right w:val="single" w:sz="4" w:space="0" w:color="auto"/>
            </w:tcBorders>
          </w:tcPr>
          <w:p w14:paraId="2FAB4CAE" w14:textId="77777777" w:rsidR="00F7549C" w:rsidRDefault="00F7549C" w:rsidP="0089526E">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59A98E98" w14:textId="77777777" w:rsidR="00F7549C" w:rsidRDefault="00F7549C" w:rsidP="0089526E">
            <w:pPr>
              <w:jc w:val="center"/>
            </w:pPr>
            <w:r>
              <w:rPr>
                <w:rFonts w:hint="eastAsia"/>
              </w:rPr>
              <w:t>V(10)</w:t>
            </w:r>
          </w:p>
        </w:tc>
        <w:tc>
          <w:tcPr>
            <w:tcW w:w="333" w:type="pct"/>
            <w:tcBorders>
              <w:top w:val="single" w:sz="4" w:space="0" w:color="auto"/>
              <w:left w:val="single" w:sz="4" w:space="0" w:color="auto"/>
              <w:bottom w:val="single" w:sz="4" w:space="0" w:color="auto"/>
              <w:right w:val="single" w:sz="4" w:space="0" w:color="auto"/>
            </w:tcBorders>
          </w:tcPr>
          <w:p w14:paraId="58D03FD3" w14:textId="77777777" w:rsidR="00F7549C" w:rsidRDefault="00F7549C" w:rsidP="0089526E">
            <w:pPr>
              <w:jc w:val="center"/>
            </w:pPr>
            <w:r>
              <w:rPr>
                <w:rFonts w:hint="eastAsia"/>
              </w:rPr>
              <w:t>MO</w:t>
            </w:r>
          </w:p>
        </w:tc>
        <w:tc>
          <w:tcPr>
            <w:tcW w:w="748" w:type="pct"/>
            <w:tcBorders>
              <w:left w:val="single" w:sz="4" w:space="0" w:color="auto"/>
              <w:right w:val="single" w:sz="4" w:space="0" w:color="auto"/>
            </w:tcBorders>
          </w:tcPr>
          <w:p w14:paraId="482D5CFD" w14:textId="77777777" w:rsidR="00F7549C" w:rsidRDefault="00F7549C" w:rsidP="0089526E">
            <w:r>
              <w:rPr>
                <w:rFonts w:hint="eastAsia"/>
              </w:rPr>
              <w:t>选择</w:t>
            </w:r>
          </w:p>
        </w:tc>
        <w:tc>
          <w:tcPr>
            <w:tcW w:w="1776" w:type="pct"/>
            <w:tcBorders>
              <w:left w:val="single" w:sz="4" w:space="0" w:color="auto"/>
              <w:right w:val="single" w:sz="4" w:space="0" w:color="auto"/>
            </w:tcBorders>
          </w:tcPr>
          <w:p w14:paraId="0F553FDD" w14:textId="77777777" w:rsidR="00F7549C" w:rsidRDefault="00F7549C" w:rsidP="0089526E">
            <w:r>
              <w:rPr>
                <w:rFonts w:hint="eastAsia"/>
              </w:rPr>
              <w:t>[</w:t>
            </w:r>
            <w:r>
              <w:t>‘’</w:t>
            </w:r>
            <w:r>
              <w:rPr>
                <w:rFonts w:hint="eastAsia"/>
              </w:rPr>
              <w:t>,</w:t>
            </w:r>
            <w:r>
              <w:t>’</w:t>
            </w:r>
            <w:r>
              <w:rPr>
                <w:rFonts w:hint="eastAsia"/>
              </w:rPr>
              <w:t>DHL</w:t>
            </w:r>
            <w:r>
              <w:t>’</w:t>
            </w:r>
            <w:r>
              <w:rPr>
                <w:rFonts w:hint="eastAsia"/>
              </w:rPr>
              <w:t>,</w:t>
            </w:r>
            <w:r>
              <w:t>’</w:t>
            </w:r>
            <w:r>
              <w:rPr>
                <w:rFonts w:hint="eastAsia"/>
              </w:rPr>
              <w:t>TNT</w:t>
            </w:r>
            <w:r>
              <w:t>’</w:t>
            </w:r>
            <w:r>
              <w:rPr>
                <w:rFonts w:hint="eastAsia"/>
              </w:rPr>
              <w:t>,</w:t>
            </w:r>
            <w:r>
              <w:t>’</w:t>
            </w:r>
            <w:r>
              <w:rPr>
                <w:rFonts w:hint="eastAsia"/>
              </w:rPr>
              <w:t>EMS</w:t>
            </w:r>
            <w:r>
              <w:t>’</w:t>
            </w:r>
            <w:r>
              <w:rPr>
                <w:rFonts w:hint="eastAsia"/>
              </w:rPr>
              <w:t>]</w:t>
            </w:r>
            <w:r>
              <w:rPr>
                <w:rFonts w:hint="eastAsia"/>
              </w:rPr>
              <w:t>，详见控制说明</w:t>
            </w:r>
          </w:p>
        </w:tc>
      </w:tr>
      <w:tr w:rsidR="00F7549C" w14:paraId="79E95FA3"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415AB91E"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507C85F2" w14:textId="77777777" w:rsidR="00F7549C" w:rsidRDefault="00F7549C" w:rsidP="0089526E">
            <w:pPr>
              <w:ind w:leftChars="-51" w:left="-107" w:right="-47" w:firstLineChars="50" w:firstLine="105"/>
              <w:rPr>
                <w:szCs w:val="21"/>
              </w:rPr>
            </w:pPr>
            <w:r>
              <w:rPr>
                <w:rFonts w:hint="eastAsia"/>
                <w:szCs w:val="21"/>
              </w:rPr>
              <w:t>快邮号码</w:t>
            </w:r>
          </w:p>
        </w:tc>
        <w:tc>
          <w:tcPr>
            <w:tcW w:w="614" w:type="pct"/>
            <w:tcBorders>
              <w:top w:val="single" w:sz="4" w:space="0" w:color="auto"/>
              <w:left w:val="single" w:sz="4" w:space="0" w:color="auto"/>
              <w:bottom w:val="single" w:sz="4" w:space="0" w:color="auto"/>
              <w:right w:val="single" w:sz="4" w:space="0" w:color="auto"/>
            </w:tcBorders>
          </w:tcPr>
          <w:p w14:paraId="542B6AC8" w14:textId="77777777" w:rsidR="00F7549C" w:rsidRDefault="00F7549C" w:rsidP="0089526E">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20AC5AA4" w14:textId="77777777" w:rsidR="00F7549C" w:rsidRDefault="00F7549C" w:rsidP="0089526E">
            <w:pPr>
              <w:jc w:val="center"/>
            </w:pPr>
            <w:r>
              <w:rPr>
                <w:rFonts w:hint="eastAsia"/>
              </w:rPr>
              <w:t>V(32)</w:t>
            </w:r>
          </w:p>
        </w:tc>
        <w:tc>
          <w:tcPr>
            <w:tcW w:w="333" w:type="pct"/>
            <w:tcBorders>
              <w:top w:val="single" w:sz="4" w:space="0" w:color="auto"/>
              <w:left w:val="single" w:sz="4" w:space="0" w:color="auto"/>
              <w:bottom w:val="single" w:sz="4" w:space="0" w:color="auto"/>
              <w:right w:val="single" w:sz="4" w:space="0" w:color="auto"/>
            </w:tcBorders>
          </w:tcPr>
          <w:p w14:paraId="0F1E1335" w14:textId="77777777" w:rsidR="00F7549C" w:rsidRDefault="00F7549C" w:rsidP="0089526E">
            <w:pPr>
              <w:jc w:val="center"/>
            </w:pPr>
            <w:r>
              <w:rPr>
                <w:rFonts w:hint="eastAsia"/>
              </w:rPr>
              <w:t>MO</w:t>
            </w:r>
          </w:p>
        </w:tc>
        <w:tc>
          <w:tcPr>
            <w:tcW w:w="748" w:type="pct"/>
            <w:tcBorders>
              <w:left w:val="single" w:sz="4" w:space="0" w:color="auto"/>
              <w:right w:val="single" w:sz="4" w:space="0" w:color="auto"/>
            </w:tcBorders>
          </w:tcPr>
          <w:p w14:paraId="0FD392A0" w14:textId="77777777" w:rsidR="00F7549C" w:rsidRDefault="00F7549C" w:rsidP="0089526E">
            <w:r>
              <w:rPr>
                <w:rFonts w:hint="eastAsia"/>
              </w:rPr>
              <w:t>手工录入</w:t>
            </w:r>
          </w:p>
        </w:tc>
        <w:tc>
          <w:tcPr>
            <w:tcW w:w="1776" w:type="pct"/>
            <w:tcBorders>
              <w:left w:val="single" w:sz="4" w:space="0" w:color="auto"/>
              <w:right w:val="single" w:sz="4" w:space="0" w:color="auto"/>
            </w:tcBorders>
          </w:tcPr>
          <w:p w14:paraId="42ACCAB5" w14:textId="77777777" w:rsidR="00F7549C" w:rsidRDefault="00F7549C" w:rsidP="0089526E"/>
        </w:tc>
      </w:tr>
      <w:tr w:rsidR="00F7549C" w14:paraId="62861819"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0906E0E9"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67EF0550" w14:textId="77777777" w:rsidR="00F7549C" w:rsidRDefault="00F7549C" w:rsidP="00BD1BB6">
            <w:pPr>
              <w:ind w:leftChars="-51" w:left="-107" w:right="-47" w:firstLineChars="50" w:firstLine="105"/>
              <w:rPr>
                <w:szCs w:val="21"/>
              </w:rPr>
            </w:pPr>
            <w:r>
              <w:rPr>
                <w:rFonts w:hint="eastAsia"/>
                <w:szCs w:val="21"/>
              </w:rPr>
              <w:t>保函类型</w:t>
            </w:r>
          </w:p>
        </w:tc>
        <w:tc>
          <w:tcPr>
            <w:tcW w:w="614" w:type="pct"/>
            <w:tcBorders>
              <w:top w:val="single" w:sz="4" w:space="0" w:color="auto"/>
              <w:left w:val="single" w:sz="4" w:space="0" w:color="auto"/>
              <w:bottom w:val="single" w:sz="4" w:space="0" w:color="auto"/>
              <w:right w:val="single" w:sz="4" w:space="0" w:color="auto"/>
            </w:tcBorders>
          </w:tcPr>
          <w:p w14:paraId="57ABB084"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709FABB7" w14:textId="77777777" w:rsidR="00F7549C" w:rsidRDefault="00F7549C" w:rsidP="00BD1BB6">
            <w:pPr>
              <w:jc w:val="center"/>
            </w:pPr>
            <w:r>
              <w:rPr>
                <w:rFonts w:hint="eastAsia"/>
              </w:rPr>
              <w:t>V(3)</w:t>
            </w:r>
          </w:p>
        </w:tc>
        <w:tc>
          <w:tcPr>
            <w:tcW w:w="333" w:type="pct"/>
            <w:tcBorders>
              <w:top w:val="single" w:sz="4" w:space="0" w:color="auto"/>
              <w:left w:val="single" w:sz="4" w:space="0" w:color="auto"/>
              <w:bottom w:val="single" w:sz="4" w:space="0" w:color="auto"/>
              <w:right w:val="single" w:sz="4" w:space="0" w:color="auto"/>
            </w:tcBorders>
          </w:tcPr>
          <w:p w14:paraId="388B7DAC"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5A61026E" w14:textId="77777777" w:rsidR="00F7549C" w:rsidRDefault="00F7549C" w:rsidP="00BD1BB6">
            <w:r>
              <w:rPr>
                <w:rFonts w:hint="eastAsia"/>
              </w:rPr>
              <w:t>选择</w:t>
            </w:r>
          </w:p>
        </w:tc>
        <w:tc>
          <w:tcPr>
            <w:tcW w:w="1776" w:type="pct"/>
            <w:tcBorders>
              <w:top w:val="single" w:sz="4" w:space="0" w:color="auto"/>
              <w:left w:val="single" w:sz="4" w:space="0" w:color="auto"/>
              <w:bottom w:val="single" w:sz="4" w:space="0" w:color="auto"/>
              <w:right w:val="single" w:sz="4" w:space="0" w:color="auto"/>
            </w:tcBorders>
          </w:tcPr>
          <w:p w14:paraId="56A712B9" w14:textId="77777777" w:rsidR="00F7549C" w:rsidRDefault="00AC6D7D" w:rsidP="00BD1BB6">
            <w:r>
              <w:rPr>
                <w:rFonts w:hint="eastAsia"/>
              </w:rPr>
              <w:t>见【</w:t>
            </w:r>
            <w:r>
              <w:rPr>
                <w:rFonts w:hint="eastAsia"/>
              </w:rPr>
              <w:t>1.6.1</w:t>
            </w:r>
            <w:r>
              <w:rPr>
                <w:rFonts w:hint="eastAsia"/>
              </w:rPr>
              <w:t>保函类型】</w:t>
            </w:r>
          </w:p>
        </w:tc>
      </w:tr>
      <w:tr w:rsidR="00F02875" w14:paraId="521DEA50"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4D576F91" w14:textId="77777777" w:rsidR="00F02875" w:rsidRPr="00446309" w:rsidRDefault="00F02875"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2E5FEA83" w14:textId="77777777" w:rsidR="00F02875" w:rsidRDefault="00F02875" w:rsidP="00BD1BB6">
            <w:pPr>
              <w:ind w:leftChars="-51" w:left="-107" w:right="-47" w:firstLineChars="50" w:firstLine="105"/>
              <w:rPr>
                <w:szCs w:val="21"/>
              </w:rPr>
            </w:pPr>
            <w:r>
              <w:rPr>
                <w:rFonts w:hint="eastAsia"/>
                <w:szCs w:val="21"/>
              </w:rPr>
              <w:t>是否融资保函</w:t>
            </w:r>
          </w:p>
        </w:tc>
        <w:tc>
          <w:tcPr>
            <w:tcW w:w="614" w:type="pct"/>
            <w:tcBorders>
              <w:top w:val="single" w:sz="4" w:space="0" w:color="auto"/>
              <w:left w:val="single" w:sz="4" w:space="0" w:color="auto"/>
              <w:bottom w:val="single" w:sz="4" w:space="0" w:color="auto"/>
              <w:right w:val="single" w:sz="4" w:space="0" w:color="auto"/>
            </w:tcBorders>
          </w:tcPr>
          <w:p w14:paraId="30B47F74" w14:textId="77777777" w:rsidR="00F02875" w:rsidRDefault="00F02875"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178A5325" w14:textId="77777777" w:rsidR="00F02875" w:rsidRDefault="00F02875" w:rsidP="00BD1BB6">
            <w:pPr>
              <w:jc w:val="center"/>
            </w:pPr>
            <w:r>
              <w:rPr>
                <w:rFonts w:hint="eastAsia"/>
              </w:rPr>
              <w:t>V(3)</w:t>
            </w:r>
          </w:p>
        </w:tc>
        <w:tc>
          <w:tcPr>
            <w:tcW w:w="333" w:type="pct"/>
            <w:tcBorders>
              <w:top w:val="single" w:sz="4" w:space="0" w:color="auto"/>
              <w:left w:val="single" w:sz="4" w:space="0" w:color="auto"/>
              <w:bottom w:val="single" w:sz="4" w:space="0" w:color="auto"/>
              <w:right w:val="single" w:sz="4" w:space="0" w:color="auto"/>
            </w:tcBorders>
          </w:tcPr>
          <w:p w14:paraId="30A4694A" w14:textId="77777777" w:rsidR="00F02875" w:rsidRDefault="00F02875"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2E68143A" w14:textId="77777777" w:rsidR="00F02875" w:rsidRDefault="00F02875" w:rsidP="00BD1BB6">
            <w:r>
              <w:rPr>
                <w:rFonts w:hint="eastAsia"/>
              </w:rPr>
              <w:t>选择</w:t>
            </w:r>
          </w:p>
        </w:tc>
        <w:tc>
          <w:tcPr>
            <w:tcW w:w="1776" w:type="pct"/>
            <w:tcBorders>
              <w:top w:val="single" w:sz="4" w:space="0" w:color="auto"/>
              <w:left w:val="single" w:sz="4" w:space="0" w:color="auto"/>
              <w:bottom w:val="single" w:sz="4" w:space="0" w:color="auto"/>
              <w:right w:val="single" w:sz="4" w:space="0" w:color="auto"/>
            </w:tcBorders>
          </w:tcPr>
          <w:p w14:paraId="69DCAE77" w14:textId="77777777" w:rsidR="00F02875" w:rsidRDefault="00F02875" w:rsidP="00BD1BB6">
            <w:r>
              <w:rPr>
                <w:rFonts w:hint="eastAsia"/>
              </w:rPr>
              <w:t>选择项（是，否）默认为否</w:t>
            </w:r>
          </w:p>
        </w:tc>
      </w:tr>
      <w:tr w:rsidR="00F7549C" w14:paraId="152E81A5"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60B2EC28"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4B1AA65A" w14:textId="77777777" w:rsidR="00F7549C" w:rsidRPr="00FE0430" w:rsidRDefault="00F7549C" w:rsidP="00BD1BB6">
            <w:pPr>
              <w:ind w:leftChars="-51" w:left="-107" w:right="-47" w:firstLineChars="50" w:firstLine="105"/>
              <w:rPr>
                <w:szCs w:val="21"/>
              </w:rPr>
            </w:pPr>
            <w:r>
              <w:rPr>
                <w:rFonts w:hint="eastAsia"/>
                <w:szCs w:val="21"/>
              </w:rPr>
              <w:t>适用规则</w:t>
            </w:r>
          </w:p>
        </w:tc>
        <w:tc>
          <w:tcPr>
            <w:tcW w:w="614" w:type="pct"/>
            <w:tcBorders>
              <w:top w:val="single" w:sz="4" w:space="0" w:color="auto"/>
              <w:left w:val="single" w:sz="4" w:space="0" w:color="auto"/>
              <w:bottom w:val="single" w:sz="4" w:space="0" w:color="auto"/>
              <w:right w:val="single" w:sz="4" w:space="0" w:color="auto"/>
            </w:tcBorders>
          </w:tcPr>
          <w:p w14:paraId="586CB325"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5D217439" w14:textId="77777777" w:rsidR="00F7549C" w:rsidRDefault="00F7549C" w:rsidP="00BD1BB6">
            <w:pPr>
              <w:jc w:val="center"/>
            </w:pPr>
            <w:r>
              <w:rPr>
                <w:rFonts w:hint="eastAsia"/>
              </w:rPr>
              <w:t>V(4)</w:t>
            </w:r>
          </w:p>
        </w:tc>
        <w:tc>
          <w:tcPr>
            <w:tcW w:w="333" w:type="pct"/>
            <w:tcBorders>
              <w:top w:val="single" w:sz="4" w:space="0" w:color="auto"/>
              <w:left w:val="single" w:sz="4" w:space="0" w:color="auto"/>
              <w:bottom w:val="single" w:sz="4" w:space="0" w:color="auto"/>
              <w:right w:val="single" w:sz="4" w:space="0" w:color="auto"/>
            </w:tcBorders>
          </w:tcPr>
          <w:p w14:paraId="67748A1E"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7CE391D0" w14:textId="77777777" w:rsidR="00F7549C" w:rsidRDefault="00F7549C" w:rsidP="00BD1BB6">
            <w:r>
              <w:rPr>
                <w:rFonts w:hint="eastAsia"/>
              </w:rPr>
              <w:t>选择</w:t>
            </w:r>
          </w:p>
        </w:tc>
        <w:tc>
          <w:tcPr>
            <w:tcW w:w="1776" w:type="pct"/>
            <w:tcBorders>
              <w:top w:val="single" w:sz="4" w:space="0" w:color="auto"/>
              <w:left w:val="single" w:sz="4" w:space="0" w:color="auto"/>
              <w:bottom w:val="single" w:sz="4" w:space="0" w:color="auto"/>
              <w:right w:val="single" w:sz="4" w:space="0" w:color="auto"/>
            </w:tcBorders>
          </w:tcPr>
          <w:p w14:paraId="415DCE80" w14:textId="77777777" w:rsidR="00F7549C" w:rsidRDefault="00F7549C" w:rsidP="00BD1BB6">
            <w:r>
              <w:rPr>
                <w:rFonts w:hint="eastAsia"/>
              </w:rPr>
              <w:t>MT760</w:t>
            </w:r>
            <w:r>
              <w:rPr>
                <w:rFonts w:hint="eastAsia"/>
              </w:rPr>
              <w:t>中的</w:t>
            </w:r>
            <w:r>
              <w:rPr>
                <w:rFonts w:hint="eastAsia"/>
              </w:rPr>
              <w:t>40C</w:t>
            </w:r>
            <w:r>
              <w:rPr>
                <w:rFonts w:hint="eastAsia"/>
              </w:rPr>
              <w:t>栏</w:t>
            </w:r>
          </w:p>
          <w:p w14:paraId="46C7DABE" w14:textId="77777777" w:rsidR="00F7549C" w:rsidRDefault="00F7549C" w:rsidP="00BD1BB6">
            <w:r>
              <w:rPr>
                <w:rFonts w:hint="eastAsia"/>
              </w:rPr>
              <w:t>ISPR</w:t>
            </w:r>
            <w:r>
              <w:rPr>
                <w:rFonts w:hint="eastAsia"/>
              </w:rPr>
              <w:t>：该保函遵循国际备用证信用证惯例</w:t>
            </w:r>
          </w:p>
          <w:p w14:paraId="7C1F877B" w14:textId="77777777" w:rsidR="00F7549C" w:rsidRDefault="00F7549C" w:rsidP="00BD1BB6">
            <w:r>
              <w:rPr>
                <w:rFonts w:hint="eastAsia"/>
              </w:rPr>
              <w:t>NONE</w:t>
            </w:r>
            <w:r>
              <w:rPr>
                <w:rFonts w:hint="eastAsia"/>
              </w:rPr>
              <w:t>：该保函没有遵循任何规则</w:t>
            </w:r>
          </w:p>
          <w:p w14:paraId="609D7F6E" w14:textId="77777777" w:rsidR="00F7549C" w:rsidRDefault="00F7549C" w:rsidP="00BD1BB6">
            <w:r>
              <w:rPr>
                <w:rFonts w:hint="eastAsia"/>
              </w:rPr>
              <w:t>OTHR</w:t>
            </w:r>
            <w:r>
              <w:rPr>
                <w:rFonts w:hint="eastAsia"/>
              </w:rPr>
              <w:t>：该保函遵循其他规则，该规则在描述部分列明</w:t>
            </w:r>
          </w:p>
        </w:tc>
      </w:tr>
      <w:tr w:rsidR="00F7549C" w14:paraId="0348A17F"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343052E3"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3CE88DEE" w14:textId="77777777" w:rsidR="00F7549C" w:rsidRDefault="00F7549C" w:rsidP="00BD1BB6">
            <w:pPr>
              <w:ind w:leftChars="-51" w:left="-107" w:right="-47" w:firstLineChars="50" w:firstLine="105"/>
              <w:rPr>
                <w:szCs w:val="21"/>
              </w:rPr>
            </w:pPr>
            <w:r>
              <w:rPr>
                <w:rFonts w:hint="eastAsia"/>
                <w:szCs w:val="21"/>
              </w:rPr>
              <w:t>其他规则</w:t>
            </w:r>
          </w:p>
        </w:tc>
        <w:tc>
          <w:tcPr>
            <w:tcW w:w="614" w:type="pct"/>
            <w:tcBorders>
              <w:top w:val="single" w:sz="4" w:space="0" w:color="auto"/>
              <w:left w:val="single" w:sz="4" w:space="0" w:color="auto"/>
              <w:bottom w:val="single" w:sz="4" w:space="0" w:color="auto"/>
              <w:right w:val="single" w:sz="4" w:space="0" w:color="auto"/>
            </w:tcBorders>
          </w:tcPr>
          <w:p w14:paraId="4099B788"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6422AE9A" w14:textId="77777777" w:rsidR="00F7549C" w:rsidRDefault="00F7549C" w:rsidP="00BD1BB6">
            <w:pPr>
              <w:jc w:val="center"/>
            </w:pPr>
            <w:r>
              <w:rPr>
                <w:rFonts w:hint="eastAsia"/>
              </w:rPr>
              <w:t>V(34)</w:t>
            </w:r>
          </w:p>
        </w:tc>
        <w:tc>
          <w:tcPr>
            <w:tcW w:w="333" w:type="pct"/>
            <w:tcBorders>
              <w:top w:val="single" w:sz="4" w:space="0" w:color="auto"/>
              <w:left w:val="single" w:sz="4" w:space="0" w:color="auto"/>
              <w:bottom w:val="single" w:sz="4" w:space="0" w:color="auto"/>
              <w:right w:val="single" w:sz="4" w:space="0" w:color="auto"/>
            </w:tcBorders>
          </w:tcPr>
          <w:p w14:paraId="21912DC1" w14:textId="77777777" w:rsidR="00F7549C" w:rsidRDefault="00F7549C" w:rsidP="00BD1BB6">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5994F67D" w14:textId="77777777" w:rsidR="00F7549C" w:rsidRDefault="00F7549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42C10E26" w14:textId="77777777" w:rsidR="00F7549C" w:rsidRDefault="00F7549C" w:rsidP="00BD1BB6">
            <w:r>
              <w:rPr>
                <w:rFonts w:hint="eastAsia"/>
              </w:rPr>
              <w:t>详见控制说明</w:t>
            </w:r>
          </w:p>
        </w:tc>
      </w:tr>
      <w:tr w:rsidR="00F7549C" w14:paraId="67250282"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146848E0"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7FC074A4" w14:textId="77777777" w:rsidR="00F7549C" w:rsidRDefault="00F7549C" w:rsidP="00BD1BB6">
            <w:pPr>
              <w:ind w:leftChars="-51" w:left="-107" w:right="-47" w:firstLineChars="50" w:firstLine="105"/>
              <w:rPr>
                <w:szCs w:val="21"/>
              </w:rPr>
            </w:pPr>
            <w:r>
              <w:rPr>
                <w:rFonts w:hint="eastAsia"/>
                <w:szCs w:val="21"/>
              </w:rPr>
              <w:t>报文性质</w:t>
            </w:r>
          </w:p>
        </w:tc>
        <w:tc>
          <w:tcPr>
            <w:tcW w:w="614" w:type="pct"/>
            <w:tcBorders>
              <w:top w:val="single" w:sz="4" w:space="0" w:color="auto"/>
              <w:left w:val="single" w:sz="4" w:space="0" w:color="auto"/>
              <w:bottom w:val="single" w:sz="4" w:space="0" w:color="auto"/>
              <w:right w:val="single" w:sz="4" w:space="0" w:color="auto"/>
            </w:tcBorders>
          </w:tcPr>
          <w:p w14:paraId="1547C26C"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7CFA7309" w14:textId="77777777" w:rsidR="00F7549C" w:rsidRDefault="00F7549C" w:rsidP="00BD1BB6">
            <w:pPr>
              <w:jc w:val="center"/>
            </w:pPr>
            <w:r>
              <w:rPr>
                <w:rFonts w:hint="eastAsia"/>
              </w:rPr>
              <w:t>V(16)</w:t>
            </w:r>
          </w:p>
        </w:tc>
        <w:tc>
          <w:tcPr>
            <w:tcW w:w="333" w:type="pct"/>
            <w:tcBorders>
              <w:top w:val="single" w:sz="4" w:space="0" w:color="auto"/>
              <w:left w:val="single" w:sz="4" w:space="0" w:color="auto"/>
              <w:bottom w:val="single" w:sz="4" w:space="0" w:color="auto"/>
              <w:right w:val="single" w:sz="4" w:space="0" w:color="auto"/>
            </w:tcBorders>
          </w:tcPr>
          <w:p w14:paraId="2F1C1D40" w14:textId="77777777" w:rsidR="00F7549C" w:rsidRDefault="00F7549C" w:rsidP="00BD1BB6">
            <w:pPr>
              <w:jc w:val="center"/>
            </w:pPr>
            <w:r>
              <w:rPr>
                <w:rFonts w:hint="eastAsia"/>
              </w:rPr>
              <w:t>MO</w:t>
            </w:r>
          </w:p>
        </w:tc>
        <w:tc>
          <w:tcPr>
            <w:tcW w:w="748" w:type="pct"/>
            <w:tcBorders>
              <w:top w:val="single" w:sz="4" w:space="0" w:color="auto"/>
              <w:left w:val="single" w:sz="4" w:space="0" w:color="auto"/>
              <w:bottom w:val="single" w:sz="4" w:space="0" w:color="auto"/>
              <w:right w:val="single" w:sz="4" w:space="0" w:color="auto"/>
            </w:tcBorders>
          </w:tcPr>
          <w:p w14:paraId="649AF930" w14:textId="77777777" w:rsidR="00F7549C" w:rsidRDefault="00F7549C" w:rsidP="00BD1BB6">
            <w:r>
              <w:rPr>
                <w:rFonts w:hint="eastAsia"/>
              </w:rPr>
              <w:t>选择</w:t>
            </w:r>
          </w:p>
        </w:tc>
        <w:tc>
          <w:tcPr>
            <w:tcW w:w="1776" w:type="pct"/>
            <w:tcBorders>
              <w:top w:val="single" w:sz="4" w:space="0" w:color="auto"/>
              <w:left w:val="single" w:sz="4" w:space="0" w:color="auto"/>
              <w:bottom w:val="single" w:sz="4" w:space="0" w:color="auto"/>
              <w:right w:val="single" w:sz="4" w:space="0" w:color="auto"/>
            </w:tcBorders>
          </w:tcPr>
          <w:p w14:paraId="28569795" w14:textId="77777777" w:rsidR="00F7549C" w:rsidRDefault="00F7549C" w:rsidP="00BD1BB6">
            <w:r>
              <w:rPr>
                <w:rFonts w:hint="eastAsia"/>
              </w:rPr>
              <w:t>MT760</w:t>
            </w:r>
            <w:r>
              <w:rPr>
                <w:rFonts w:hint="eastAsia"/>
              </w:rPr>
              <w:t>的</w:t>
            </w:r>
            <w:r>
              <w:rPr>
                <w:rFonts w:hint="eastAsia"/>
              </w:rPr>
              <w:t>23</w:t>
            </w:r>
            <w:r>
              <w:rPr>
                <w:rFonts w:hint="eastAsia"/>
              </w:rPr>
              <w:t>栏</w:t>
            </w:r>
          </w:p>
          <w:p w14:paraId="1D01ED3F" w14:textId="77777777" w:rsidR="00F7549C" w:rsidRDefault="00F7549C" w:rsidP="00BD1BB6">
            <w:r>
              <w:rPr>
                <w:rFonts w:hint="eastAsia"/>
              </w:rPr>
              <w:t>ISSUE</w:t>
            </w:r>
            <w:r>
              <w:rPr>
                <w:rFonts w:hint="eastAsia"/>
              </w:rPr>
              <w:t>：表示报文系开出保函</w:t>
            </w:r>
          </w:p>
          <w:p w14:paraId="6DF7539D" w14:textId="77777777" w:rsidR="00F7549C" w:rsidRDefault="00F7549C" w:rsidP="00BD1BB6">
            <w:r>
              <w:rPr>
                <w:rFonts w:hint="eastAsia"/>
              </w:rPr>
              <w:t>REQUEST</w:t>
            </w:r>
            <w:r>
              <w:rPr>
                <w:rFonts w:hint="eastAsia"/>
              </w:rPr>
              <w:t>：表示报文系要求开立保函</w:t>
            </w:r>
          </w:p>
          <w:p w14:paraId="444FA40C" w14:textId="77777777" w:rsidR="00F7549C" w:rsidRDefault="00F7549C" w:rsidP="00BD1BB6">
            <w:r>
              <w:t>“”</w:t>
            </w:r>
            <w:r>
              <w:rPr>
                <w:rFonts w:hint="eastAsia"/>
              </w:rPr>
              <w:t>:</w:t>
            </w:r>
            <w:r>
              <w:rPr>
                <w:rFonts w:hint="eastAsia"/>
              </w:rPr>
              <w:t>空值</w:t>
            </w:r>
          </w:p>
          <w:p w14:paraId="3E553D7F" w14:textId="77777777" w:rsidR="00F7549C" w:rsidRDefault="00F7549C" w:rsidP="00BD1BB6">
            <w:r>
              <w:rPr>
                <w:rFonts w:hint="eastAsia"/>
              </w:rPr>
              <w:t>详见控制说明</w:t>
            </w:r>
          </w:p>
        </w:tc>
      </w:tr>
      <w:tr w:rsidR="00F7549C" w14:paraId="63822C92"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11DE191C"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1075FF85" w14:textId="77777777" w:rsidR="00F7549C" w:rsidRDefault="00F7549C" w:rsidP="00BD1BB6">
            <w:pPr>
              <w:ind w:leftChars="-51" w:left="-107" w:right="-47" w:firstLineChars="50" w:firstLine="105"/>
              <w:rPr>
                <w:szCs w:val="21"/>
              </w:rPr>
            </w:pPr>
            <w:r>
              <w:rPr>
                <w:rFonts w:hint="eastAsia"/>
                <w:szCs w:val="21"/>
              </w:rPr>
              <w:t>开立日期</w:t>
            </w:r>
          </w:p>
        </w:tc>
        <w:tc>
          <w:tcPr>
            <w:tcW w:w="614" w:type="pct"/>
            <w:tcBorders>
              <w:top w:val="single" w:sz="4" w:space="0" w:color="auto"/>
              <w:left w:val="single" w:sz="4" w:space="0" w:color="auto"/>
              <w:bottom w:val="single" w:sz="4" w:space="0" w:color="auto"/>
              <w:right w:val="single" w:sz="4" w:space="0" w:color="auto"/>
            </w:tcBorders>
          </w:tcPr>
          <w:p w14:paraId="19D85B93"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1C3DCA1B" w14:textId="77777777" w:rsidR="00F7549C" w:rsidRDefault="00F7549C" w:rsidP="00BD1BB6">
            <w:pPr>
              <w:jc w:val="center"/>
            </w:pPr>
            <w:r>
              <w:rPr>
                <w:rFonts w:hint="eastAsia"/>
              </w:rPr>
              <w:t>D</w:t>
            </w:r>
          </w:p>
        </w:tc>
        <w:tc>
          <w:tcPr>
            <w:tcW w:w="333" w:type="pct"/>
            <w:tcBorders>
              <w:top w:val="single" w:sz="4" w:space="0" w:color="auto"/>
              <w:left w:val="single" w:sz="4" w:space="0" w:color="auto"/>
              <w:bottom w:val="single" w:sz="4" w:space="0" w:color="auto"/>
              <w:right w:val="single" w:sz="4" w:space="0" w:color="auto"/>
            </w:tcBorders>
          </w:tcPr>
          <w:p w14:paraId="097F2E07" w14:textId="77777777" w:rsidR="00F7549C" w:rsidRDefault="00F7549C" w:rsidP="00BD1BB6">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6F156934" w14:textId="77777777" w:rsidR="00F7549C" w:rsidRDefault="00F7549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2371E59B" w14:textId="77777777" w:rsidR="00F7549C" w:rsidRDefault="00F7549C" w:rsidP="00BD1BB6">
            <w:r>
              <w:rPr>
                <w:rFonts w:hint="eastAsia"/>
              </w:rPr>
              <w:t>MT760</w:t>
            </w:r>
            <w:r>
              <w:rPr>
                <w:rFonts w:hint="eastAsia"/>
              </w:rPr>
              <w:t>的</w:t>
            </w:r>
            <w:r>
              <w:rPr>
                <w:rFonts w:hint="eastAsia"/>
              </w:rPr>
              <w:t>30</w:t>
            </w:r>
            <w:r>
              <w:rPr>
                <w:rFonts w:hint="eastAsia"/>
              </w:rPr>
              <w:t>栏</w:t>
            </w:r>
          </w:p>
        </w:tc>
      </w:tr>
      <w:tr w:rsidR="00F7549C" w14:paraId="5A7FE3A2"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13F4BEE6"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2F4C3993" w14:textId="77777777" w:rsidR="00F7549C" w:rsidRDefault="00F7549C" w:rsidP="00BD1BB6">
            <w:pPr>
              <w:ind w:leftChars="-51" w:left="-107" w:right="-47" w:firstLineChars="50" w:firstLine="105"/>
              <w:rPr>
                <w:szCs w:val="21"/>
              </w:rPr>
            </w:pPr>
            <w:r>
              <w:rPr>
                <w:rFonts w:hint="eastAsia"/>
                <w:szCs w:val="21"/>
              </w:rPr>
              <w:t>保函币种</w:t>
            </w:r>
          </w:p>
        </w:tc>
        <w:tc>
          <w:tcPr>
            <w:tcW w:w="614" w:type="pct"/>
            <w:tcBorders>
              <w:top w:val="single" w:sz="4" w:space="0" w:color="auto"/>
              <w:left w:val="single" w:sz="4" w:space="0" w:color="auto"/>
              <w:bottom w:val="single" w:sz="4" w:space="0" w:color="auto"/>
              <w:right w:val="single" w:sz="4" w:space="0" w:color="auto"/>
            </w:tcBorders>
          </w:tcPr>
          <w:p w14:paraId="1A4982D6"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112D1BB2" w14:textId="77777777" w:rsidR="00F7549C" w:rsidRDefault="00F7549C" w:rsidP="00BD1BB6">
            <w:pPr>
              <w:jc w:val="center"/>
            </w:pPr>
            <w:r>
              <w:rPr>
                <w:rFonts w:hint="eastAsia"/>
              </w:rPr>
              <w:t>V(3)</w:t>
            </w:r>
          </w:p>
        </w:tc>
        <w:tc>
          <w:tcPr>
            <w:tcW w:w="333" w:type="pct"/>
            <w:tcBorders>
              <w:top w:val="single" w:sz="4" w:space="0" w:color="auto"/>
              <w:left w:val="single" w:sz="4" w:space="0" w:color="auto"/>
              <w:bottom w:val="single" w:sz="4" w:space="0" w:color="auto"/>
              <w:right w:val="single" w:sz="4" w:space="0" w:color="auto"/>
            </w:tcBorders>
          </w:tcPr>
          <w:p w14:paraId="0A8C27E0"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3DE2764C" w14:textId="77777777" w:rsidR="00F7549C" w:rsidRDefault="00F7549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33E104BF" w14:textId="77777777" w:rsidR="00F7549C" w:rsidRDefault="00F7549C" w:rsidP="00BD1BB6"/>
        </w:tc>
      </w:tr>
      <w:tr w:rsidR="00F7549C" w14:paraId="61C542AF"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774CAC4B"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537AAF68" w14:textId="77777777" w:rsidR="00F7549C" w:rsidRDefault="00F7549C" w:rsidP="00BD1BB6">
            <w:pPr>
              <w:ind w:leftChars="-51" w:left="-107" w:right="-47" w:firstLineChars="50" w:firstLine="105"/>
              <w:rPr>
                <w:szCs w:val="21"/>
              </w:rPr>
            </w:pPr>
            <w:r>
              <w:rPr>
                <w:rFonts w:hint="eastAsia"/>
                <w:szCs w:val="21"/>
              </w:rPr>
              <w:t>保函金额</w:t>
            </w:r>
          </w:p>
        </w:tc>
        <w:tc>
          <w:tcPr>
            <w:tcW w:w="614" w:type="pct"/>
            <w:tcBorders>
              <w:top w:val="single" w:sz="4" w:space="0" w:color="auto"/>
              <w:left w:val="single" w:sz="4" w:space="0" w:color="auto"/>
              <w:bottom w:val="single" w:sz="4" w:space="0" w:color="auto"/>
              <w:right w:val="single" w:sz="4" w:space="0" w:color="auto"/>
            </w:tcBorders>
          </w:tcPr>
          <w:p w14:paraId="24A813DB"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5F0E81B0" w14:textId="77777777" w:rsidR="00F7549C" w:rsidRDefault="00F7549C" w:rsidP="00BD1BB6">
            <w:pPr>
              <w:jc w:val="center"/>
            </w:pPr>
            <w:r>
              <w:rPr>
                <w:rFonts w:hint="eastAsia"/>
              </w:rPr>
              <w:t>N(18,2)</w:t>
            </w:r>
          </w:p>
        </w:tc>
        <w:tc>
          <w:tcPr>
            <w:tcW w:w="333" w:type="pct"/>
            <w:tcBorders>
              <w:top w:val="single" w:sz="4" w:space="0" w:color="auto"/>
              <w:left w:val="single" w:sz="4" w:space="0" w:color="auto"/>
              <w:bottom w:val="single" w:sz="4" w:space="0" w:color="auto"/>
              <w:right w:val="single" w:sz="4" w:space="0" w:color="auto"/>
            </w:tcBorders>
          </w:tcPr>
          <w:p w14:paraId="4A922191"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631E8F57" w14:textId="77777777" w:rsidR="00F7549C" w:rsidRDefault="00F7549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266DEA61" w14:textId="77777777" w:rsidR="00F7549C" w:rsidRDefault="00F7549C" w:rsidP="00BD1BB6"/>
        </w:tc>
      </w:tr>
      <w:tr w:rsidR="00F7549C" w14:paraId="607D082B"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679C1D4C"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6B1CD1C3" w14:textId="77777777" w:rsidR="00F7549C" w:rsidRDefault="00F7549C" w:rsidP="00BD1BB6">
            <w:pPr>
              <w:ind w:leftChars="-51" w:left="-107" w:right="-47" w:firstLineChars="50" w:firstLine="105"/>
              <w:rPr>
                <w:szCs w:val="21"/>
              </w:rPr>
            </w:pPr>
            <w:r>
              <w:rPr>
                <w:rFonts w:hint="eastAsia"/>
                <w:szCs w:val="21"/>
              </w:rPr>
              <w:t>生效日期</w:t>
            </w:r>
          </w:p>
        </w:tc>
        <w:tc>
          <w:tcPr>
            <w:tcW w:w="614" w:type="pct"/>
            <w:tcBorders>
              <w:top w:val="single" w:sz="4" w:space="0" w:color="auto"/>
              <w:left w:val="single" w:sz="4" w:space="0" w:color="auto"/>
              <w:bottom w:val="single" w:sz="4" w:space="0" w:color="auto"/>
              <w:right w:val="single" w:sz="4" w:space="0" w:color="auto"/>
            </w:tcBorders>
          </w:tcPr>
          <w:p w14:paraId="4BA807EC"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0844B9BC" w14:textId="77777777" w:rsidR="00F7549C" w:rsidRDefault="00F7549C" w:rsidP="00BD1BB6">
            <w:pPr>
              <w:jc w:val="center"/>
            </w:pPr>
            <w:r>
              <w:rPr>
                <w:rFonts w:hint="eastAsia"/>
              </w:rPr>
              <w:t>D</w:t>
            </w:r>
          </w:p>
        </w:tc>
        <w:tc>
          <w:tcPr>
            <w:tcW w:w="333" w:type="pct"/>
            <w:tcBorders>
              <w:top w:val="single" w:sz="4" w:space="0" w:color="auto"/>
              <w:left w:val="single" w:sz="4" w:space="0" w:color="auto"/>
              <w:bottom w:val="single" w:sz="4" w:space="0" w:color="auto"/>
              <w:right w:val="single" w:sz="4" w:space="0" w:color="auto"/>
            </w:tcBorders>
          </w:tcPr>
          <w:p w14:paraId="4F962256" w14:textId="77777777" w:rsidR="00F7549C" w:rsidRDefault="00F7549C" w:rsidP="00BD1BB6">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4DB00A31" w14:textId="77777777" w:rsidR="00F7549C" w:rsidRDefault="00F7549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7583E88B" w14:textId="77777777" w:rsidR="00F7549C" w:rsidRDefault="00F7549C" w:rsidP="00BD1BB6"/>
        </w:tc>
      </w:tr>
      <w:tr w:rsidR="00F7549C" w14:paraId="684CAB9D"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37AF3436"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5772C63F" w14:textId="77777777" w:rsidR="00F7549C" w:rsidRPr="00A179DB" w:rsidRDefault="00F7549C" w:rsidP="00BD1BB6">
            <w:pPr>
              <w:ind w:leftChars="-51" w:left="-107" w:right="-47" w:firstLineChars="50" w:firstLine="105"/>
              <w:rPr>
                <w:szCs w:val="21"/>
              </w:rPr>
            </w:pPr>
            <w:r>
              <w:rPr>
                <w:rFonts w:hint="eastAsia"/>
                <w:szCs w:val="21"/>
              </w:rPr>
              <w:t>有无固定到期日</w:t>
            </w:r>
          </w:p>
        </w:tc>
        <w:tc>
          <w:tcPr>
            <w:tcW w:w="614" w:type="pct"/>
            <w:tcBorders>
              <w:top w:val="single" w:sz="4" w:space="0" w:color="auto"/>
              <w:left w:val="single" w:sz="4" w:space="0" w:color="auto"/>
              <w:bottom w:val="single" w:sz="4" w:space="0" w:color="auto"/>
              <w:right w:val="single" w:sz="4" w:space="0" w:color="auto"/>
            </w:tcBorders>
          </w:tcPr>
          <w:p w14:paraId="692C356D"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600A8EEE" w14:textId="77777777" w:rsidR="00F7549C" w:rsidRDefault="00F7549C" w:rsidP="00BD1BB6">
            <w:pPr>
              <w:jc w:val="center"/>
            </w:pPr>
            <w:r>
              <w:rPr>
                <w:rFonts w:hint="eastAsia"/>
              </w:rPr>
              <w:t>V(3)</w:t>
            </w:r>
          </w:p>
        </w:tc>
        <w:tc>
          <w:tcPr>
            <w:tcW w:w="333" w:type="pct"/>
            <w:tcBorders>
              <w:top w:val="single" w:sz="4" w:space="0" w:color="auto"/>
              <w:left w:val="single" w:sz="4" w:space="0" w:color="auto"/>
              <w:bottom w:val="single" w:sz="4" w:space="0" w:color="auto"/>
              <w:right w:val="single" w:sz="4" w:space="0" w:color="auto"/>
            </w:tcBorders>
          </w:tcPr>
          <w:p w14:paraId="101A35BA"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588BDE4F" w14:textId="77777777" w:rsidR="00F7549C" w:rsidRDefault="00F7549C" w:rsidP="00BD1BB6">
            <w:r>
              <w:rPr>
                <w:rFonts w:hint="eastAsia"/>
              </w:rPr>
              <w:t>选择</w:t>
            </w:r>
          </w:p>
        </w:tc>
        <w:tc>
          <w:tcPr>
            <w:tcW w:w="1776" w:type="pct"/>
            <w:tcBorders>
              <w:top w:val="single" w:sz="4" w:space="0" w:color="auto"/>
              <w:left w:val="single" w:sz="4" w:space="0" w:color="auto"/>
              <w:bottom w:val="single" w:sz="4" w:space="0" w:color="auto"/>
              <w:right w:val="single" w:sz="4" w:space="0" w:color="auto"/>
            </w:tcBorders>
          </w:tcPr>
          <w:p w14:paraId="08DC7051" w14:textId="77777777" w:rsidR="00F7549C" w:rsidRDefault="00F7549C" w:rsidP="00BD1BB6">
            <w:r>
              <w:rPr>
                <w:rFonts w:hint="eastAsia"/>
              </w:rPr>
              <w:t>1</w:t>
            </w:r>
            <w:r>
              <w:rPr>
                <w:rFonts w:hint="eastAsia"/>
              </w:rPr>
              <w:t>：有固定到期日</w:t>
            </w:r>
          </w:p>
          <w:p w14:paraId="0BCD9152" w14:textId="77777777" w:rsidR="00F7549C" w:rsidRDefault="00F7549C" w:rsidP="00BD1BB6">
            <w:r>
              <w:rPr>
                <w:rFonts w:hint="eastAsia"/>
              </w:rPr>
              <w:t>2</w:t>
            </w:r>
            <w:r>
              <w:rPr>
                <w:rFonts w:hint="eastAsia"/>
              </w:rPr>
              <w:t>：无固定到期日</w:t>
            </w:r>
          </w:p>
        </w:tc>
      </w:tr>
      <w:tr w:rsidR="00F7549C" w14:paraId="67591049"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6060820C"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7169E24B" w14:textId="77777777" w:rsidR="00F7549C" w:rsidRPr="00FE0430" w:rsidRDefault="00F7549C" w:rsidP="00BD1BB6">
            <w:pPr>
              <w:ind w:leftChars="-51" w:left="-107" w:right="-47" w:firstLineChars="50" w:firstLine="105"/>
              <w:rPr>
                <w:szCs w:val="21"/>
              </w:rPr>
            </w:pPr>
            <w:r>
              <w:rPr>
                <w:rFonts w:hint="eastAsia"/>
                <w:szCs w:val="21"/>
              </w:rPr>
              <w:t>失效日期</w:t>
            </w:r>
          </w:p>
        </w:tc>
        <w:tc>
          <w:tcPr>
            <w:tcW w:w="614" w:type="pct"/>
            <w:tcBorders>
              <w:top w:val="single" w:sz="4" w:space="0" w:color="auto"/>
              <w:left w:val="single" w:sz="4" w:space="0" w:color="auto"/>
              <w:bottom w:val="single" w:sz="4" w:space="0" w:color="auto"/>
              <w:right w:val="single" w:sz="4" w:space="0" w:color="auto"/>
            </w:tcBorders>
          </w:tcPr>
          <w:p w14:paraId="061B5295"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613BD101" w14:textId="77777777" w:rsidR="00F7549C" w:rsidRDefault="00F7549C" w:rsidP="00BD1BB6">
            <w:pPr>
              <w:jc w:val="center"/>
            </w:pPr>
            <w:r>
              <w:rPr>
                <w:rFonts w:hint="eastAsia"/>
              </w:rPr>
              <w:t>D</w:t>
            </w:r>
          </w:p>
        </w:tc>
        <w:tc>
          <w:tcPr>
            <w:tcW w:w="333" w:type="pct"/>
            <w:tcBorders>
              <w:top w:val="single" w:sz="4" w:space="0" w:color="auto"/>
              <w:left w:val="single" w:sz="4" w:space="0" w:color="auto"/>
              <w:bottom w:val="single" w:sz="4" w:space="0" w:color="auto"/>
              <w:right w:val="single" w:sz="4" w:space="0" w:color="auto"/>
            </w:tcBorders>
          </w:tcPr>
          <w:p w14:paraId="4ECDFA04" w14:textId="77777777" w:rsidR="00F7549C" w:rsidRDefault="00F7549C" w:rsidP="00BD1BB6">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4EFD3F72" w14:textId="77777777" w:rsidR="00F7549C" w:rsidRDefault="00F7549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6477EA01" w14:textId="77777777" w:rsidR="00F7549C" w:rsidRDefault="00F7549C" w:rsidP="00BD1BB6">
            <w:r>
              <w:rPr>
                <w:rFonts w:hint="eastAsia"/>
              </w:rPr>
              <w:t>如果没有固定则默认不能输入</w:t>
            </w:r>
          </w:p>
        </w:tc>
      </w:tr>
      <w:tr w:rsidR="00F7549C" w14:paraId="57BA9CE6"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5ED2BE3F"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55D96F25" w14:textId="77777777" w:rsidR="00F7549C" w:rsidRDefault="00F7549C" w:rsidP="00BD1BB6">
            <w:pPr>
              <w:ind w:leftChars="-51" w:left="-107" w:right="-47" w:firstLineChars="50" w:firstLine="105"/>
              <w:rPr>
                <w:szCs w:val="21"/>
              </w:rPr>
            </w:pPr>
            <w:r>
              <w:rPr>
                <w:rFonts w:hint="eastAsia"/>
                <w:szCs w:val="21"/>
              </w:rPr>
              <w:t>收报行</w:t>
            </w:r>
            <w:r>
              <w:rPr>
                <w:rFonts w:hint="eastAsia"/>
                <w:szCs w:val="21"/>
              </w:rPr>
              <w:t>SWIFTCODE</w:t>
            </w:r>
          </w:p>
        </w:tc>
        <w:tc>
          <w:tcPr>
            <w:tcW w:w="614" w:type="pct"/>
            <w:tcBorders>
              <w:top w:val="single" w:sz="4" w:space="0" w:color="auto"/>
              <w:left w:val="single" w:sz="4" w:space="0" w:color="auto"/>
              <w:bottom w:val="single" w:sz="4" w:space="0" w:color="auto"/>
              <w:right w:val="single" w:sz="4" w:space="0" w:color="auto"/>
            </w:tcBorders>
          </w:tcPr>
          <w:p w14:paraId="1189CCBD"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6E803085" w14:textId="77777777" w:rsidR="00F7549C" w:rsidRDefault="00F7549C" w:rsidP="00BD1BB6">
            <w:pPr>
              <w:jc w:val="center"/>
            </w:pPr>
            <w:r>
              <w:rPr>
                <w:rFonts w:hint="eastAsia"/>
              </w:rPr>
              <w:t>V(20)</w:t>
            </w:r>
          </w:p>
        </w:tc>
        <w:tc>
          <w:tcPr>
            <w:tcW w:w="333" w:type="pct"/>
            <w:tcBorders>
              <w:top w:val="single" w:sz="4" w:space="0" w:color="auto"/>
              <w:left w:val="single" w:sz="4" w:space="0" w:color="auto"/>
              <w:bottom w:val="single" w:sz="4" w:space="0" w:color="auto"/>
              <w:right w:val="single" w:sz="4" w:space="0" w:color="auto"/>
            </w:tcBorders>
          </w:tcPr>
          <w:p w14:paraId="46D2518E"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0D8F9C84" w14:textId="77777777" w:rsidR="00F7549C" w:rsidRDefault="00F7549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597424F4" w14:textId="77777777" w:rsidR="00F7549C" w:rsidRDefault="00F7549C" w:rsidP="00BD1BB6"/>
        </w:tc>
      </w:tr>
      <w:tr w:rsidR="00F7549C" w14:paraId="796FD9E6"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2D2211DA"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0F139A10" w14:textId="77777777" w:rsidR="00F7549C" w:rsidRDefault="00F7549C" w:rsidP="00BD1BB6">
            <w:pPr>
              <w:ind w:leftChars="-51" w:left="-107" w:right="-47" w:firstLineChars="50" w:firstLine="105"/>
              <w:rPr>
                <w:szCs w:val="21"/>
              </w:rPr>
            </w:pPr>
            <w:r>
              <w:rPr>
                <w:rFonts w:hint="eastAsia"/>
                <w:szCs w:val="21"/>
              </w:rPr>
              <w:t>收报行名称地址</w:t>
            </w:r>
          </w:p>
        </w:tc>
        <w:tc>
          <w:tcPr>
            <w:tcW w:w="614" w:type="pct"/>
            <w:tcBorders>
              <w:top w:val="single" w:sz="4" w:space="0" w:color="auto"/>
              <w:left w:val="single" w:sz="4" w:space="0" w:color="auto"/>
              <w:bottom w:val="single" w:sz="4" w:space="0" w:color="auto"/>
              <w:right w:val="single" w:sz="4" w:space="0" w:color="auto"/>
            </w:tcBorders>
          </w:tcPr>
          <w:p w14:paraId="7E09FE52"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606E9DED" w14:textId="77777777" w:rsidR="00F7549C" w:rsidRDefault="00F7549C" w:rsidP="00BD1BB6">
            <w:pPr>
              <w:jc w:val="center"/>
            </w:pPr>
            <w:r>
              <w:rPr>
                <w:rFonts w:hint="eastAsia"/>
              </w:rPr>
              <w:t>V(200)</w:t>
            </w:r>
          </w:p>
        </w:tc>
        <w:tc>
          <w:tcPr>
            <w:tcW w:w="333" w:type="pct"/>
            <w:tcBorders>
              <w:top w:val="single" w:sz="4" w:space="0" w:color="auto"/>
              <w:left w:val="single" w:sz="4" w:space="0" w:color="auto"/>
              <w:bottom w:val="single" w:sz="4" w:space="0" w:color="auto"/>
              <w:right w:val="single" w:sz="4" w:space="0" w:color="auto"/>
            </w:tcBorders>
          </w:tcPr>
          <w:p w14:paraId="0EAD7CF8"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309FF0D7" w14:textId="77777777" w:rsidR="00F7549C" w:rsidRDefault="00F7549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02E72B2C" w14:textId="77777777" w:rsidR="00F7549C" w:rsidRDefault="00F7549C" w:rsidP="00BD1BB6"/>
        </w:tc>
      </w:tr>
      <w:tr w:rsidR="00F7549C" w14:paraId="2D9E7A5D"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53073F1F"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580D6EB0" w14:textId="77777777" w:rsidR="00F7549C" w:rsidRDefault="00F7549C" w:rsidP="00BD1BB6">
            <w:pPr>
              <w:ind w:leftChars="-51" w:left="-107" w:right="-47" w:firstLineChars="50" w:firstLine="105"/>
              <w:rPr>
                <w:szCs w:val="21"/>
              </w:rPr>
            </w:pPr>
            <w:r>
              <w:rPr>
                <w:rFonts w:hint="eastAsia"/>
                <w:szCs w:val="21"/>
              </w:rPr>
              <w:t>境内外</w:t>
            </w:r>
          </w:p>
        </w:tc>
        <w:tc>
          <w:tcPr>
            <w:tcW w:w="614" w:type="pct"/>
            <w:tcBorders>
              <w:top w:val="single" w:sz="4" w:space="0" w:color="auto"/>
              <w:left w:val="single" w:sz="4" w:space="0" w:color="auto"/>
              <w:bottom w:val="single" w:sz="4" w:space="0" w:color="auto"/>
              <w:right w:val="single" w:sz="4" w:space="0" w:color="auto"/>
            </w:tcBorders>
          </w:tcPr>
          <w:p w14:paraId="165C3B65"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6B5F42EB" w14:textId="77777777" w:rsidR="00F7549C" w:rsidRDefault="00F7549C" w:rsidP="00BD1BB6">
            <w:pPr>
              <w:jc w:val="center"/>
            </w:pPr>
            <w:r>
              <w:rPr>
                <w:rFonts w:hint="eastAsia"/>
              </w:rPr>
              <w:t>V(3)</w:t>
            </w:r>
          </w:p>
        </w:tc>
        <w:tc>
          <w:tcPr>
            <w:tcW w:w="333" w:type="pct"/>
            <w:tcBorders>
              <w:top w:val="single" w:sz="4" w:space="0" w:color="auto"/>
              <w:left w:val="single" w:sz="4" w:space="0" w:color="auto"/>
              <w:bottom w:val="single" w:sz="4" w:space="0" w:color="auto"/>
              <w:right w:val="single" w:sz="4" w:space="0" w:color="auto"/>
            </w:tcBorders>
          </w:tcPr>
          <w:p w14:paraId="4097182C"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7F8731E9" w14:textId="77777777" w:rsidR="00F7549C" w:rsidRDefault="00F7549C" w:rsidP="00BD1BB6">
            <w:r>
              <w:rPr>
                <w:rFonts w:hint="eastAsia"/>
              </w:rPr>
              <w:t>选择</w:t>
            </w:r>
          </w:p>
        </w:tc>
        <w:tc>
          <w:tcPr>
            <w:tcW w:w="1776" w:type="pct"/>
            <w:tcBorders>
              <w:top w:val="single" w:sz="4" w:space="0" w:color="auto"/>
              <w:left w:val="single" w:sz="4" w:space="0" w:color="auto"/>
              <w:bottom w:val="single" w:sz="4" w:space="0" w:color="auto"/>
              <w:right w:val="single" w:sz="4" w:space="0" w:color="auto"/>
            </w:tcBorders>
          </w:tcPr>
          <w:p w14:paraId="0092C75C" w14:textId="77777777" w:rsidR="00F7549C" w:rsidRDefault="00F7549C" w:rsidP="00BD1BB6">
            <w:r>
              <w:rPr>
                <w:rFonts w:hint="eastAsia"/>
              </w:rPr>
              <w:t>1</w:t>
            </w:r>
            <w:r>
              <w:rPr>
                <w:rFonts w:hint="eastAsia"/>
              </w:rPr>
              <w:t>：境内</w:t>
            </w:r>
          </w:p>
          <w:p w14:paraId="19F6D6E3" w14:textId="77777777" w:rsidR="00F7549C" w:rsidRDefault="00F7549C" w:rsidP="00BD1BB6">
            <w:r>
              <w:rPr>
                <w:rFonts w:hint="eastAsia"/>
              </w:rPr>
              <w:t>2</w:t>
            </w:r>
            <w:r>
              <w:rPr>
                <w:rFonts w:hint="eastAsia"/>
              </w:rPr>
              <w:t>：境外</w:t>
            </w:r>
          </w:p>
        </w:tc>
      </w:tr>
      <w:tr w:rsidR="00F7549C" w:rsidRPr="00052E93" w14:paraId="24C4B897"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33C91418"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4414B7CB" w14:textId="77777777" w:rsidR="00F7549C" w:rsidRDefault="00F7549C" w:rsidP="00BD1BB6">
            <w:pPr>
              <w:ind w:leftChars="-51" w:left="-107" w:right="-47" w:firstLineChars="50" w:firstLine="105"/>
              <w:rPr>
                <w:szCs w:val="21"/>
              </w:rPr>
            </w:pPr>
            <w:r>
              <w:rPr>
                <w:rFonts w:hint="eastAsia"/>
                <w:szCs w:val="21"/>
              </w:rPr>
              <w:t>申请人类型</w:t>
            </w:r>
          </w:p>
        </w:tc>
        <w:tc>
          <w:tcPr>
            <w:tcW w:w="614" w:type="pct"/>
            <w:tcBorders>
              <w:top w:val="single" w:sz="4" w:space="0" w:color="auto"/>
              <w:left w:val="single" w:sz="4" w:space="0" w:color="auto"/>
              <w:bottom w:val="single" w:sz="4" w:space="0" w:color="auto"/>
              <w:right w:val="single" w:sz="4" w:space="0" w:color="auto"/>
            </w:tcBorders>
          </w:tcPr>
          <w:p w14:paraId="69DBCB7C"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301A4963" w14:textId="77777777" w:rsidR="00F7549C" w:rsidRDefault="00F7549C" w:rsidP="00BD1BB6">
            <w:pPr>
              <w:jc w:val="center"/>
            </w:pPr>
            <w:r>
              <w:rPr>
                <w:rFonts w:hint="eastAsia"/>
              </w:rPr>
              <w:t>V(3)</w:t>
            </w:r>
          </w:p>
        </w:tc>
        <w:tc>
          <w:tcPr>
            <w:tcW w:w="333" w:type="pct"/>
            <w:tcBorders>
              <w:top w:val="single" w:sz="4" w:space="0" w:color="auto"/>
              <w:left w:val="single" w:sz="4" w:space="0" w:color="auto"/>
              <w:bottom w:val="single" w:sz="4" w:space="0" w:color="auto"/>
              <w:right w:val="single" w:sz="4" w:space="0" w:color="auto"/>
            </w:tcBorders>
          </w:tcPr>
          <w:p w14:paraId="7B7E1FAC"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3091F8FB" w14:textId="77777777" w:rsidR="00F7549C" w:rsidRDefault="00F7549C" w:rsidP="00BD1BB6">
            <w:r>
              <w:rPr>
                <w:rFonts w:hint="eastAsia"/>
              </w:rPr>
              <w:t>选择</w:t>
            </w:r>
          </w:p>
        </w:tc>
        <w:tc>
          <w:tcPr>
            <w:tcW w:w="1776" w:type="pct"/>
            <w:tcBorders>
              <w:top w:val="single" w:sz="4" w:space="0" w:color="auto"/>
              <w:left w:val="single" w:sz="4" w:space="0" w:color="auto"/>
              <w:bottom w:val="single" w:sz="4" w:space="0" w:color="auto"/>
              <w:right w:val="single" w:sz="4" w:space="0" w:color="auto"/>
            </w:tcBorders>
          </w:tcPr>
          <w:p w14:paraId="6B097372" w14:textId="77777777" w:rsidR="00F7549C" w:rsidRDefault="00F7549C" w:rsidP="00BD1BB6">
            <w:r>
              <w:rPr>
                <w:rFonts w:hint="eastAsia"/>
              </w:rPr>
              <w:t>1</w:t>
            </w:r>
            <w:r>
              <w:rPr>
                <w:rFonts w:hint="eastAsia"/>
              </w:rPr>
              <w:t>：我行客户</w:t>
            </w:r>
          </w:p>
          <w:p w14:paraId="649EDA71" w14:textId="77777777" w:rsidR="00F7549C" w:rsidRDefault="00F7549C" w:rsidP="00BD1BB6">
            <w:r>
              <w:rPr>
                <w:rFonts w:hint="eastAsia"/>
              </w:rPr>
              <w:t>2</w:t>
            </w:r>
            <w:r>
              <w:rPr>
                <w:rFonts w:hint="eastAsia"/>
              </w:rPr>
              <w:t>：对方客户</w:t>
            </w:r>
          </w:p>
          <w:p w14:paraId="3D2F0EF9" w14:textId="77777777" w:rsidR="00F7549C" w:rsidRDefault="00F7549C" w:rsidP="00BD1BB6">
            <w:r>
              <w:rPr>
                <w:rFonts w:hint="eastAsia"/>
              </w:rPr>
              <w:t>3</w:t>
            </w:r>
            <w:r>
              <w:rPr>
                <w:rFonts w:hint="eastAsia"/>
              </w:rPr>
              <w:t>：金融机构</w:t>
            </w:r>
          </w:p>
          <w:p w14:paraId="515E2BD7" w14:textId="77777777" w:rsidR="00F7549C" w:rsidRPr="00DB429F" w:rsidRDefault="00F7549C" w:rsidP="00BD1BB6">
            <w:r>
              <w:rPr>
                <w:rFonts w:hint="eastAsia"/>
              </w:rPr>
              <w:t>详见控制说明</w:t>
            </w:r>
          </w:p>
        </w:tc>
      </w:tr>
      <w:tr w:rsidR="00F7549C" w:rsidRPr="00052E93" w14:paraId="0A2FCC00"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29EA3865"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198255BB" w14:textId="77777777" w:rsidR="00F7549C" w:rsidRDefault="00F7549C" w:rsidP="00BD1BB6">
            <w:pPr>
              <w:ind w:leftChars="-51" w:left="-107" w:right="-47" w:firstLineChars="50" w:firstLine="105"/>
              <w:rPr>
                <w:szCs w:val="21"/>
              </w:rPr>
            </w:pPr>
            <w:r>
              <w:rPr>
                <w:rFonts w:hint="eastAsia"/>
                <w:szCs w:val="21"/>
              </w:rPr>
              <w:t>申请人编号</w:t>
            </w:r>
          </w:p>
        </w:tc>
        <w:tc>
          <w:tcPr>
            <w:tcW w:w="614" w:type="pct"/>
            <w:tcBorders>
              <w:top w:val="single" w:sz="4" w:space="0" w:color="auto"/>
              <w:left w:val="single" w:sz="4" w:space="0" w:color="auto"/>
              <w:bottom w:val="single" w:sz="4" w:space="0" w:color="auto"/>
              <w:right w:val="single" w:sz="4" w:space="0" w:color="auto"/>
            </w:tcBorders>
          </w:tcPr>
          <w:p w14:paraId="381FB502"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336FF1E8" w14:textId="77777777" w:rsidR="00F7549C" w:rsidRDefault="00F7549C" w:rsidP="00BD1BB6">
            <w:pPr>
              <w:jc w:val="center"/>
            </w:pPr>
            <w:r>
              <w:rPr>
                <w:rFonts w:hint="eastAsia"/>
              </w:rPr>
              <w:t>V(10)</w:t>
            </w:r>
          </w:p>
        </w:tc>
        <w:tc>
          <w:tcPr>
            <w:tcW w:w="333" w:type="pct"/>
            <w:tcBorders>
              <w:top w:val="single" w:sz="4" w:space="0" w:color="auto"/>
              <w:left w:val="single" w:sz="4" w:space="0" w:color="auto"/>
              <w:bottom w:val="single" w:sz="4" w:space="0" w:color="auto"/>
              <w:right w:val="single" w:sz="4" w:space="0" w:color="auto"/>
            </w:tcBorders>
          </w:tcPr>
          <w:p w14:paraId="68A02580"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62CB7FA2" w14:textId="77777777" w:rsidR="00F7549C" w:rsidRDefault="00F7549C" w:rsidP="00BD1BB6">
            <w:r>
              <w:rPr>
                <w:rFonts w:hint="eastAsia"/>
              </w:rPr>
              <w:t>查询引入</w:t>
            </w:r>
          </w:p>
        </w:tc>
        <w:tc>
          <w:tcPr>
            <w:tcW w:w="1776" w:type="pct"/>
            <w:tcBorders>
              <w:top w:val="single" w:sz="4" w:space="0" w:color="auto"/>
              <w:left w:val="single" w:sz="4" w:space="0" w:color="auto"/>
              <w:bottom w:val="single" w:sz="4" w:space="0" w:color="auto"/>
              <w:right w:val="single" w:sz="4" w:space="0" w:color="auto"/>
            </w:tcBorders>
          </w:tcPr>
          <w:p w14:paraId="33EC456A" w14:textId="77777777" w:rsidR="00F7549C" w:rsidRDefault="00F7549C" w:rsidP="00BD1BB6">
            <w:r>
              <w:rPr>
                <w:rFonts w:hint="eastAsia"/>
              </w:rPr>
              <w:t>详见控制说明</w:t>
            </w:r>
          </w:p>
        </w:tc>
      </w:tr>
      <w:tr w:rsidR="00F7549C" w:rsidRPr="00052E93" w14:paraId="1FC9B8FC"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66B1E354"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516B0AB8" w14:textId="77777777" w:rsidR="00F7549C" w:rsidRDefault="00F7549C" w:rsidP="00BD1BB6">
            <w:pPr>
              <w:ind w:leftChars="-51" w:left="-107" w:right="-47" w:firstLineChars="50" w:firstLine="105"/>
              <w:rPr>
                <w:szCs w:val="21"/>
              </w:rPr>
            </w:pPr>
            <w:r>
              <w:rPr>
                <w:rFonts w:hint="eastAsia"/>
                <w:szCs w:val="21"/>
              </w:rPr>
              <w:t>申请人名称</w:t>
            </w:r>
          </w:p>
        </w:tc>
        <w:tc>
          <w:tcPr>
            <w:tcW w:w="614" w:type="pct"/>
            <w:tcBorders>
              <w:top w:val="single" w:sz="4" w:space="0" w:color="auto"/>
              <w:left w:val="single" w:sz="4" w:space="0" w:color="auto"/>
              <w:bottom w:val="single" w:sz="4" w:space="0" w:color="auto"/>
              <w:right w:val="single" w:sz="4" w:space="0" w:color="auto"/>
            </w:tcBorders>
          </w:tcPr>
          <w:p w14:paraId="128722B1"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654A9EB7" w14:textId="77777777" w:rsidR="00F7549C" w:rsidRDefault="00F7549C" w:rsidP="00BD1BB6">
            <w:pPr>
              <w:jc w:val="center"/>
            </w:pPr>
            <w:r>
              <w:rPr>
                <w:rFonts w:hint="eastAsia"/>
              </w:rPr>
              <w:t>V(200)</w:t>
            </w:r>
          </w:p>
        </w:tc>
        <w:tc>
          <w:tcPr>
            <w:tcW w:w="333" w:type="pct"/>
            <w:tcBorders>
              <w:top w:val="single" w:sz="4" w:space="0" w:color="auto"/>
              <w:left w:val="single" w:sz="4" w:space="0" w:color="auto"/>
              <w:bottom w:val="single" w:sz="4" w:space="0" w:color="auto"/>
              <w:right w:val="single" w:sz="4" w:space="0" w:color="auto"/>
            </w:tcBorders>
          </w:tcPr>
          <w:p w14:paraId="7AB7B814"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751DE327" w14:textId="77777777" w:rsidR="00F7549C" w:rsidRDefault="00F7549C" w:rsidP="00BD1BB6">
            <w:r>
              <w:rPr>
                <w:rFonts w:hint="eastAsia"/>
              </w:rPr>
              <w:t>查询引入</w:t>
            </w:r>
          </w:p>
        </w:tc>
        <w:tc>
          <w:tcPr>
            <w:tcW w:w="1776" w:type="pct"/>
            <w:tcBorders>
              <w:top w:val="single" w:sz="4" w:space="0" w:color="auto"/>
              <w:left w:val="single" w:sz="4" w:space="0" w:color="auto"/>
              <w:bottom w:val="single" w:sz="4" w:space="0" w:color="auto"/>
              <w:right w:val="single" w:sz="4" w:space="0" w:color="auto"/>
            </w:tcBorders>
          </w:tcPr>
          <w:p w14:paraId="16A0542B" w14:textId="77777777" w:rsidR="00F7549C" w:rsidRDefault="00F7549C" w:rsidP="00BD1BB6">
            <w:r>
              <w:rPr>
                <w:rFonts w:hint="eastAsia"/>
              </w:rPr>
              <w:t>详见控制说明</w:t>
            </w:r>
          </w:p>
        </w:tc>
      </w:tr>
      <w:tr w:rsidR="00F7549C" w:rsidRPr="00052E93" w14:paraId="102A824A"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18CA5A57"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25F87753" w14:textId="77777777" w:rsidR="00F7549C" w:rsidRDefault="00F7549C" w:rsidP="00BD1BB6">
            <w:pPr>
              <w:ind w:leftChars="-51" w:left="-107" w:right="-47" w:firstLineChars="50" w:firstLine="105"/>
              <w:rPr>
                <w:szCs w:val="21"/>
              </w:rPr>
            </w:pPr>
            <w:r>
              <w:rPr>
                <w:rFonts w:hint="eastAsia"/>
                <w:szCs w:val="21"/>
              </w:rPr>
              <w:t>受益人名称</w:t>
            </w:r>
          </w:p>
        </w:tc>
        <w:tc>
          <w:tcPr>
            <w:tcW w:w="614" w:type="pct"/>
            <w:tcBorders>
              <w:top w:val="single" w:sz="4" w:space="0" w:color="auto"/>
              <w:left w:val="single" w:sz="4" w:space="0" w:color="auto"/>
              <w:bottom w:val="single" w:sz="4" w:space="0" w:color="auto"/>
              <w:right w:val="single" w:sz="4" w:space="0" w:color="auto"/>
            </w:tcBorders>
          </w:tcPr>
          <w:p w14:paraId="48067C13"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3BD2C556" w14:textId="77777777" w:rsidR="00F7549C" w:rsidRDefault="00F7549C" w:rsidP="00BD1BB6">
            <w:pPr>
              <w:jc w:val="center"/>
            </w:pPr>
            <w:r>
              <w:rPr>
                <w:rFonts w:hint="eastAsia"/>
              </w:rPr>
              <w:t>V(200)</w:t>
            </w:r>
          </w:p>
        </w:tc>
        <w:tc>
          <w:tcPr>
            <w:tcW w:w="333" w:type="pct"/>
            <w:tcBorders>
              <w:top w:val="single" w:sz="4" w:space="0" w:color="auto"/>
              <w:left w:val="single" w:sz="4" w:space="0" w:color="auto"/>
              <w:bottom w:val="single" w:sz="4" w:space="0" w:color="auto"/>
              <w:right w:val="single" w:sz="4" w:space="0" w:color="auto"/>
            </w:tcBorders>
          </w:tcPr>
          <w:p w14:paraId="1FE94551"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5314FC6E" w14:textId="77777777" w:rsidR="00F7549C" w:rsidRDefault="00F7549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6724F727" w14:textId="77777777" w:rsidR="00F7549C" w:rsidRDefault="00F7549C" w:rsidP="00BD1BB6">
            <w:r>
              <w:rPr>
                <w:rFonts w:hint="eastAsia"/>
              </w:rPr>
              <w:t>详见控制说明</w:t>
            </w:r>
          </w:p>
        </w:tc>
      </w:tr>
      <w:tr w:rsidR="00F7549C" w:rsidRPr="00052E93" w14:paraId="0F73F145"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49D512AB"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0E3A1665" w14:textId="77777777" w:rsidR="00F7549C" w:rsidRDefault="00F7549C" w:rsidP="00BD1BB6">
            <w:pPr>
              <w:ind w:leftChars="-51" w:left="-107" w:right="-47" w:firstLineChars="50" w:firstLine="105"/>
              <w:rPr>
                <w:szCs w:val="21"/>
              </w:rPr>
            </w:pPr>
            <w:r>
              <w:rPr>
                <w:rFonts w:hint="eastAsia"/>
                <w:szCs w:val="21"/>
              </w:rPr>
              <w:t>受益人名称地址</w:t>
            </w:r>
          </w:p>
        </w:tc>
        <w:tc>
          <w:tcPr>
            <w:tcW w:w="614" w:type="pct"/>
            <w:tcBorders>
              <w:top w:val="single" w:sz="4" w:space="0" w:color="auto"/>
              <w:left w:val="single" w:sz="4" w:space="0" w:color="auto"/>
              <w:bottom w:val="single" w:sz="4" w:space="0" w:color="auto"/>
              <w:right w:val="single" w:sz="4" w:space="0" w:color="auto"/>
            </w:tcBorders>
          </w:tcPr>
          <w:p w14:paraId="6579E639"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10820821" w14:textId="77777777" w:rsidR="00F7549C" w:rsidRDefault="00F7549C" w:rsidP="00BD1BB6">
            <w:pPr>
              <w:jc w:val="center"/>
            </w:pPr>
            <w:r>
              <w:rPr>
                <w:rFonts w:hint="eastAsia"/>
              </w:rPr>
              <w:t>V(200)</w:t>
            </w:r>
          </w:p>
        </w:tc>
        <w:tc>
          <w:tcPr>
            <w:tcW w:w="333" w:type="pct"/>
            <w:tcBorders>
              <w:top w:val="single" w:sz="4" w:space="0" w:color="auto"/>
              <w:left w:val="single" w:sz="4" w:space="0" w:color="auto"/>
              <w:bottom w:val="single" w:sz="4" w:space="0" w:color="auto"/>
              <w:right w:val="single" w:sz="4" w:space="0" w:color="auto"/>
            </w:tcBorders>
          </w:tcPr>
          <w:p w14:paraId="677E9149"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7D98794E" w14:textId="77777777" w:rsidR="00F7549C" w:rsidRDefault="00F7549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5D7292BB" w14:textId="77777777" w:rsidR="00F7549C" w:rsidRDefault="00F7549C" w:rsidP="00BD1BB6">
            <w:r>
              <w:rPr>
                <w:rFonts w:hint="eastAsia"/>
              </w:rPr>
              <w:t>详见控制说明</w:t>
            </w:r>
          </w:p>
        </w:tc>
      </w:tr>
      <w:tr w:rsidR="00F7549C" w:rsidRPr="00052E93" w14:paraId="7FB5E0A2"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6DFB95AB"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67A9A466" w14:textId="77777777" w:rsidR="00F7549C" w:rsidRDefault="00F7549C" w:rsidP="0020490B">
            <w:pPr>
              <w:ind w:leftChars="-51" w:left="-107" w:right="-47" w:firstLineChars="50" w:firstLine="105"/>
              <w:rPr>
                <w:szCs w:val="21"/>
              </w:rPr>
            </w:pPr>
            <w:r>
              <w:rPr>
                <w:rFonts w:hint="eastAsia"/>
                <w:szCs w:val="21"/>
              </w:rPr>
              <w:t>受益人国家</w:t>
            </w:r>
            <w:r w:rsidR="0020490B">
              <w:rPr>
                <w:rFonts w:hint="eastAsia"/>
                <w:szCs w:val="21"/>
              </w:rPr>
              <w:t>名称</w:t>
            </w:r>
          </w:p>
        </w:tc>
        <w:tc>
          <w:tcPr>
            <w:tcW w:w="614" w:type="pct"/>
            <w:tcBorders>
              <w:top w:val="single" w:sz="4" w:space="0" w:color="auto"/>
              <w:left w:val="single" w:sz="4" w:space="0" w:color="auto"/>
              <w:bottom w:val="single" w:sz="4" w:space="0" w:color="auto"/>
              <w:right w:val="single" w:sz="4" w:space="0" w:color="auto"/>
            </w:tcBorders>
          </w:tcPr>
          <w:p w14:paraId="7214D0D1"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239BD41E" w14:textId="77777777" w:rsidR="00F7549C" w:rsidRDefault="00F7549C" w:rsidP="00BD1BB6">
            <w:pPr>
              <w:jc w:val="center"/>
            </w:pPr>
            <w:r>
              <w:rPr>
                <w:rFonts w:hint="eastAsia"/>
              </w:rPr>
              <w:t>V(3)</w:t>
            </w:r>
          </w:p>
        </w:tc>
        <w:tc>
          <w:tcPr>
            <w:tcW w:w="333" w:type="pct"/>
            <w:tcBorders>
              <w:top w:val="single" w:sz="4" w:space="0" w:color="auto"/>
              <w:left w:val="single" w:sz="4" w:space="0" w:color="auto"/>
              <w:bottom w:val="single" w:sz="4" w:space="0" w:color="auto"/>
              <w:right w:val="single" w:sz="4" w:space="0" w:color="auto"/>
            </w:tcBorders>
          </w:tcPr>
          <w:p w14:paraId="2C2555D8"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2F5B1C3B" w14:textId="77777777" w:rsidR="00F7549C" w:rsidRDefault="00F7549C" w:rsidP="00BD1BB6">
            <w:r>
              <w:rPr>
                <w:rFonts w:hint="eastAsia"/>
              </w:rPr>
              <w:t>选择</w:t>
            </w:r>
          </w:p>
        </w:tc>
        <w:tc>
          <w:tcPr>
            <w:tcW w:w="1776" w:type="pct"/>
            <w:tcBorders>
              <w:top w:val="single" w:sz="4" w:space="0" w:color="auto"/>
              <w:left w:val="single" w:sz="4" w:space="0" w:color="auto"/>
              <w:bottom w:val="single" w:sz="4" w:space="0" w:color="auto"/>
              <w:right w:val="single" w:sz="4" w:space="0" w:color="auto"/>
            </w:tcBorders>
          </w:tcPr>
          <w:p w14:paraId="5556D854" w14:textId="77777777" w:rsidR="00F7549C" w:rsidRDefault="00F7549C" w:rsidP="00BD1BB6"/>
        </w:tc>
      </w:tr>
      <w:tr w:rsidR="00F7549C" w:rsidRPr="00052E93" w14:paraId="7E3C3B89"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7F77AA0C"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2CC390A9" w14:textId="77777777" w:rsidR="00F7549C" w:rsidRDefault="00F7549C" w:rsidP="00BD1BB6">
            <w:pPr>
              <w:ind w:leftChars="-51" w:left="-107" w:right="-47" w:firstLineChars="50" w:firstLine="105"/>
              <w:rPr>
                <w:szCs w:val="21"/>
              </w:rPr>
            </w:pPr>
            <w:r>
              <w:rPr>
                <w:rFonts w:hint="eastAsia"/>
                <w:szCs w:val="21"/>
              </w:rPr>
              <w:t>受益人对公</w:t>
            </w:r>
            <w:r>
              <w:rPr>
                <w:rFonts w:hint="eastAsia"/>
                <w:szCs w:val="21"/>
              </w:rPr>
              <w:t>/</w:t>
            </w:r>
            <w:r>
              <w:rPr>
                <w:rFonts w:hint="eastAsia"/>
                <w:szCs w:val="21"/>
              </w:rPr>
              <w:t>对私标识</w:t>
            </w:r>
          </w:p>
        </w:tc>
        <w:tc>
          <w:tcPr>
            <w:tcW w:w="614" w:type="pct"/>
            <w:tcBorders>
              <w:top w:val="single" w:sz="4" w:space="0" w:color="auto"/>
              <w:left w:val="single" w:sz="4" w:space="0" w:color="auto"/>
              <w:bottom w:val="single" w:sz="4" w:space="0" w:color="auto"/>
              <w:right w:val="single" w:sz="4" w:space="0" w:color="auto"/>
            </w:tcBorders>
          </w:tcPr>
          <w:p w14:paraId="65917870"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18C640C0" w14:textId="77777777" w:rsidR="00F7549C" w:rsidRDefault="00F7549C" w:rsidP="00BD1BB6">
            <w:pPr>
              <w:jc w:val="center"/>
            </w:pPr>
            <w:r>
              <w:rPr>
                <w:rFonts w:hint="eastAsia"/>
              </w:rPr>
              <w:t>V(3)</w:t>
            </w:r>
          </w:p>
        </w:tc>
        <w:tc>
          <w:tcPr>
            <w:tcW w:w="333" w:type="pct"/>
            <w:tcBorders>
              <w:top w:val="single" w:sz="4" w:space="0" w:color="auto"/>
              <w:left w:val="single" w:sz="4" w:space="0" w:color="auto"/>
              <w:bottom w:val="single" w:sz="4" w:space="0" w:color="auto"/>
              <w:right w:val="single" w:sz="4" w:space="0" w:color="auto"/>
            </w:tcBorders>
          </w:tcPr>
          <w:p w14:paraId="08AEB3FC" w14:textId="77777777" w:rsidR="00F7549C" w:rsidRDefault="00F7549C"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313B80CC" w14:textId="77777777" w:rsidR="00F7549C" w:rsidRDefault="00F7549C" w:rsidP="00BD1BB6">
            <w:r>
              <w:rPr>
                <w:rFonts w:hint="eastAsia"/>
              </w:rPr>
              <w:t>选择</w:t>
            </w:r>
          </w:p>
        </w:tc>
        <w:tc>
          <w:tcPr>
            <w:tcW w:w="1776" w:type="pct"/>
            <w:tcBorders>
              <w:top w:val="single" w:sz="4" w:space="0" w:color="auto"/>
              <w:left w:val="single" w:sz="4" w:space="0" w:color="auto"/>
              <w:bottom w:val="single" w:sz="4" w:space="0" w:color="auto"/>
              <w:right w:val="single" w:sz="4" w:space="0" w:color="auto"/>
            </w:tcBorders>
          </w:tcPr>
          <w:p w14:paraId="52C8D911" w14:textId="77777777" w:rsidR="00F7549C" w:rsidRDefault="00F7549C" w:rsidP="00BD1BB6"/>
        </w:tc>
      </w:tr>
      <w:tr w:rsidR="00F7549C" w:rsidRPr="00052E93" w14:paraId="49BA4AAE"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67C4F938"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0A99BC54" w14:textId="77777777" w:rsidR="00F7549C" w:rsidRDefault="00F7549C" w:rsidP="00BD1BB6">
            <w:pPr>
              <w:ind w:leftChars="-51" w:left="-107" w:right="-47" w:firstLineChars="50" w:firstLine="105"/>
              <w:rPr>
                <w:szCs w:val="21"/>
              </w:rPr>
            </w:pPr>
            <w:r>
              <w:rPr>
                <w:rFonts w:hint="eastAsia"/>
                <w:szCs w:val="21"/>
              </w:rPr>
              <w:t>合同号</w:t>
            </w:r>
          </w:p>
        </w:tc>
        <w:tc>
          <w:tcPr>
            <w:tcW w:w="614" w:type="pct"/>
            <w:tcBorders>
              <w:top w:val="single" w:sz="4" w:space="0" w:color="auto"/>
              <w:left w:val="single" w:sz="4" w:space="0" w:color="auto"/>
              <w:bottom w:val="single" w:sz="4" w:space="0" w:color="auto"/>
              <w:right w:val="single" w:sz="4" w:space="0" w:color="auto"/>
            </w:tcBorders>
          </w:tcPr>
          <w:p w14:paraId="46DA93F8"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4A6B6670" w14:textId="77777777" w:rsidR="00F7549C" w:rsidRDefault="00F7549C" w:rsidP="00BD1BB6">
            <w:pPr>
              <w:jc w:val="center"/>
            </w:pPr>
            <w:r>
              <w:rPr>
                <w:rFonts w:hint="eastAsia"/>
              </w:rPr>
              <w:t>V(32)</w:t>
            </w:r>
          </w:p>
        </w:tc>
        <w:tc>
          <w:tcPr>
            <w:tcW w:w="333" w:type="pct"/>
            <w:tcBorders>
              <w:top w:val="single" w:sz="4" w:space="0" w:color="auto"/>
              <w:left w:val="single" w:sz="4" w:space="0" w:color="auto"/>
              <w:bottom w:val="single" w:sz="4" w:space="0" w:color="auto"/>
              <w:right w:val="single" w:sz="4" w:space="0" w:color="auto"/>
            </w:tcBorders>
          </w:tcPr>
          <w:p w14:paraId="1545AC42" w14:textId="77777777" w:rsidR="00F7549C" w:rsidRDefault="00F7549C" w:rsidP="00BD1BB6">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2CEE2416" w14:textId="77777777" w:rsidR="00F7549C" w:rsidRDefault="00F7549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46EB3E1A" w14:textId="77777777" w:rsidR="00F7549C" w:rsidRDefault="00F7549C" w:rsidP="00BD1BB6"/>
        </w:tc>
      </w:tr>
      <w:tr w:rsidR="00F7549C" w:rsidRPr="00052E93" w14:paraId="3E2790C8"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0ACFC9E2"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6080A051" w14:textId="77777777" w:rsidR="00F7549C" w:rsidRDefault="00F7549C" w:rsidP="00BD1BB6">
            <w:pPr>
              <w:ind w:leftChars="-51" w:left="-107" w:right="-47" w:firstLineChars="50" w:firstLine="105"/>
              <w:rPr>
                <w:szCs w:val="21"/>
              </w:rPr>
            </w:pPr>
            <w:r>
              <w:rPr>
                <w:rFonts w:hint="eastAsia"/>
                <w:szCs w:val="21"/>
              </w:rPr>
              <w:t>合同金额</w:t>
            </w:r>
          </w:p>
        </w:tc>
        <w:tc>
          <w:tcPr>
            <w:tcW w:w="614" w:type="pct"/>
            <w:tcBorders>
              <w:top w:val="single" w:sz="4" w:space="0" w:color="auto"/>
              <w:left w:val="single" w:sz="4" w:space="0" w:color="auto"/>
              <w:bottom w:val="single" w:sz="4" w:space="0" w:color="auto"/>
              <w:right w:val="single" w:sz="4" w:space="0" w:color="auto"/>
            </w:tcBorders>
          </w:tcPr>
          <w:p w14:paraId="41932CA0"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4623D0DD" w14:textId="77777777" w:rsidR="00F7549C" w:rsidRDefault="00F7549C" w:rsidP="00BD1BB6">
            <w:pPr>
              <w:jc w:val="center"/>
            </w:pPr>
            <w:r>
              <w:rPr>
                <w:rFonts w:hint="eastAsia"/>
              </w:rPr>
              <w:t>N(18,2)</w:t>
            </w:r>
          </w:p>
        </w:tc>
        <w:tc>
          <w:tcPr>
            <w:tcW w:w="333" w:type="pct"/>
            <w:tcBorders>
              <w:top w:val="single" w:sz="4" w:space="0" w:color="auto"/>
              <w:left w:val="single" w:sz="4" w:space="0" w:color="auto"/>
              <w:bottom w:val="single" w:sz="4" w:space="0" w:color="auto"/>
              <w:right w:val="single" w:sz="4" w:space="0" w:color="auto"/>
            </w:tcBorders>
          </w:tcPr>
          <w:p w14:paraId="671086D9" w14:textId="77777777" w:rsidR="00F7549C" w:rsidRDefault="00F7549C" w:rsidP="00BD1BB6">
            <w:pPr>
              <w:jc w:val="center"/>
            </w:pPr>
            <w:r>
              <w:rPr>
                <w:rFonts w:hint="eastAsia"/>
              </w:rPr>
              <w:t>O</w:t>
            </w:r>
          </w:p>
        </w:tc>
        <w:tc>
          <w:tcPr>
            <w:tcW w:w="748" w:type="pct"/>
            <w:tcBorders>
              <w:top w:val="single" w:sz="4" w:space="0" w:color="auto"/>
              <w:left w:val="single" w:sz="4" w:space="0" w:color="auto"/>
              <w:right w:val="single" w:sz="4" w:space="0" w:color="auto"/>
            </w:tcBorders>
          </w:tcPr>
          <w:p w14:paraId="00122780" w14:textId="77777777" w:rsidR="00F7549C" w:rsidRDefault="00F7549C" w:rsidP="00BD1BB6">
            <w:r>
              <w:rPr>
                <w:rFonts w:hint="eastAsia"/>
              </w:rPr>
              <w:t>手工录入</w:t>
            </w:r>
          </w:p>
        </w:tc>
        <w:tc>
          <w:tcPr>
            <w:tcW w:w="1776" w:type="pct"/>
            <w:tcBorders>
              <w:top w:val="single" w:sz="4" w:space="0" w:color="auto"/>
              <w:left w:val="single" w:sz="4" w:space="0" w:color="auto"/>
              <w:right w:val="single" w:sz="4" w:space="0" w:color="auto"/>
            </w:tcBorders>
          </w:tcPr>
          <w:p w14:paraId="538205DB" w14:textId="77777777" w:rsidR="00F7549C" w:rsidRDefault="00F7549C" w:rsidP="00BD1BB6"/>
        </w:tc>
      </w:tr>
      <w:tr w:rsidR="00F7549C" w:rsidRPr="00052E93" w14:paraId="2F280989"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0EEA1131"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44A231AF" w14:textId="77777777" w:rsidR="00F7549C" w:rsidRDefault="00F7549C" w:rsidP="00BD1BB6">
            <w:pPr>
              <w:ind w:leftChars="-51" w:left="-107" w:right="-47" w:firstLineChars="50" w:firstLine="105"/>
              <w:rPr>
                <w:szCs w:val="21"/>
              </w:rPr>
            </w:pPr>
            <w:r>
              <w:rPr>
                <w:rFonts w:hint="eastAsia"/>
                <w:szCs w:val="21"/>
              </w:rPr>
              <w:t>项目名称</w:t>
            </w:r>
          </w:p>
        </w:tc>
        <w:tc>
          <w:tcPr>
            <w:tcW w:w="614" w:type="pct"/>
            <w:tcBorders>
              <w:top w:val="single" w:sz="4" w:space="0" w:color="auto"/>
              <w:left w:val="single" w:sz="4" w:space="0" w:color="auto"/>
              <w:bottom w:val="single" w:sz="4" w:space="0" w:color="auto"/>
              <w:right w:val="single" w:sz="4" w:space="0" w:color="auto"/>
            </w:tcBorders>
          </w:tcPr>
          <w:p w14:paraId="1D58D8D9"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7483C13D" w14:textId="77777777" w:rsidR="00F7549C" w:rsidRDefault="00F7549C" w:rsidP="00BD1BB6">
            <w:pPr>
              <w:jc w:val="center"/>
            </w:pPr>
            <w:r>
              <w:rPr>
                <w:rFonts w:hint="eastAsia"/>
              </w:rPr>
              <w:t>V(400)</w:t>
            </w:r>
          </w:p>
        </w:tc>
        <w:tc>
          <w:tcPr>
            <w:tcW w:w="333" w:type="pct"/>
            <w:tcBorders>
              <w:top w:val="single" w:sz="4" w:space="0" w:color="auto"/>
              <w:left w:val="single" w:sz="4" w:space="0" w:color="auto"/>
              <w:bottom w:val="single" w:sz="4" w:space="0" w:color="auto"/>
              <w:right w:val="single" w:sz="4" w:space="0" w:color="auto"/>
            </w:tcBorders>
          </w:tcPr>
          <w:p w14:paraId="7D993B24" w14:textId="77777777" w:rsidR="00F7549C" w:rsidRDefault="00F7549C" w:rsidP="00BD1BB6">
            <w:pPr>
              <w:jc w:val="center"/>
            </w:pPr>
            <w:r>
              <w:rPr>
                <w:rFonts w:hint="eastAsia"/>
              </w:rPr>
              <w:t>O</w:t>
            </w:r>
          </w:p>
        </w:tc>
        <w:tc>
          <w:tcPr>
            <w:tcW w:w="748" w:type="pct"/>
            <w:tcBorders>
              <w:left w:val="single" w:sz="4" w:space="0" w:color="auto"/>
              <w:bottom w:val="single" w:sz="4" w:space="0" w:color="auto"/>
              <w:right w:val="single" w:sz="4" w:space="0" w:color="auto"/>
            </w:tcBorders>
          </w:tcPr>
          <w:p w14:paraId="7A7EC930" w14:textId="77777777" w:rsidR="00F7549C" w:rsidRDefault="00F7549C" w:rsidP="00BD1BB6">
            <w:r>
              <w:rPr>
                <w:rFonts w:hint="eastAsia"/>
              </w:rPr>
              <w:t>手工录入</w:t>
            </w:r>
          </w:p>
        </w:tc>
        <w:tc>
          <w:tcPr>
            <w:tcW w:w="1776" w:type="pct"/>
            <w:tcBorders>
              <w:left w:val="single" w:sz="4" w:space="0" w:color="auto"/>
              <w:bottom w:val="single" w:sz="4" w:space="0" w:color="auto"/>
              <w:right w:val="single" w:sz="4" w:space="0" w:color="auto"/>
            </w:tcBorders>
          </w:tcPr>
          <w:p w14:paraId="6CF9330A" w14:textId="77777777" w:rsidR="00F7549C" w:rsidRDefault="00F7549C" w:rsidP="00BD1BB6"/>
        </w:tc>
      </w:tr>
      <w:tr w:rsidR="00F7549C" w:rsidRPr="00052E93" w14:paraId="61F416F3"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2E028CD6" w14:textId="77777777" w:rsidR="00F7549C" w:rsidRPr="00446309" w:rsidRDefault="00F7549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32E1ACD5" w14:textId="77777777" w:rsidR="00F7549C" w:rsidRDefault="00F7549C" w:rsidP="00BD1BB6">
            <w:pPr>
              <w:ind w:leftChars="-51" w:left="-107" w:right="-47" w:firstLineChars="50" w:firstLine="105"/>
              <w:rPr>
                <w:szCs w:val="21"/>
              </w:rPr>
            </w:pPr>
            <w:r>
              <w:rPr>
                <w:rFonts w:hint="eastAsia"/>
                <w:szCs w:val="21"/>
              </w:rPr>
              <w:t>借据号</w:t>
            </w:r>
          </w:p>
        </w:tc>
        <w:tc>
          <w:tcPr>
            <w:tcW w:w="614" w:type="pct"/>
            <w:tcBorders>
              <w:top w:val="single" w:sz="4" w:space="0" w:color="auto"/>
              <w:left w:val="single" w:sz="4" w:space="0" w:color="auto"/>
              <w:bottom w:val="single" w:sz="4" w:space="0" w:color="auto"/>
              <w:right w:val="single" w:sz="4" w:space="0" w:color="auto"/>
            </w:tcBorders>
          </w:tcPr>
          <w:p w14:paraId="16B03EF9" w14:textId="77777777" w:rsidR="00F7549C" w:rsidRDefault="00F7549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026C96E6" w14:textId="77777777" w:rsidR="00F7549C" w:rsidRDefault="00F7549C" w:rsidP="00BD1BB6">
            <w:pPr>
              <w:jc w:val="center"/>
            </w:pPr>
            <w:r>
              <w:rPr>
                <w:rFonts w:hint="eastAsia"/>
              </w:rPr>
              <w:t>V(32)</w:t>
            </w:r>
          </w:p>
        </w:tc>
        <w:tc>
          <w:tcPr>
            <w:tcW w:w="333" w:type="pct"/>
            <w:tcBorders>
              <w:top w:val="single" w:sz="4" w:space="0" w:color="auto"/>
              <w:left w:val="single" w:sz="4" w:space="0" w:color="auto"/>
              <w:bottom w:val="single" w:sz="4" w:space="0" w:color="auto"/>
              <w:right w:val="single" w:sz="4" w:space="0" w:color="auto"/>
            </w:tcBorders>
          </w:tcPr>
          <w:p w14:paraId="1AE5B120" w14:textId="77777777" w:rsidR="00F7549C" w:rsidRDefault="00F7549C" w:rsidP="00BD1BB6">
            <w:pPr>
              <w:jc w:val="center"/>
            </w:pPr>
            <w:r>
              <w:rPr>
                <w:rFonts w:hint="eastAsia"/>
              </w:rPr>
              <w:t>O</w:t>
            </w:r>
          </w:p>
        </w:tc>
        <w:tc>
          <w:tcPr>
            <w:tcW w:w="748" w:type="pct"/>
            <w:tcBorders>
              <w:left w:val="single" w:sz="4" w:space="0" w:color="auto"/>
              <w:bottom w:val="single" w:sz="4" w:space="0" w:color="auto"/>
              <w:right w:val="single" w:sz="4" w:space="0" w:color="auto"/>
            </w:tcBorders>
          </w:tcPr>
          <w:p w14:paraId="78C8DB9C" w14:textId="77777777" w:rsidR="00F7549C" w:rsidRDefault="00F7549C" w:rsidP="00BD1BB6">
            <w:r>
              <w:rPr>
                <w:rFonts w:hint="eastAsia"/>
              </w:rPr>
              <w:t>自动带入</w:t>
            </w:r>
          </w:p>
        </w:tc>
        <w:tc>
          <w:tcPr>
            <w:tcW w:w="1776" w:type="pct"/>
            <w:tcBorders>
              <w:left w:val="single" w:sz="4" w:space="0" w:color="auto"/>
              <w:bottom w:val="single" w:sz="4" w:space="0" w:color="auto"/>
              <w:right w:val="single" w:sz="4" w:space="0" w:color="auto"/>
            </w:tcBorders>
          </w:tcPr>
          <w:p w14:paraId="4C9DEF59" w14:textId="77777777" w:rsidR="00F7549C" w:rsidRDefault="008C116C" w:rsidP="00BD1BB6">
            <w:r>
              <w:rPr>
                <w:rFonts w:hint="eastAsia"/>
                <w:szCs w:val="21"/>
              </w:rPr>
              <w:t>信贷发起，则系统自动带入，不可修改。手工发起时，手动录入，但需要在接口表中检查借据是否正确。</w:t>
            </w:r>
          </w:p>
        </w:tc>
      </w:tr>
      <w:tr w:rsidR="008C116C" w:rsidRPr="00052E93" w14:paraId="41AD20A1" w14:textId="77777777" w:rsidTr="008C116C">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6C215E83" w14:textId="77777777" w:rsidR="008C116C" w:rsidRPr="00446309" w:rsidRDefault="008C116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vAlign w:val="center"/>
          </w:tcPr>
          <w:p w14:paraId="5733B98E" w14:textId="77777777" w:rsidR="008C116C" w:rsidDel="008C116C" w:rsidRDefault="008C116C" w:rsidP="00BD1BB6">
            <w:pPr>
              <w:ind w:leftChars="-51" w:left="-107" w:right="-47" w:firstLineChars="50" w:firstLine="105"/>
              <w:rPr>
                <w:szCs w:val="21"/>
              </w:rPr>
            </w:pPr>
            <w:r>
              <w:rPr>
                <w:rFonts w:hint="eastAsia"/>
                <w:szCs w:val="21"/>
              </w:rPr>
              <w:t>保证金比例</w:t>
            </w:r>
          </w:p>
        </w:tc>
        <w:tc>
          <w:tcPr>
            <w:tcW w:w="614" w:type="pct"/>
            <w:tcBorders>
              <w:top w:val="single" w:sz="4" w:space="0" w:color="auto"/>
              <w:left w:val="single" w:sz="4" w:space="0" w:color="auto"/>
              <w:bottom w:val="single" w:sz="4" w:space="0" w:color="auto"/>
              <w:right w:val="single" w:sz="4" w:space="0" w:color="auto"/>
            </w:tcBorders>
            <w:vAlign w:val="center"/>
          </w:tcPr>
          <w:p w14:paraId="76626110" w14:textId="77777777" w:rsidR="008C116C" w:rsidRDefault="008C116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373292E8" w14:textId="77777777" w:rsidR="008C116C" w:rsidRDefault="008C116C" w:rsidP="00BD1BB6">
            <w:pPr>
              <w:jc w:val="center"/>
            </w:pPr>
            <w:r>
              <w:rPr>
                <w:rFonts w:ascii="宋体" w:hAnsi="宋体" w:hint="eastAsia"/>
              </w:rPr>
              <w:t>N(3)</w:t>
            </w:r>
          </w:p>
        </w:tc>
        <w:tc>
          <w:tcPr>
            <w:tcW w:w="333" w:type="pct"/>
            <w:tcBorders>
              <w:top w:val="single" w:sz="4" w:space="0" w:color="auto"/>
              <w:left w:val="single" w:sz="4" w:space="0" w:color="auto"/>
              <w:bottom w:val="single" w:sz="4" w:space="0" w:color="auto"/>
              <w:right w:val="single" w:sz="4" w:space="0" w:color="auto"/>
            </w:tcBorders>
            <w:vAlign w:val="center"/>
          </w:tcPr>
          <w:p w14:paraId="2A3A9DEF" w14:textId="77777777" w:rsidR="008C116C" w:rsidRDefault="008C116C" w:rsidP="00BD1BB6">
            <w:pPr>
              <w:jc w:val="center"/>
            </w:pPr>
            <w:r>
              <w:rPr>
                <w:rFonts w:ascii="宋体" w:hAnsi="宋体" w:hint="eastAsia"/>
              </w:rPr>
              <w:t>MP</w:t>
            </w:r>
          </w:p>
        </w:tc>
        <w:tc>
          <w:tcPr>
            <w:tcW w:w="748" w:type="pct"/>
            <w:tcBorders>
              <w:left w:val="single" w:sz="4" w:space="0" w:color="auto"/>
              <w:bottom w:val="single" w:sz="4" w:space="0" w:color="auto"/>
              <w:right w:val="single" w:sz="4" w:space="0" w:color="auto"/>
            </w:tcBorders>
          </w:tcPr>
          <w:p w14:paraId="25C99086" w14:textId="77777777" w:rsidR="008C116C" w:rsidRDefault="008C116C" w:rsidP="00BD1BB6">
            <w:r>
              <w:rPr>
                <w:rFonts w:hint="eastAsia"/>
                <w:szCs w:val="21"/>
              </w:rPr>
              <w:t>手工录入</w:t>
            </w:r>
          </w:p>
        </w:tc>
        <w:tc>
          <w:tcPr>
            <w:tcW w:w="1776" w:type="pct"/>
            <w:tcBorders>
              <w:left w:val="single" w:sz="4" w:space="0" w:color="auto"/>
              <w:bottom w:val="single" w:sz="4" w:space="0" w:color="auto"/>
              <w:right w:val="single" w:sz="4" w:space="0" w:color="auto"/>
            </w:tcBorders>
          </w:tcPr>
          <w:p w14:paraId="40BA2F15" w14:textId="77777777" w:rsidR="008C116C" w:rsidRDefault="008C116C" w:rsidP="00BD1BB6">
            <w:pPr>
              <w:rPr>
                <w:szCs w:val="21"/>
              </w:rPr>
            </w:pPr>
            <w:r>
              <w:rPr>
                <w:rFonts w:hint="eastAsia"/>
                <w:szCs w:val="21"/>
              </w:rPr>
              <w:t>信贷发起，则系统自动带入，不可修改。手工发起时，手动录入。</w:t>
            </w:r>
          </w:p>
        </w:tc>
      </w:tr>
      <w:tr w:rsidR="008C116C" w:rsidRPr="00052E93" w14:paraId="33C649AF"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29C99ED3" w14:textId="77777777" w:rsidR="008C116C" w:rsidRPr="00446309" w:rsidRDefault="008C116C"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36DED26E" w14:textId="77777777" w:rsidR="008C116C" w:rsidRDefault="008C116C" w:rsidP="00BD1BB6">
            <w:pPr>
              <w:ind w:leftChars="-51" w:left="-107" w:right="-47" w:firstLineChars="50" w:firstLine="105"/>
              <w:rPr>
                <w:szCs w:val="21"/>
              </w:rPr>
            </w:pPr>
            <w:r>
              <w:rPr>
                <w:rFonts w:hint="eastAsia"/>
                <w:szCs w:val="21"/>
              </w:rPr>
              <w:t>保证金信息</w:t>
            </w:r>
          </w:p>
        </w:tc>
        <w:tc>
          <w:tcPr>
            <w:tcW w:w="614" w:type="pct"/>
            <w:tcBorders>
              <w:top w:val="single" w:sz="4" w:space="0" w:color="auto"/>
              <w:left w:val="single" w:sz="4" w:space="0" w:color="auto"/>
              <w:bottom w:val="single" w:sz="4" w:space="0" w:color="auto"/>
              <w:right w:val="single" w:sz="4" w:space="0" w:color="auto"/>
            </w:tcBorders>
          </w:tcPr>
          <w:p w14:paraId="1D3B8E45" w14:textId="77777777" w:rsidR="008C116C" w:rsidRDefault="008C116C"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10CDAB69" w14:textId="77777777" w:rsidR="008C116C" w:rsidRDefault="008C116C" w:rsidP="00BD1BB6">
            <w:pPr>
              <w:jc w:val="center"/>
            </w:pPr>
            <w:r>
              <w:rPr>
                <w:rFonts w:hint="eastAsia"/>
              </w:rPr>
              <w:t>控件</w:t>
            </w:r>
          </w:p>
        </w:tc>
        <w:tc>
          <w:tcPr>
            <w:tcW w:w="333" w:type="pct"/>
            <w:tcBorders>
              <w:top w:val="single" w:sz="4" w:space="0" w:color="auto"/>
              <w:left w:val="single" w:sz="4" w:space="0" w:color="auto"/>
              <w:bottom w:val="single" w:sz="4" w:space="0" w:color="auto"/>
              <w:right w:val="single" w:sz="4" w:space="0" w:color="auto"/>
            </w:tcBorders>
          </w:tcPr>
          <w:p w14:paraId="3D35936B" w14:textId="77777777" w:rsidR="008C116C" w:rsidRDefault="008C116C" w:rsidP="00BD1BB6">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4B653328" w14:textId="77777777" w:rsidR="008C116C" w:rsidRDefault="008C116C"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046863B8" w14:textId="77777777" w:rsidR="008C116C" w:rsidRDefault="008C116C" w:rsidP="00BD1BB6"/>
        </w:tc>
      </w:tr>
      <w:tr w:rsidR="002B1C4E" w:rsidRPr="00052E93" w14:paraId="231D0B87" w14:textId="77777777" w:rsidTr="00D664E2">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59058F1F" w14:textId="77777777" w:rsidR="002B1C4E" w:rsidRPr="00446309" w:rsidRDefault="002B1C4E"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vAlign w:val="center"/>
          </w:tcPr>
          <w:p w14:paraId="45507C37" w14:textId="77777777" w:rsidR="002B1C4E" w:rsidRDefault="002B1C4E" w:rsidP="00BD1BB6">
            <w:pPr>
              <w:ind w:leftChars="-51" w:left="-107" w:right="-47" w:firstLineChars="50" w:firstLine="105"/>
              <w:rPr>
                <w:szCs w:val="21"/>
              </w:rPr>
            </w:pPr>
            <w:r>
              <w:rPr>
                <w:rFonts w:hint="eastAsia"/>
                <w:szCs w:val="21"/>
              </w:rPr>
              <w:t>合同号</w:t>
            </w:r>
          </w:p>
        </w:tc>
        <w:tc>
          <w:tcPr>
            <w:tcW w:w="614" w:type="pct"/>
            <w:tcBorders>
              <w:top w:val="single" w:sz="4" w:space="0" w:color="auto"/>
              <w:left w:val="single" w:sz="4" w:space="0" w:color="auto"/>
              <w:bottom w:val="single" w:sz="4" w:space="0" w:color="auto"/>
              <w:right w:val="single" w:sz="4" w:space="0" w:color="auto"/>
            </w:tcBorders>
            <w:vAlign w:val="center"/>
          </w:tcPr>
          <w:p w14:paraId="3BBA2FA9" w14:textId="77777777" w:rsidR="002B1C4E" w:rsidRDefault="002B1C4E"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70C32C86" w14:textId="77777777" w:rsidR="002B1C4E" w:rsidRDefault="002B1C4E" w:rsidP="00BD1BB6">
            <w:pPr>
              <w:jc w:val="center"/>
            </w:pPr>
            <w:r w:rsidRPr="00C75773">
              <w:rPr>
                <w:rFonts w:ascii="宋体" w:hAnsi="宋体" w:hint="eastAsia"/>
              </w:rPr>
              <w:t>V(</w:t>
            </w:r>
            <w:r>
              <w:rPr>
                <w:rFonts w:ascii="宋体" w:hAnsi="宋体" w:hint="eastAsia"/>
              </w:rPr>
              <w:t>40</w:t>
            </w:r>
            <w:r w:rsidRPr="00C75773">
              <w:rPr>
                <w:rFonts w:ascii="宋体" w:hAnsi="宋体" w:hint="eastAsia"/>
              </w:rPr>
              <w:t>)</w:t>
            </w:r>
          </w:p>
        </w:tc>
        <w:tc>
          <w:tcPr>
            <w:tcW w:w="333" w:type="pct"/>
            <w:tcBorders>
              <w:top w:val="single" w:sz="4" w:space="0" w:color="auto"/>
              <w:left w:val="single" w:sz="4" w:space="0" w:color="auto"/>
              <w:bottom w:val="single" w:sz="4" w:space="0" w:color="auto"/>
              <w:right w:val="single" w:sz="4" w:space="0" w:color="auto"/>
            </w:tcBorders>
            <w:vAlign w:val="center"/>
          </w:tcPr>
          <w:p w14:paraId="0A90117C" w14:textId="77777777" w:rsidR="002B1C4E" w:rsidRDefault="002B1C4E" w:rsidP="00BD1BB6">
            <w:pPr>
              <w:jc w:val="center"/>
            </w:pPr>
            <w:r>
              <w:rPr>
                <w:rFonts w:ascii="宋体" w:hAnsi="宋体" w:hint="eastAsia"/>
              </w:rPr>
              <w:t>O</w:t>
            </w:r>
          </w:p>
        </w:tc>
        <w:tc>
          <w:tcPr>
            <w:tcW w:w="748" w:type="pct"/>
            <w:tcBorders>
              <w:top w:val="single" w:sz="4" w:space="0" w:color="auto"/>
              <w:left w:val="single" w:sz="4" w:space="0" w:color="auto"/>
              <w:bottom w:val="single" w:sz="4" w:space="0" w:color="auto"/>
              <w:right w:val="single" w:sz="4" w:space="0" w:color="auto"/>
            </w:tcBorders>
            <w:vAlign w:val="center"/>
          </w:tcPr>
          <w:p w14:paraId="53FB7ED0" w14:textId="77777777" w:rsidR="002B1C4E" w:rsidRDefault="002B1C4E" w:rsidP="00BD1BB6">
            <w:r>
              <w:rPr>
                <w:rFonts w:ascii="宋体" w:hAnsi="宋体"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723CD750" w14:textId="77777777" w:rsidR="002B1C4E" w:rsidRDefault="002B1C4E" w:rsidP="00BD1BB6"/>
        </w:tc>
      </w:tr>
      <w:tr w:rsidR="002B1C4E" w:rsidRPr="00052E93" w14:paraId="58D37A7B" w14:textId="77777777" w:rsidTr="00D664E2">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2C501070" w14:textId="77777777" w:rsidR="002B1C4E" w:rsidRPr="00446309" w:rsidRDefault="002B1C4E"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vAlign w:val="center"/>
          </w:tcPr>
          <w:p w14:paraId="16935CBA" w14:textId="77777777" w:rsidR="002B1C4E" w:rsidRDefault="002B1C4E" w:rsidP="00BD1BB6">
            <w:pPr>
              <w:ind w:leftChars="-51" w:left="-107" w:right="-47" w:firstLineChars="50" w:firstLine="105"/>
              <w:rPr>
                <w:szCs w:val="21"/>
              </w:rPr>
            </w:pPr>
            <w:r>
              <w:rPr>
                <w:rFonts w:hint="eastAsia"/>
                <w:szCs w:val="21"/>
              </w:rPr>
              <w:t>合同金额</w:t>
            </w:r>
          </w:p>
        </w:tc>
        <w:tc>
          <w:tcPr>
            <w:tcW w:w="614" w:type="pct"/>
            <w:tcBorders>
              <w:top w:val="single" w:sz="4" w:space="0" w:color="auto"/>
              <w:left w:val="single" w:sz="4" w:space="0" w:color="auto"/>
              <w:bottom w:val="single" w:sz="4" w:space="0" w:color="auto"/>
              <w:right w:val="single" w:sz="4" w:space="0" w:color="auto"/>
            </w:tcBorders>
            <w:vAlign w:val="center"/>
          </w:tcPr>
          <w:p w14:paraId="2E58FC5A" w14:textId="77777777" w:rsidR="002B1C4E" w:rsidRDefault="002B1C4E"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26D5C5B0" w14:textId="77777777" w:rsidR="002B1C4E" w:rsidRDefault="002B1C4E" w:rsidP="00BD1BB6">
            <w:pPr>
              <w:jc w:val="center"/>
            </w:pPr>
            <w:r w:rsidRPr="00C75773">
              <w:rPr>
                <w:rFonts w:ascii="宋体" w:hAnsi="宋体" w:hint="eastAsia"/>
              </w:rPr>
              <w:t>N(18,2)</w:t>
            </w:r>
          </w:p>
        </w:tc>
        <w:tc>
          <w:tcPr>
            <w:tcW w:w="333" w:type="pct"/>
            <w:tcBorders>
              <w:top w:val="single" w:sz="4" w:space="0" w:color="auto"/>
              <w:left w:val="single" w:sz="4" w:space="0" w:color="auto"/>
              <w:bottom w:val="single" w:sz="4" w:space="0" w:color="auto"/>
              <w:right w:val="single" w:sz="4" w:space="0" w:color="auto"/>
            </w:tcBorders>
            <w:vAlign w:val="center"/>
          </w:tcPr>
          <w:p w14:paraId="720DC53B" w14:textId="77777777" w:rsidR="002B1C4E" w:rsidRDefault="002B1C4E" w:rsidP="00BD1BB6">
            <w:pPr>
              <w:jc w:val="center"/>
            </w:pPr>
            <w:r>
              <w:rPr>
                <w:rFonts w:ascii="宋体" w:hAnsi="宋体" w:hint="eastAsia"/>
              </w:rPr>
              <w:t>O</w:t>
            </w:r>
          </w:p>
        </w:tc>
        <w:tc>
          <w:tcPr>
            <w:tcW w:w="748" w:type="pct"/>
            <w:tcBorders>
              <w:top w:val="single" w:sz="4" w:space="0" w:color="auto"/>
              <w:left w:val="single" w:sz="4" w:space="0" w:color="auto"/>
              <w:bottom w:val="single" w:sz="4" w:space="0" w:color="auto"/>
              <w:right w:val="single" w:sz="4" w:space="0" w:color="auto"/>
            </w:tcBorders>
            <w:vAlign w:val="center"/>
          </w:tcPr>
          <w:p w14:paraId="15544F8A" w14:textId="77777777" w:rsidR="002B1C4E" w:rsidRDefault="002B1C4E" w:rsidP="00BD1BB6">
            <w:r>
              <w:rPr>
                <w:rFonts w:ascii="宋体" w:hAnsi="宋体"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5E7C1236" w14:textId="77777777" w:rsidR="002B1C4E" w:rsidRDefault="002B1C4E" w:rsidP="00BD1BB6"/>
        </w:tc>
      </w:tr>
      <w:tr w:rsidR="002B1C4E" w:rsidRPr="00052E93" w14:paraId="09AFA3E3"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440EAADB" w14:textId="77777777" w:rsidR="002B1C4E" w:rsidRPr="00446309" w:rsidRDefault="002B1C4E"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01BD7C2A" w14:textId="77777777" w:rsidR="002B1C4E" w:rsidRDefault="002B1C4E" w:rsidP="00BD1BB6">
            <w:pPr>
              <w:ind w:leftChars="-51" w:left="-107" w:right="-47" w:firstLineChars="50" w:firstLine="105"/>
              <w:rPr>
                <w:szCs w:val="21"/>
              </w:rPr>
            </w:pPr>
            <w:r>
              <w:rPr>
                <w:rFonts w:hint="eastAsia"/>
                <w:szCs w:val="21"/>
              </w:rPr>
              <w:t>备注</w:t>
            </w:r>
          </w:p>
        </w:tc>
        <w:tc>
          <w:tcPr>
            <w:tcW w:w="614" w:type="pct"/>
            <w:tcBorders>
              <w:top w:val="single" w:sz="4" w:space="0" w:color="auto"/>
              <w:left w:val="single" w:sz="4" w:space="0" w:color="auto"/>
              <w:bottom w:val="single" w:sz="4" w:space="0" w:color="auto"/>
              <w:right w:val="single" w:sz="4" w:space="0" w:color="auto"/>
            </w:tcBorders>
          </w:tcPr>
          <w:p w14:paraId="5D50FA3F" w14:textId="77777777" w:rsidR="002B1C4E" w:rsidRDefault="002B1C4E"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069D3C6D" w14:textId="77777777" w:rsidR="002B1C4E" w:rsidRDefault="002B1C4E" w:rsidP="00BD1BB6">
            <w:pPr>
              <w:jc w:val="center"/>
            </w:pPr>
            <w:r>
              <w:rPr>
                <w:rFonts w:hint="eastAsia"/>
              </w:rPr>
              <w:t>V(200)</w:t>
            </w:r>
          </w:p>
        </w:tc>
        <w:tc>
          <w:tcPr>
            <w:tcW w:w="333" w:type="pct"/>
            <w:tcBorders>
              <w:top w:val="single" w:sz="4" w:space="0" w:color="auto"/>
              <w:left w:val="single" w:sz="4" w:space="0" w:color="auto"/>
              <w:bottom w:val="single" w:sz="4" w:space="0" w:color="auto"/>
              <w:right w:val="single" w:sz="4" w:space="0" w:color="auto"/>
            </w:tcBorders>
          </w:tcPr>
          <w:p w14:paraId="5923DD8A" w14:textId="77777777" w:rsidR="002B1C4E" w:rsidRDefault="002B1C4E" w:rsidP="00BD1BB6">
            <w:pPr>
              <w:jc w:val="center"/>
            </w:pPr>
            <w:r>
              <w:rPr>
                <w:rFonts w:hint="eastAsia"/>
              </w:rPr>
              <w:t>O</w:t>
            </w:r>
          </w:p>
        </w:tc>
        <w:tc>
          <w:tcPr>
            <w:tcW w:w="748" w:type="pct"/>
            <w:tcBorders>
              <w:left w:val="single" w:sz="4" w:space="0" w:color="auto"/>
              <w:right w:val="single" w:sz="4" w:space="0" w:color="auto"/>
            </w:tcBorders>
          </w:tcPr>
          <w:p w14:paraId="4FF6DCF6" w14:textId="77777777" w:rsidR="002B1C4E" w:rsidRDefault="002B1C4E" w:rsidP="00BD1BB6">
            <w:r>
              <w:rPr>
                <w:rFonts w:hint="eastAsia"/>
              </w:rPr>
              <w:t>手工录入</w:t>
            </w:r>
          </w:p>
        </w:tc>
        <w:tc>
          <w:tcPr>
            <w:tcW w:w="1776" w:type="pct"/>
            <w:tcBorders>
              <w:left w:val="single" w:sz="4" w:space="0" w:color="auto"/>
              <w:right w:val="single" w:sz="4" w:space="0" w:color="auto"/>
            </w:tcBorders>
          </w:tcPr>
          <w:p w14:paraId="4C879D70" w14:textId="77777777" w:rsidR="002B1C4E" w:rsidRDefault="002B1C4E" w:rsidP="00BD1BB6"/>
        </w:tc>
      </w:tr>
      <w:tr w:rsidR="002B1C4E" w:rsidRPr="00052E93" w14:paraId="042AFCF4" w14:textId="77777777" w:rsidTr="00BD1BB6">
        <w:trPr>
          <w:jc w:val="center"/>
        </w:trPr>
        <w:tc>
          <w:tcPr>
            <w:tcW w:w="289" w:type="pct"/>
            <w:tcBorders>
              <w:top w:val="single" w:sz="4" w:space="0" w:color="auto"/>
              <w:left w:val="single" w:sz="4" w:space="0" w:color="auto"/>
              <w:bottom w:val="single" w:sz="4" w:space="0" w:color="auto"/>
              <w:right w:val="single" w:sz="4" w:space="0" w:color="auto"/>
            </w:tcBorders>
            <w:vAlign w:val="center"/>
          </w:tcPr>
          <w:p w14:paraId="322EF8E8" w14:textId="77777777" w:rsidR="002B1C4E" w:rsidRPr="00446309" w:rsidRDefault="002B1C4E" w:rsidP="008D48CD">
            <w:pPr>
              <w:numPr>
                <w:ilvl w:val="0"/>
                <w:numId w:val="4"/>
              </w:numPr>
              <w:spacing w:line="360" w:lineRule="auto"/>
              <w:ind w:right="-108"/>
              <w:jc w:val="center"/>
              <w:rPr>
                <w:rFonts w:ascii="宋体" w:hAnsi="宋体"/>
              </w:rPr>
            </w:pPr>
          </w:p>
        </w:tc>
        <w:tc>
          <w:tcPr>
            <w:tcW w:w="767" w:type="pct"/>
            <w:tcBorders>
              <w:top w:val="single" w:sz="4" w:space="0" w:color="auto"/>
              <w:left w:val="single" w:sz="4" w:space="0" w:color="auto"/>
              <w:bottom w:val="single" w:sz="4" w:space="0" w:color="auto"/>
              <w:right w:val="single" w:sz="4" w:space="0" w:color="auto"/>
            </w:tcBorders>
          </w:tcPr>
          <w:p w14:paraId="4F0FB406" w14:textId="77777777" w:rsidR="002B1C4E" w:rsidRDefault="002B1C4E" w:rsidP="00BD1BB6">
            <w:pPr>
              <w:ind w:leftChars="-51" w:left="-107" w:right="-47" w:firstLineChars="50" w:firstLine="105"/>
              <w:rPr>
                <w:szCs w:val="21"/>
              </w:rPr>
            </w:pPr>
            <w:r>
              <w:rPr>
                <w:rFonts w:hint="eastAsia"/>
                <w:szCs w:val="21"/>
              </w:rPr>
              <w:t>费用管理</w:t>
            </w:r>
          </w:p>
        </w:tc>
        <w:tc>
          <w:tcPr>
            <w:tcW w:w="614" w:type="pct"/>
            <w:tcBorders>
              <w:top w:val="single" w:sz="4" w:space="0" w:color="auto"/>
              <w:left w:val="single" w:sz="4" w:space="0" w:color="auto"/>
              <w:bottom w:val="single" w:sz="4" w:space="0" w:color="auto"/>
              <w:right w:val="single" w:sz="4" w:space="0" w:color="auto"/>
            </w:tcBorders>
          </w:tcPr>
          <w:p w14:paraId="287A188E" w14:textId="77777777" w:rsidR="002B1C4E" w:rsidRDefault="002B1C4E" w:rsidP="00BD1BB6">
            <w:pPr>
              <w:pStyle w:val="p0"/>
              <w:ind w:firstLine="0"/>
            </w:pPr>
          </w:p>
        </w:tc>
        <w:tc>
          <w:tcPr>
            <w:tcW w:w="473" w:type="pct"/>
            <w:tcBorders>
              <w:top w:val="single" w:sz="4" w:space="0" w:color="auto"/>
              <w:left w:val="single" w:sz="4" w:space="0" w:color="auto"/>
              <w:bottom w:val="single" w:sz="4" w:space="0" w:color="auto"/>
              <w:right w:val="single" w:sz="4" w:space="0" w:color="auto"/>
            </w:tcBorders>
          </w:tcPr>
          <w:p w14:paraId="6F0CD946" w14:textId="77777777" w:rsidR="002B1C4E" w:rsidRDefault="002B1C4E" w:rsidP="00BD1BB6">
            <w:pPr>
              <w:jc w:val="center"/>
            </w:pPr>
            <w:r>
              <w:rPr>
                <w:rFonts w:hint="eastAsia"/>
              </w:rPr>
              <w:t>控件</w:t>
            </w:r>
          </w:p>
        </w:tc>
        <w:tc>
          <w:tcPr>
            <w:tcW w:w="333" w:type="pct"/>
            <w:tcBorders>
              <w:top w:val="single" w:sz="4" w:space="0" w:color="auto"/>
              <w:left w:val="single" w:sz="4" w:space="0" w:color="auto"/>
              <w:bottom w:val="single" w:sz="4" w:space="0" w:color="auto"/>
              <w:right w:val="single" w:sz="4" w:space="0" w:color="auto"/>
            </w:tcBorders>
          </w:tcPr>
          <w:p w14:paraId="5AF83C87" w14:textId="77777777" w:rsidR="002B1C4E" w:rsidRDefault="002B1C4E" w:rsidP="00BD1BB6">
            <w:pPr>
              <w:jc w:val="center"/>
            </w:pPr>
            <w:r>
              <w:rPr>
                <w:rFonts w:hint="eastAsia"/>
              </w:rPr>
              <w:t>O</w:t>
            </w:r>
          </w:p>
        </w:tc>
        <w:tc>
          <w:tcPr>
            <w:tcW w:w="748" w:type="pct"/>
            <w:tcBorders>
              <w:left w:val="single" w:sz="4" w:space="0" w:color="auto"/>
              <w:right w:val="single" w:sz="4" w:space="0" w:color="auto"/>
            </w:tcBorders>
          </w:tcPr>
          <w:p w14:paraId="0036E8AE" w14:textId="77777777" w:rsidR="002B1C4E" w:rsidRDefault="002B1C4E" w:rsidP="00BD1BB6">
            <w:r>
              <w:rPr>
                <w:rFonts w:hint="eastAsia"/>
              </w:rPr>
              <w:t>手工录入</w:t>
            </w:r>
          </w:p>
        </w:tc>
        <w:tc>
          <w:tcPr>
            <w:tcW w:w="1776" w:type="pct"/>
            <w:tcBorders>
              <w:left w:val="single" w:sz="4" w:space="0" w:color="auto"/>
              <w:right w:val="single" w:sz="4" w:space="0" w:color="auto"/>
            </w:tcBorders>
          </w:tcPr>
          <w:p w14:paraId="55890253" w14:textId="77777777" w:rsidR="002B1C4E" w:rsidRDefault="002B1C4E" w:rsidP="00BD1BB6"/>
        </w:tc>
      </w:tr>
    </w:tbl>
    <w:p w14:paraId="0036D37E" w14:textId="77777777" w:rsidR="00C80AFC" w:rsidRDefault="00C80AFC" w:rsidP="00F25F95">
      <w:pPr>
        <w:pStyle w:val="a3"/>
        <w:ind w:firstLineChars="0" w:firstLine="0"/>
      </w:pPr>
    </w:p>
    <w:p w14:paraId="525C3AC0" w14:textId="77777777" w:rsidR="00B53DFB" w:rsidRDefault="00B53DFB" w:rsidP="006E45E9">
      <w:pPr>
        <w:pStyle w:val="4"/>
      </w:pPr>
      <w:bookmarkStart w:id="55" w:name="_Toc393285147"/>
      <w:bookmarkStart w:id="56" w:name="_Toc395083709"/>
      <w:r>
        <w:rPr>
          <w:rFonts w:hint="eastAsia"/>
        </w:rPr>
        <w:t>交易控制</w:t>
      </w:r>
      <w:bookmarkEnd w:id="55"/>
      <w:bookmarkEnd w:id="56"/>
    </w:p>
    <w:p w14:paraId="3746B783" w14:textId="77777777" w:rsidR="004E66D1" w:rsidRDefault="004E66D1" w:rsidP="00B84A42">
      <w:pPr>
        <w:pStyle w:val="5"/>
      </w:pPr>
      <w:r>
        <w:rPr>
          <w:rFonts w:hint="eastAsia"/>
        </w:rPr>
        <w:t>是否反担保类保函</w:t>
      </w:r>
    </w:p>
    <w:p w14:paraId="2EFAE3B3" w14:textId="77777777" w:rsidR="001349F3" w:rsidRDefault="001349F3" w:rsidP="001349F3">
      <w:pPr>
        <w:ind w:firstLine="420"/>
        <w:rPr>
          <w:szCs w:val="21"/>
        </w:rPr>
      </w:pPr>
      <w:r>
        <w:rPr>
          <w:rFonts w:hint="eastAsia"/>
        </w:rPr>
        <w:t>是否反担保类保函为“是”时，则</w:t>
      </w:r>
      <w:r>
        <w:rPr>
          <w:rFonts w:hint="eastAsia"/>
          <w:szCs w:val="21"/>
        </w:rPr>
        <w:t>保函通知号为必输，其他情况下保函通知号隐藏并赋空值。</w:t>
      </w:r>
    </w:p>
    <w:p w14:paraId="69FE0BF6" w14:textId="77777777" w:rsidR="001349F3" w:rsidRDefault="001349F3" w:rsidP="00B84A42">
      <w:pPr>
        <w:pStyle w:val="5"/>
      </w:pPr>
      <w:r>
        <w:rPr>
          <w:rFonts w:hint="eastAsia"/>
        </w:rPr>
        <w:t>反担保通知号</w:t>
      </w:r>
    </w:p>
    <w:p w14:paraId="521DD693" w14:textId="77777777" w:rsidR="001349F3" w:rsidRDefault="001349F3" w:rsidP="001349F3">
      <w:pPr>
        <w:ind w:firstLine="420"/>
      </w:pPr>
      <w:r>
        <w:rPr>
          <w:rFonts w:hint="eastAsia"/>
        </w:rPr>
        <w:t>输入反担保通知号之后自动关联通知时所录入的信息。带出通知时的申请人、受益人、通知保函金额、通知保函币种、原保函开立银行</w:t>
      </w:r>
      <w:r>
        <w:rPr>
          <w:rFonts w:hint="eastAsia"/>
        </w:rPr>
        <w:t>SWIFTCODE</w:t>
      </w:r>
      <w:r>
        <w:rPr>
          <w:rFonts w:hint="eastAsia"/>
        </w:rPr>
        <w:t>、原保函开立银行名称地址等信息，可修改。需控制一笔通知保函只能关联一次保函开立信息。</w:t>
      </w:r>
    </w:p>
    <w:p w14:paraId="5DBDA90E" w14:textId="77777777" w:rsidR="001349F3" w:rsidRDefault="001349F3" w:rsidP="00B84A42">
      <w:pPr>
        <w:pStyle w:val="5"/>
      </w:pPr>
      <w:r w:rsidRPr="001349F3">
        <w:rPr>
          <w:rFonts w:hint="eastAsia"/>
        </w:rPr>
        <w:t>原保函开立银行</w:t>
      </w:r>
      <w:r w:rsidRPr="001349F3">
        <w:rPr>
          <w:rFonts w:hint="eastAsia"/>
        </w:rPr>
        <w:t>SWIFTCODE</w:t>
      </w:r>
    </w:p>
    <w:p w14:paraId="500B6E41" w14:textId="77777777" w:rsidR="001349F3" w:rsidRDefault="001349F3" w:rsidP="001349F3">
      <w:pPr>
        <w:ind w:firstLine="420"/>
      </w:pPr>
      <w:r>
        <w:rPr>
          <w:rFonts w:hint="eastAsia"/>
        </w:rPr>
        <w:t>当开立方式为</w:t>
      </w:r>
      <w:r>
        <w:t>’</w:t>
      </w:r>
      <w:r>
        <w:rPr>
          <w:rFonts w:hint="eastAsia"/>
        </w:rPr>
        <w:t>他行委托我行</w:t>
      </w:r>
      <w:r>
        <w:t>’</w:t>
      </w:r>
      <w:r>
        <w:rPr>
          <w:rFonts w:hint="eastAsia"/>
        </w:rPr>
        <w:t>开立保函或是否反担保保函为</w:t>
      </w:r>
      <w:r>
        <w:t>’</w:t>
      </w:r>
      <w:r>
        <w:rPr>
          <w:rFonts w:hint="eastAsia"/>
        </w:rPr>
        <w:t>是</w:t>
      </w:r>
      <w:r>
        <w:t>’</w:t>
      </w:r>
      <w:r>
        <w:rPr>
          <w:rFonts w:hint="eastAsia"/>
        </w:rPr>
        <w:t>时，原保函开立银行</w:t>
      </w:r>
      <w:r>
        <w:rPr>
          <w:rFonts w:hint="eastAsia"/>
        </w:rPr>
        <w:t>SWIFTCODE</w:t>
      </w:r>
      <w:r>
        <w:rPr>
          <w:rFonts w:hint="eastAsia"/>
        </w:rPr>
        <w:t>为可编辑。</w:t>
      </w:r>
    </w:p>
    <w:p w14:paraId="61918A3B" w14:textId="77777777" w:rsidR="001349F3" w:rsidRDefault="001349F3" w:rsidP="001349F3">
      <w:pPr>
        <w:ind w:firstLine="420"/>
      </w:pPr>
      <w:r>
        <w:rPr>
          <w:rFonts w:hint="eastAsia"/>
        </w:rPr>
        <w:t>当开立方式为‘我行直接开立保函’时，</w:t>
      </w:r>
      <w:r w:rsidR="0020490B">
        <w:rPr>
          <w:rFonts w:hint="eastAsia"/>
        </w:rPr>
        <w:t>是否反担保保函为</w:t>
      </w:r>
      <w:r w:rsidR="0020490B">
        <w:t>’</w:t>
      </w:r>
      <w:r w:rsidR="0020490B">
        <w:rPr>
          <w:rFonts w:hint="eastAsia"/>
        </w:rPr>
        <w:t>否</w:t>
      </w:r>
      <w:r w:rsidR="0020490B">
        <w:t>’</w:t>
      </w:r>
      <w:r w:rsidR="0020490B">
        <w:rPr>
          <w:rFonts w:hint="eastAsia"/>
        </w:rPr>
        <w:t>，</w:t>
      </w:r>
      <w:r>
        <w:rPr>
          <w:rFonts w:hint="eastAsia"/>
        </w:rPr>
        <w:t>则原保函开立银行相关信息需要隐藏并赋空值。</w:t>
      </w:r>
    </w:p>
    <w:p w14:paraId="2770D260" w14:textId="77777777" w:rsidR="001349F3" w:rsidRDefault="001349F3" w:rsidP="001349F3">
      <w:pPr>
        <w:ind w:firstLine="420"/>
      </w:pPr>
      <w:r>
        <w:rPr>
          <w:rFonts w:hint="eastAsia"/>
        </w:rPr>
        <w:t>当是办理方式为委托他行开立保函时，则原保函开立</w:t>
      </w:r>
      <w:r>
        <w:rPr>
          <w:rFonts w:hint="eastAsia"/>
        </w:rPr>
        <w:t>SWIFTCODE</w:t>
      </w:r>
      <w:r>
        <w:rPr>
          <w:rFonts w:hint="eastAsia"/>
        </w:rPr>
        <w:t>的</w:t>
      </w:r>
      <w:r>
        <w:rPr>
          <w:rFonts w:hint="eastAsia"/>
        </w:rPr>
        <w:t>title</w:t>
      </w:r>
      <w:r>
        <w:rPr>
          <w:rFonts w:hint="eastAsia"/>
        </w:rPr>
        <w:t>变为代办行的</w:t>
      </w:r>
      <w:r>
        <w:rPr>
          <w:rFonts w:hint="eastAsia"/>
        </w:rPr>
        <w:t>SWIFTCODE</w:t>
      </w:r>
      <w:r>
        <w:rPr>
          <w:rFonts w:hint="eastAsia"/>
        </w:rPr>
        <w:t>且可编辑。</w:t>
      </w:r>
    </w:p>
    <w:p w14:paraId="2E4377A8" w14:textId="77777777" w:rsidR="001349F3" w:rsidRDefault="001349F3" w:rsidP="001349F3">
      <w:pPr>
        <w:ind w:firstLine="420"/>
      </w:pPr>
      <w:r>
        <w:rPr>
          <w:rFonts w:hint="eastAsia"/>
        </w:rPr>
        <w:t>当是否反担保保函为</w:t>
      </w:r>
      <w:r>
        <w:t>’</w:t>
      </w:r>
      <w:r>
        <w:rPr>
          <w:rFonts w:hint="eastAsia"/>
        </w:rPr>
        <w:t>是</w:t>
      </w:r>
      <w:r>
        <w:t>’</w:t>
      </w:r>
      <w:r>
        <w:rPr>
          <w:rFonts w:hint="eastAsia"/>
        </w:rPr>
        <w:t>时，则原保函开立银行</w:t>
      </w:r>
      <w:r>
        <w:rPr>
          <w:rFonts w:hint="eastAsia"/>
        </w:rPr>
        <w:t>SWIFTCODE</w:t>
      </w:r>
      <w:r>
        <w:rPr>
          <w:rFonts w:hint="eastAsia"/>
        </w:rPr>
        <w:t>应自动加载通知时的来报行</w:t>
      </w:r>
      <w:r>
        <w:rPr>
          <w:rFonts w:hint="eastAsia"/>
        </w:rPr>
        <w:t>SWIFTCODE</w:t>
      </w:r>
      <w:r>
        <w:rPr>
          <w:rFonts w:hint="eastAsia"/>
        </w:rPr>
        <w:t>。</w:t>
      </w:r>
    </w:p>
    <w:p w14:paraId="6D522625" w14:textId="77777777" w:rsidR="001349F3" w:rsidRDefault="001349F3" w:rsidP="00B84A42">
      <w:pPr>
        <w:pStyle w:val="5"/>
      </w:pPr>
      <w:r w:rsidRPr="001349F3">
        <w:rPr>
          <w:rFonts w:hint="eastAsia"/>
        </w:rPr>
        <w:t>原保函开立银行名称</w:t>
      </w:r>
      <w:r w:rsidRPr="001349F3">
        <w:rPr>
          <w:rFonts w:hint="eastAsia"/>
        </w:rPr>
        <w:t>/</w:t>
      </w:r>
      <w:r w:rsidRPr="001349F3">
        <w:rPr>
          <w:rFonts w:hint="eastAsia"/>
        </w:rPr>
        <w:t>地址</w:t>
      </w:r>
    </w:p>
    <w:p w14:paraId="038E498A" w14:textId="77777777" w:rsidR="002061B8" w:rsidRDefault="002061B8" w:rsidP="002061B8">
      <w:pPr>
        <w:ind w:firstLine="420"/>
      </w:pPr>
      <w:r>
        <w:rPr>
          <w:rFonts w:hint="eastAsia"/>
        </w:rPr>
        <w:t>当是开立方式为‘我行直接开立’保函且是否反担保保函为‘否‘时，原保函开立银行名称</w:t>
      </w:r>
      <w:r>
        <w:rPr>
          <w:rFonts w:hint="eastAsia"/>
        </w:rPr>
        <w:t>/</w:t>
      </w:r>
      <w:r>
        <w:rPr>
          <w:rFonts w:hint="eastAsia"/>
        </w:rPr>
        <w:t>地址需要隐藏并赋空值，其它情况下可编辑。</w:t>
      </w:r>
    </w:p>
    <w:p w14:paraId="04A7DC6C" w14:textId="77777777" w:rsidR="002061B8" w:rsidRDefault="002061B8" w:rsidP="002061B8">
      <w:pPr>
        <w:ind w:firstLine="420"/>
      </w:pPr>
      <w:r>
        <w:rPr>
          <w:rFonts w:hint="eastAsia"/>
        </w:rPr>
        <w:t>当是办理方式为委托他行开立保函时，则原保函开立银行名称地址的</w:t>
      </w:r>
      <w:r>
        <w:rPr>
          <w:rFonts w:hint="eastAsia"/>
        </w:rPr>
        <w:t>title</w:t>
      </w:r>
      <w:r>
        <w:rPr>
          <w:rFonts w:hint="eastAsia"/>
        </w:rPr>
        <w:t>变为代办行名称</w:t>
      </w:r>
      <w:r>
        <w:rPr>
          <w:rFonts w:hint="eastAsia"/>
        </w:rPr>
        <w:t>/</w:t>
      </w:r>
      <w:r>
        <w:rPr>
          <w:rFonts w:hint="eastAsia"/>
        </w:rPr>
        <w:t>地址为且可编辑。</w:t>
      </w:r>
    </w:p>
    <w:p w14:paraId="36BFD1EF" w14:textId="77777777" w:rsidR="001349F3" w:rsidRPr="002061B8" w:rsidRDefault="002061B8" w:rsidP="002061B8">
      <w:pPr>
        <w:ind w:firstLine="420"/>
      </w:pPr>
      <w:r>
        <w:rPr>
          <w:rFonts w:hint="eastAsia"/>
        </w:rPr>
        <w:t>当保函为反担保保函时，则原保函开立银行名称地址应自动加载通知时的来报行名称地址。</w:t>
      </w:r>
    </w:p>
    <w:p w14:paraId="77E5883A" w14:textId="77777777" w:rsidR="001349F3" w:rsidRDefault="001349F3" w:rsidP="00B84A42">
      <w:pPr>
        <w:pStyle w:val="5"/>
      </w:pPr>
      <w:r>
        <w:rPr>
          <w:rFonts w:hint="eastAsia"/>
        </w:rPr>
        <w:t>是否信开</w:t>
      </w:r>
    </w:p>
    <w:p w14:paraId="3BA80112" w14:textId="77777777" w:rsidR="002061B8" w:rsidRPr="00255AF0" w:rsidRDefault="002061B8" w:rsidP="002061B8">
      <w:pPr>
        <w:ind w:firstLine="420"/>
      </w:pPr>
      <w:r>
        <w:rPr>
          <w:rFonts w:hint="eastAsia"/>
        </w:rPr>
        <w:t>是否信开栏位值为‘是’时，需要录入信开正文，并可以根据用户需要打印信开面函。</w:t>
      </w:r>
    </w:p>
    <w:p w14:paraId="373DEDE0" w14:textId="77777777" w:rsidR="001349F3" w:rsidRPr="002061B8" w:rsidRDefault="002061B8" w:rsidP="002061B8">
      <w:pPr>
        <w:ind w:firstLine="420"/>
      </w:pPr>
      <w:r>
        <w:rPr>
          <w:rFonts w:hint="eastAsia"/>
        </w:rPr>
        <w:t>信开面函默认模版加载应根据用户当前语言环境来根据默认加载中文信开或英文信开。</w:t>
      </w:r>
    </w:p>
    <w:p w14:paraId="5DDB7826" w14:textId="77777777" w:rsidR="001349F3" w:rsidRDefault="001349F3" w:rsidP="00B84A42">
      <w:pPr>
        <w:pStyle w:val="5"/>
      </w:pPr>
      <w:r>
        <w:rPr>
          <w:rFonts w:hint="eastAsia"/>
        </w:rPr>
        <w:t>信开正文</w:t>
      </w:r>
    </w:p>
    <w:p w14:paraId="479D3879" w14:textId="77777777" w:rsidR="002061B8" w:rsidRPr="00CE3904" w:rsidRDefault="002061B8" w:rsidP="002061B8">
      <w:pPr>
        <w:ind w:firstLine="420"/>
      </w:pPr>
      <w:r>
        <w:rPr>
          <w:rFonts w:hint="eastAsia"/>
        </w:rPr>
        <w:t>当是否信开为‘是’时，应增加一个信开正文的</w:t>
      </w:r>
      <w:r>
        <w:rPr>
          <w:rFonts w:hint="eastAsia"/>
        </w:rPr>
        <w:t>TAB</w:t>
      </w:r>
      <w:r>
        <w:rPr>
          <w:rFonts w:hint="eastAsia"/>
        </w:rPr>
        <w:t>页签，并设置一个较大的信开正文内容输入文本域栏位，信开正文文本域必输入且该栏位应允许输入长度不限制，该栏位应允许模板引入。</w:t>
      </w:r>
    </w:p>
    <w:p w14:paraId="758C5EA8" w14:textId="77777777" w:rsidR="001349F3" w:rsidRDefault="002061B8" w:rsidP="002061B8">
      <w:pPr>
        <w:ind w:firstLine="420"/>
      </w:pPr>
      <w:r>
        <w:rPr>
          <w:rFonts w:hint="eastAsia"/>
        </w:rPr>
        <w:t>如果是否信开选择为“否”则信开正文的</w:t>
      </w:r>
      <w:r>
        <w:rPr>
          <w:rFonts w:hint="eastAsia"/>
        </w:rPr>
        <w:t>TAB</w:t>
      </w:r>
      <w:r>
        <w:rPr>
          <w:rFonts w:hint="eastAsia"/>
        </w:rPr>
        <w:t>页签需要隐藏或变为不可操作。信开正文的文本域轩空。</w:t>
      </w:r>
    </w:p>
    <w:p w14:paraId="25185808" w14:textId="77777777" w:rsidR="002061B8" w:rsidRDefault="00947431" w:rsidP="00B84A42">
      <w:pPr>
        <w:pStyle w:val="5"/>
      </w:pPr>
      <w:r>
        <w:rPr>
          <w:rFonts w:hint="eastAsia"/>
        </w:rPr>
        <w:t>快邮方式、快邮号码</w:t>
      </w:r>
    </w:p>
    <w:p w14:paraId="31F5EE45" w14:textId="77777777" w:rsidR="002061B8" w:rsidRPr="00EF7980" w:rsidRDefault="00EF7980" w:rsidP="00EF7980">
      <w:pPr>
        <w:ind w:firstLine="420"/>
      </w:pPr>
      <w:r>
        <w:rPr>
          <w:rFonts w:hint="eastAsia"/>
        </w:rPr>
        <w:t>当是否信开方式为“是”时，则快邮方式、快邮号码则必输，信开方式为‘否’时，快邮方式、快邮号码等栏位需要赋空值并隐藏。</w:t>
      </w:r>
    </w:p>
    <w:p w14:paraId="42C28BDB" w14:textId="77777777" w:rsidR="002061B8" w:rsidRDefault="00947431" w:rsidP="00B84A42">
      <w:pPr>
        <w:pStyle w:val="5"/>
      </w:pPr>
      <w:r>
        <w:rPr>
          <w:rFonts w:hint="eastAsia"/>
        </w:rPr>
        <w:t>其他规则</w:t>
      </w:r>
    </w:p>
    <w:p w14:paraId="3C7C32A4" w14:textId="77777777" w:rsidR="002061B8" w:rsidRDefault="00EF7980" w:rsidP="002061B8">
      <w:pPr>
        <w:ind w:firstLine="420"/>
      </w:pPr>
      <w:r>
        <w:rPr>
          <w:rFonts w:hint="eastAsia"/>
        </w:rPr>
        <w:t>当使用规则为</w:t>
      </w:r>
      <w:r>
        <w:rPr>
          <w:rFonts w:hint="eastAsia"/>
        </w:rPr>
        <w:t>OTHR</w:t>
      </w:r>
      <w:r>
        <w:rPr>
          <w:rFonts w:hint="eastAsia"/>
        </w:rPr>
        <w:t>时则其他规则为可编辑状态，其他情况为不可编辑。</w:t>
      </w:r>
    </w:p>
    <w:p w14:paraId="03AF8E81" w14:textId="77777777" w:rsidR="002061B8" w:rsidRDefault="00947431" w:rsidP="00B84A42">
      <w:pPr>
        <w:pStyle w:val="5"/>
      </w:pPr>
      <w:r>
        <w:rPr>
          <w:rFonts w:hint="eastAsia"/>
        </w:rPr>
        <w:t>报文性质</w:t>
      </w:r>
    </w:p>
    <w:p w14:paraId="00FAA4F0" w14:textId="77777777" w:rsidR="002061B8" w:rsidRPr="00EF7980" w:rsidRDefault="00EF7980" w:rsidP="00EF7980">
      <w:pPr>
        <w:ind w:firstLine="420"/>
      </w:pPr>
      <w:r>
        <w:rPr>
          <w:rFonts w:hint="eastAsia"/>
        </w:rPr>
        <w:t>如果需要发送</w:t>
      </w:r>
      <w:r>
        <w:rPr>
          <w:rFonts w:hint="eastAsia"/>
        </w:rPr>
        <w:t>MT760</w:t>
      </w:r>
      <w:r>
        <w:rPr>
          <w:rFonts w:hint="eastAsia"/>
        </w:rPr>
        <w:t>报文，报文性质应该为必填项，如果不发送报文则报文性质可以为空。</w:t>
      </w:r>
    </w:p>
    <w:p w14:paraId="2A9635E6" w14:textId="77777777" w:rsidR="00947431" w:rsidRDefault="00947431" w:rsidP="00B84A42">
      <w:pPr>
        <w:pStyle w:val="5"/>
      </w:pPr>
      <w:r w:rsidRPr="00AA1C14">
        <w:rPr>
          <w:rFonts w:hint="eastAsia"/>
        </w:rPr>
        <w:t>申请人类型</w:t>
      </w:r>
    </w:p>
    <w:p w14:paraId="5F9E808F" w14:textId="77777777" w:rsidR="00947431" w:rsidRDefault="00EF7980" w:rsidP="002061B8">
      <w:pPr>
        <w:ind w:firstLine="420"/>
      </w:pPr>
      <w:r>
        <w:rPr>
          <w:rFonts w:hint="eastAsia"/>
        </w:rPr>
        <w:t>当保函开立方式为我行直接开立或委托他行开立时，则申请人类型可选为我行客户或金融机构，当保函开立方式为他行委托我行开立保函时，申请人类型默认为对方客户，应不能修改。</w:t>
      </w:r>
    </w:p>
    <w:p w14:paraId="5EB6E8A5" w14:textId="77777777" w:rsidR="00947431" w:rsidRDefault="00947431" w:rsidP="00B84A42">
      <w:pPr>
        <w:pStyle w:val="5"/>
      </w:pPr>
      <w:r w:rsidRPr="00B6681D">
        <w:rPr>
          <w:rFonts w:hint="eastAsia"/>
        </w:rPr>
        <w:t>申请人编号</w:t>
      </w:r>
    </w:p>
    <w:p w14:paraId="2A07D94F" w14:textId="77777777" w:rsidR="00947431" w:rsidRPr="00EF7980" w:rsidRDefault="00EF7980" w:rsidP="00EF7980">
      <w:pPr>
        <w:ind w:firstLine="420"/>
      </w:pPr>
      <w:r>
        <w:rPr>
          <w:rFonts w:hint="eastAsia"/>
        </w:rPr>
        <w:t>根据申请类型加载申请人编号，申请人类型为我行客户时申请人编号应查询引入申请人编号，申请人类型为对方客户时，则申请人编号手工录入国外客户，申请人类型为金融机构时，则申请人编号应查询引入我行金融机构编号。</w:t>
      </w:r>
    </w:p>
    <w:p w14:paraId="0A287D99" w14:textId="77777777" w:rsidR="00947431" w:rsidRDefault="00947431" w:rsidP="00B84A42">
      <w:pPr>
        <w:pStyle w:val="5"/>
      </w:pPr>
      <w:r w:rsidRPr="00B6681D">
        <w:rPr>
          <w:rFonts w:hint="eastAsia"/>
        </w:rPr>
        <w:t>申请人名称地址</w:t>
      </w:r>
    </w:p>
    <w:p w14:paraId="4E671E83" w14:textId="77777777" w:rsidR="00EF7980" w:rsidRDefault="00EF7980" w:rsidP="00EF7980">
      <w:pPr>
        <w:ind w:firstLine="420"/>
      </w:pPr>
      <w:r>
        <w:rPr>
          <w:rFonts w:hint="eastAsia"/>
        </w:rPr>
        <w:t>根据申请类型加载申请人名称地址，申请人类型为我行客户时申请人名称地址应查询引入申请人名称地址，申请人类型为对方客户时，则申请人名称地址手工录入国外客户，申请人类型为金融机构时，则申请人名称地址应查询引入我行金融机构名称地址。</w:t>
      </w:r>
    </w:p>
    <w:p w14:paraId="650A6FD0" w14:textId="77777777" w:rsidR="00947431" w:rsidRDefault="00EF7980" w:rsidP="00B84A42">
      <w:pPr>
        <w:pStyle w:val="5"/>
      </w:pPr>
      <w:r w:rsidRPr="00B6681D">
        <w:rPr>
          <w:rFonts w:hint="eastAsia"/>
        </w:rPr>
        <w:t>受益人名称</w:t>
      </w:r>
    </w:p>
    <w:p w14:paraId="5C7071CD" w14:textId="77777777" w:rsidR="00EF7980" w:rsidRDefault="00EF7980" w:rsidP="00EF7980">
      <w:pPr>
        <w:ind w:firstLine="420"/>
      </w:pPr>
      <w:r>
        <w:rPr>
          <w:rFonts w:hint="eastAsia"/>
        </w:rPr>
        <w:t>当保函开立银行为我行开立时，受益人名称为国外客户。</w:t>
      </w:r>
    </w:p>
    <w:p w14:paraId="60CAAD3F" w14:textId="77777777" w:rsidR="00947431" w:rsidRPr="00EF7980" w:rsidRDefault="00EF7980" w:rsidP="00EF7980">
      <w:pPr>
        <w:ind w:firstLine="420"/>
      </w:pPr>
      <w:r>
        <w:rPr>
          <w:rFonts w:hint="eastAsia"/>
        </w:rPr>
        <w:t>当保函开立银行为国外委托我行开立时，受益人应该为通知时国外银行指定的客户。</w:t>
      </w:r>
    </w:p>
    <w:p w14:paraId="5A6539AE" w14:textId="77777777" w:rsidR="00947431" w:rsidRDefault="00EF7980" w:rsidP="00B84A42">
      <w:pPr>
        <w:pStyle w:val="5"/>
      </w:pPr>
      <w:r w:rsidRPr="006E1146">
        <w:rPr>
          <w:rFonts w:hint="eastAsia"/>
        </w:rPr>
        <w:t>受益人</w:t>
      </w:r>
      <w:r>
        <w:rPr>
          <w:rFonts w:hint="eastAsia"/>
        </w:rPr>
        <w:t>名称</w:t>
      </w:r>
      <w:r w:rsidRPr="006E1146">
        <w:rPr>
          <w:rFonts w:hint="eastAsia"/>
        </w:rPr>
        <w:t>地址</w:t>
      </w:r>
    </w:p>
    <w:p w14:paraId="7862A259" w14:textId="77777777" w:rsidR="00EF7980" w:rsidRDefault="00EF7980" w:rsidP="00EF7980">
      <w:pPr>
        <w:ind w:firstLine="420"/>
      </w:pPr>
      <w:r>
        <w:rPr>
          <w:rFonts w:hint="eastAsia"/>
        </w:rPr>
        <w:t>当保函开立银行为我行开立时，受益人名称地址为国外客户。</w:t>
      </w:r>
    </w:p>
    <w:p w14:paraId="7AFB1DE0" w14:textId="77777777" w:rsidR="00947431" w:rsidRPr="00EF7980" w:rsidRDefault="00EF7980" w:rsidP="00EF7980">
      <w:pPr>
        <w:ind w:firstLine="420"/>
      </w:pPr>
      <w:r>
        <w:rPr>
          <w:rFonts w:hint="eastAsia"/>
        </w:rPr>
        <w:t>当保函开立银行为国外委托我行开立时，受益人名称地址应该为通知时国外银行指定的客户。</w:t>
      </w:r>
    </w:p>
    <w:p w14:paraId="0EB609CC" w14:textId="77777777" w:rsidR="00947431" w:rsidRDefault="00EF7980" w:rsidP="00B84A42">
      <w:pPr>
        <w:pStyle w:val="5"/>
      </w:pPr>
      <w:r w:rsidRPr="00AE4467">
        <w:rPr>
          <w:rFonts w:hint="eastAsia"/>
        </w:rPr>
        <w:t>保证金信息</w:t>
      </w:r>
    </w:p>
    <w:p w14:paraId="78A28E7A" w14:textId="77777777" w:rsidR="00947431" w:rsidRPr="00EF7980" w:rsidRDefault="00EF7980" w:rsidP="00EF7980">
      <w:pPr>
        <w:ind w:firstLine="420"/>
      </w:pPr>
      <w:r>
        <w:rPr>
          <w:rFonts w:hint="eastAsia"/>
        </w:rPr>
        <w:t>如果是信贷发起且有保证金，需要有查看保证金信息的页签显示保证金信息。</w:t>
      </w:r>
    </w:p>
    <w:p w14:paraId="0F40E771" w14:textId="77777777" w:rsidR="00947431" w:rsidRDefault="00EF7980" w:rsidP="00B84A42">
      <w:pPr>
        <w:pStyle w:val="5"/>
      </w:pPr>
      <w:r w:rsidRPr="00F00D48">
        <w:rPr>
          <w:rFonts w:hint="eastAsia"/>
        </w:rPr>
        <w:t>报文</w:t>
      </w:r>
      <w:r>
        <w:rPr>
          <w:rFonts w:hint="eastAsia"/>
        </w:rPr>
        <w:t>信息</w:t>
      </w:r>
    </w:p>
    <w:p w14:paraId="47FB9D1D" w14:textId="77777777" w:rsidR="00EF7980" w:rsidRDefault="00EF7980" w:rsidP="00EF7980">
      <w:pPr>
        <w:ind w:firstLine="420"/>
      </w:pPr>
      <w:r>
        <w:rPr>
          <w:rFonts w:hint="eastAsia"/>
        </w:rPr>
        <w:t>如果发送</w:t>
      </w:r>
      <w:r>
        <w:rPr>
          <w:rFonts w:hint="eastAsia"/>
        </w:rPr>
        <w:t>MT760</w:t>
      </w:r>
      <w:r>
        <w:rPr>
          <w:rFonts w:hint="eastAsia"/>
        </w:rPr>
        <w:t>则报文信息页签则需可编辑</w:t>
      </w:r>
      <w:r>
        <w:rPr>
          <w:rFonts w:hint="eastAsia"/>
        </w:rPr>
        <w:t>MT760</w:t>
      </w:r>
      <w:r>
        <w:rPr>
          <w:rFonts w:hint="eastAsia"/>
        </w:rPr>
        <w:t>信息，且支持多封</w:t>
      </w:r>
      <w:r>
        <w:rPr>
          <w:rFonts w:hint="eastAsia"/>
        </w:rPr>
        <w:t>MT760</w:t>
      </w:r>
      <w:r>
        <w:rPr>
          <w:rFonts w:hint="eastAsia"/>
        </w:rPr>
        <w:t>，发送</w:t>
      </w:r>
      <w:r>
        <w:rPr>
          <w:rFonts w:hint="eastAsia"/>
        </w:rPr>
        <w:t>MT799</w:t>
      </w:r>
      <w:r>
        <w:rPr>
          <w:rFonts w:hint="eastAsia"/>
        </w:rPr>
        <w:t>则需可编辑</w:t>
      </w:r>
      <w:r>
        <w:rPr>
          <w:rFonts w:hint="eastAsia"/>
        </w:rPr>
        <w:t>MT799</w:t>
      </w:r>
      <w:r>
        <w:rPr>
          <w:rFonts w:hint="eastAsia"/>
        </w:rPr>
        <w:t>报文信息。</w:t>
      </w:r>
    </w:p>
    <w:p w14:paraId="1AC72AD1" w14:textId="77777777" w:rsidR="00947431" w:rsidRPr="001349F3" w:rsidRDefault="00EF7980" w:rsidP="00EF7980">
      <w:pPr>
        <w:ind w:firstLine="420"/>
      </w:pPr>
      <w:r>
        <w:rPr>
          <w:rFonts w:hint="eastAsia"/>
        </w:rPr>
        <w:t>MT760</w:t>
      </w:r>
      <w:r>
        <w:rPr>
          <w:rFonts w:hint="eastAsia"/>
        </w:rPr>
        <w:t>和</w:t>
      </w:r>
      <w:r>
        <w:rPr>
          <w:rFonts w:hint="eastAsia"/>
        </w:rPr>
        <w:t>MT799</w:t>
      </w:r>
      <w:r>
        <w:rPr>
          <w:rFonts w:hint="eastAsia"/>
        </w:rPr>
        <w:t>报文的自由格式文本域字段需要支持模板引入功能。</w:t>
      </w:r>
    </w:p>
    <w:p w14:paraId="65C26020" w14:textId="77777777" w:rsidR="00E53B7F" w:rsidRDefault="00E53B7F" w:rsidP="009F58F1">
      <w:pPr>
        <w:pStyle w:val="4"/>
        <w:ind w:left="294" w:hanging="735"/>
      </w:pPr>
      <w:bookmarkStart w:id="57" w:name="_Toc393285148"/>
      <w:bookmarkStart w:id="58" w:name="_Toc395083710"/>
      <w:r>
        <w:rPr>
          <w:rFonts w:hint="eastAsia"/>
        </w:rPr>
        <w:t>边界描述</w:t>
      </w:r>
      <w:bookmarkEnd w:id="57"/>
      <w:bookmarkEnd w:id="58"/>
    </w:p>
    <w:p w14:paraId="6CEEA169" w14:textId="77777777" w:rsidR="00E53B7F" w:rsidRDefault="00467FCF" w:rsidP="00E53B7F">
      <w:pPr>
        <w:ind w:firstLine="420"/>
      </w:pPr>
      <w:r>
        <w:rPr>
          <w:rFonts w:hint="eastAsia"/>
        </w:rPr>
        <w:t>本交易产生的账务信息需要发送到核心系统进行处理。</w:t>
      </w:r>
    </w:p>
    <w:p w14:paraId="19B327AB" w14:textId="77777777" w:rsidR="00B53DFB" w:rsidRPr="00CC0D80" w:rsidRDefault="00B53DFB" w:rsidP="006E45E9">
      <w:pPr>
        <w:pStyle w:val="4"/>
        <w:ind w:left="0" w:firstLine="0"/>
      </w:pPr>
      <w:bookmarkStart w:id="59" w:name="_Toc393285149"/>
      <w:bookmarkStart w:id="60" w:name="_Toc395083711"/>
      <w:r>
        <w:rPr>
          <w:rFonts w:hint="eastAsia"/>
        </w:rPr>
        <w:t>输出描述</w:t>
      </w:r>
      <w:bookmarkEnd w:id="59"/>
      <w:bookmarkEnd w:id="60"/>
    </w:p>
    <w:p w14:paraId="09057B9A" w14:textId="77777777" w:rsidR="002458BD" w:rsidRDefault="002458BD" w:rsidP="00B84A42">
      <w:pPr>
        <w:pStyle w:val="5"/>
      </w:pPr>
      <w:r>
        <w:rPr>
          <w:rFonts w:hint="eastAsia"/>
        </w:rPr>
        <w:t>面函</w:t>
      </w:r>
    </w:p>
    <w:p w14:paraId="32638A6E" w14:textId="77777777" w:rsidR="00E53B7F" w:rsidRPr="003550C6" w:rsidRDefault="00722FF5" w:rsidP="00874D39">
      <w:pPr>
        <w:ind w:firstLine="420"/>
      </w:pPr>
      <w:r>
        <w:rPr>
          <w:rFonts w:hint="eastAsia"/>
        </w:rPr>
        <w:t>无。</w:t>
      </w:r>
    </w:p>
    <w:p w14:paraId="2FC25C61" w14:textId="77777777" w:rsidR="00A77552" w:rsidRDefault="00A77552" w:rsidP="00B84A42">
      <w:pPr>
        <w:pStyle w:val="5"/>
      </w:pPr>
      <w:r>
        <w:rPr>
          <w:rFonts w:hint="eastAsia"/>
        </w:rPr>
        <w:t>报文</w:t>
      </w:r>
    </w:p>
    <w:p w14:paraId="4E5EB47A" w14:textId="77777777" w:rsidR="00E53B7F" w:rsidRDefault="00467FCF" w:rsidP="00E53B7F">
      <w:pPr>
        <w:ind w:firstLine="405"/>
      </w:pPr>
      <w:r>
        <w:rPr>
          <w:rFonts w:hint="eastAsia"/>
        </w:rPr>
        <w:t>此交易可以发送</w:t>
      </w:r>
      <w:r>
        <w:rPr>
          <w:rFonts w:hint="eastAsia"/>
        </w:rPr>
        <w:t>MT799</w:t>
      </w:r>
      <w:r>
        <w:rPr>
          <w:rFonts w:hint="eastAsia"/>
        </w:rPr>
        <w:t>报文与多封</w:t>
      </w:r>
      <w:r>
        <w:rPr>
          <w:rFonts w:hint="eastAsia"/>
        </w:rPr>
        <w:t>MT760</w:t>
      </w:r>
      <w:r>
        <w:rPr>
          <w:rFonts w:hint="eastAsia"/>
        </w:rPr>
        <w:t>报文。</w:t>
      </w:r>
    </w:p>
    <w:p w14:paraId="223E91DA" w14:textId="77777777" w:rsidR="00DF6F1A" w:rsidRDefault="00DF6F1A" w:rsidP="00E53B7F">
      <w:pPr>
        <w:ind w:firstLine="405"/>
      </w:pPr>
      <w:r>
        <w:rPr>
          <w:rFonts w:hint="eastAsia"/>
        </w:rPr>
        <w:t>默认开</w:t>
      </w:r>
      <w:r>
        <w:rPr>
          <w:rFonts w:hint="eastAsia"/>
        </w:rPr>
        <w:t>760</w:t>
      </w:r>
      <w:r>
        <w:rPr>
          <w:rFonts w:hint="eastAsia"/>
        </w:rPr>
        <w:t>，扩展</w:t>
      </w:r>
      <w:r>
        <w:rPr>
          <w:rFonts w:hint="eastAsia"/>
        </w:rPr>
        <w:t>799</w:t>
      </w:r>
      <w:r>
        <w:rPr>
          <w:rFonts w:hint="eastAsia"/>
        </w:rPr>
        <w:t>报文。</w:t>
      </w:r>
    </w:p>
    <w:p w14:paraId="556E1064" w14:textId="77777777" w:rsidR="00E53B7F" w:rsidRDefault="00854702" w:rsidP="006E45E9">
      <w:pPr>
        <w:pStyle w:val="4"/>
      </w:pPr>
      <w:bookmarkStart w:id="61" w:name="_Toc393285150"/>
      <w:bookmarkStart w:id="62" w:name="_Toc395083712"/>
      <w:r>
        <w:rPr>
          <w:rFonts w:hint="eastAsia"/>
        </w:rPr>
        <w:t>保证金和</w:t>
      </w:r>
      <w:r w:rsidR="00E53B7F">
        <w:rPr>
          <w:rFonts w:hint="eastAsia"/>
        </w:rPr>
        <w:t>额度</w:t>
      </w:r>
      <w:bookmarkEnd w:id="61"/>
      <w:bookmarkEnd w:id="62"/>
    </w:p>
    <w:p w14:paraId="7A77AF01" w14:textId="77777777" w:rsidR="00E53B7F" w:rsidRPr="00E53B7F" w:rsidRDefault="00E53B7F" w:rsidP="00E53B7F">
      <w:pPr>
        <w:ind w:left="432"/>
      </w:pPr>
      <w:r>
        <w:rPr>
          <w:rFonts w:hint="eastAsia"/>
        </w:rPr>
        <w:t>无。</w:t>
      </w:r>
    </w:p>
    <w:p w14:paraId="5C81C208" w14:textId="77777777" w:rsidR="00555CC3" w:rsidRDefault="00555CC3" w:rsidP="006E45E9">
      <w:pPr>
        <w:pStyle w:val="4"/>
      </w:pPr>
      <w:bookmarkStart w:id="63" w:name="_Toc393285151"/>
      <w:bookmarkStart w:id="64" w:name="_Toc395083713"/>
      <w:r>
        <w:rPr>
          <w:rFonts w:hint="eastAsia"/>
        </w:rPr>
        <w:t>手续费</w:t>
      </w:r>
      <w:bookmarkEnd w:id="63"/>
      <w:bookmarkEnd w:id="64"/>
    </w:p>
    <w:p w14:paraId="78FD92BB" w14:textId="77777777" w:rsidR="00467FCF" w:rsidRPr="000F2D9F" w:rsidRDefault="00467FCF" w:rsidP="00467FCF">
      <w:pPr>
        <w:ind w:firstLine="420"/>
      </w:pPr>
      <w:r w:rsidRPr="000F2D9F">
        <w:rPr>
          <w:rFonts w:hint="eastAsia"/>
        </w:rPr>
        <w:t>默认的收费方式：</w:t>
      </w:r>
      <w:r>
        <w:rPr>
          <w:rFonts w:hint="eastAsia"/>
        </w:rPr>
        <w:t>现收、外收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p>
    <w:p w14:paraId="32F30A5E" w14:textId="77777777" w:rsidR="00467FCF" w:rsidRDefault="00467FCF" w:rsidP="00467FCF">
      <w:pPr>
        <w:ind w:left="432"/>
      </w:pPr>
      <w:r>
        <w:rPr>
          <w:rFonts w:hint="eastAsia"/>
        </w:rPr>
        <w:t>本交易可能收如下手续费：</w:t>
      </w:r>
    </w:p>
    <w:p w14:paraId="30E18A7F" w14:textId="77777777" w:rsidR="00467FCF" w:rsidRDefault="00467FCF" w:rsidP="00467FCF">
      <w:pPr>
        <w:ind w:left="432"/>
      </w:pPr>
      <w:r>
        <w:rPr>
          <w:rFonts w:hint="eastAsia"/>
        </w:rPr>
        <w:t>1.&lt;</w:t>
      </w:r>
      <w:r>
        <w:rPr>
          <w:rFonts w:hint="eastAsia"/>
        </w:rPr>
        <w:t>保函类型</w:t>
      </w:r>
      <w:r>
        <w:rPr>
          <w:rFonts w:hint="eastAsia"/>
        </w:rPr>
        <w:t>&gt;</w:t>
      </w:r>
      <w:r>
        <w:rPr>
          <w:rFonts w:hint="eastAsia"/>
        </w:rPr>
        <w:t>保函手续费</w:t>
      </w:r>
      <w:r w:rsidR="002F2893">
        <w:rPr>
          <w:rFonts w:hint="eastAsia"/>
        </w:rPr>
        <w:t>。见【</w:t>
      </w:r>
      <w:r w:rsidR="002F2893">
        <w:rPr>
          <w:rFonts w:hint="eastAsia"/>
        </w:rPr>
        <w:t xml:space="preserve">1.7.1 </w:t>
      </w:r>
      <w:r w:rsidR="002F2893">
        <w:rPr>
          <w:rFonts w:hint="eastAsia"/>
        </w:rPr>
        <w:t>手续费】</w:t>
      </w:r>
    </w:p>
    <w:p w14:paraId="578AF583" w14:textId="77777777" w:rsidR="00467FCF" w:rsidRDefault="00467FCF" w:rsidP="00467FCF">
      <w:pPr>
        <w:ind w:left="432"/>
      </w:pPr>
      <w:r>
        <w:rPr>
          <w:rFonts w:hint="eastAsia"/>
        </w:rPr>
        <w:t>2.</w:t>
      </w:r>
      <w:r>
        <w:rPr>
          <w:rFonts w:hint="eastAsia"/>
        </w:rPr>
        <w:t>保函电报费（发送电报时收取）</w:t>
      </w:r>
      <w:r w:rsidR="002F2893">
        <w:rPr>
          <w:rFonts w:hint="eastAsia"/>
        </w:rPr>
        <w:t>。见【</w:t>
      </w:r>
      <w:r w:rsidR="002F2893">
        <w:rPr>
          <w:rFonts w:hint="eastAsia"/>
        </w:rPr>
        <w:t xml:space="preserve">1.7.2 </w:t>
      </w:r>
      <w:r w:rsidR="002F2893">
        <w:rPr>
          <w:rFonts w:hint="eastAsia"/>
        </w:rPr>
        <w:t>电报费】</w:t>
      </w:r>
    </w:p>
    <w:p w14:paraId="08F99875" w14:textId="77777777" w:rsidR="00555CC3" w:rsidRPr="00467FCF" w:rsidRDefault="00D109C8" w:rsidP="00467FCF">
      <w:pPr>
        <w:ind w:left="432"/>
      </w:pPr>
      <w:r>
        <w:rPr>
          <w:rFonts w:hint="eastAsia"/>
        </w:rPr>
        <w:t>3.</w:t>
      </w:r>
      <w:r w:rsidR="00467FCF">
        <w:rPr>
          <w:rFonts w:hint="eastAsia"/>
        </w:rPr>
        <w:t>快邮费（信开且快邮方式不为空时收取）</w:t>
      </w:r>
    </w:p>
    <w:p w14:paraId="6A5A6943" w14:textId="77777777" w:rsidR="00555CC3" w:rsidRDefault="00555CC3" w:rsidP="006E45E9">
      <w:pPr>
        <w:pStyle w:val="4"/>
      </w:pPr>
      <w:bookmarkStart w:id="65" w:name="_Toc393285152"/>
      <w:bookmarkStart w:id="66" w:name="_Toc395083714"/>
      <w:r>
        <w:rPr>
          <w:rFonts w:hint="eastAsia"/>
        </w:rPr>
        <w:t>会计分录</w:t>
      </w:r>
      <w:bookmarkEnd w:id="65"/>
      <w:bookmarkEnd w:id="66"/>
    </w:p>
    <w:p w14:paraId="2985285A" w14:textId="77777777" w:rsidR="00874D39" w:rsidRPr="00874D39" w:rsidRDefault="00874D39" w:rsidP="00874D39">
      <w:pPr>
        <w:ind w:left="432"/>
        <w:rPr>
          <w:rFonts w:hAnsi="宋体"/>
          <w:bCs/>
          <w:szCs w:val="21"/>
        </w:rPr>
      </w:pPr>
      <w:r w:rsidRPr="00874D39">
        <w:rPr>
          <w:rFonts w:hAnsi="宋体" w:hint="eastAsia"/>
          <w:bCs/>
          <w:szCs w:val="21"/>
        </w:rPr>
        <w:t>1</w:t>
      </w:r>
      <w:r w:rsidRPr="00874D39">
        <w:rPr>
          <w:rFonts w:hAnsi="宋体" w:hint="eastAsia"/>
          <w:bCs/>
          <w:szCs w:val="21"/>
        </w:rPr>
        <w:t>、开出</w:t>
      </w:r>
    </w:p>
    <w:p w14:paraId="7469C595" w14:textId="77777777" w:rsidR="00874D39" w:rsidRPr="00874D39" w:rsidRDefault="00874D39" w:rsidP="00874D39">
      <w:pPr>
        <w:ind w:left="432" w:firstLine="408"/>
        <w:rPr>
          <w:rFonts w:hAnsi="宋体"/>
          <w:bCs/>
          <w:szCs w:val="21"/>
        </w:rPr>
      </w:pPr>
      <w:r w:rsidRPr="00874D39">
        <w:rPr>
          <w:rFonts w:hAnsi="宋体" w:hint="eastAsia"/>
          <w:bCs/>
          <w:szCs w:val="21"/>
        </w:rPr>
        <w:t>收：</w:t>
      </w:r>
      <w:r w:rsidRPr="00874D39">
        <w:rPr>
          <w:rFonts w:hAnsi="宋体" w:hint="eastAsia"/>
          <w:bCs/>
          <w:szCs w:val="21"/>
        </w:rPr>
        <w:t>818</w:t>
      </w:r>
      <w:r w:rsidRPr="00874D39">
        <w:rPr>
          <w:rFonts w:hAnsi="宋体" w:hint="eastAsia"/>
          <w:bCs/>
          <w:szCs w:val="21"/>
        </w:rPr>
        <w:t>开出保函外币</w:t>
      </w:r>
    </w:p>
    <w:p w14:paraId="18CDCA82" w14:textId="77777777" w:rsidR="00874D39" w:rsidRPr="00874D39" w:rsidRDefault="00874D39" w:rsidP="00874D39">
      <w:pPr>
        <w:ind w:left="432"/>
        <w:rPr>
          <w:rFonts w:hAnsi="宋体"/>
          <w:bCs/>
          <w:szCs w:val="21"/>
        </w:rPr>
      </w:pPr>
      <w:r w:rsidRPr="00874D39">
        <w:rPr>
          <w:rFonts w:hAnsi="宋体" w:hint="eastAsia"/>
          <w:bCs/>
          <w:szCs w:val="21"/>
        </w:rPr>
        <w:t>2</w:t>
      </w:r>
      <w:r w:rsidRPr="00874D39">
        <w:rPr>
          <w:rFonts w:hAnsi="宋体" w:hint="eastAsia"/>
          <w:bCs/>
          <w:szCs w:val="21"/>
        </w:rPr>
        <w:t>、向申请人收取保证金</w:t>
      </w:r>
    </w:p>
    <w:p w14:paraId="29DEADED" w14:textId="77777777" w:rsidR="00874D39" w:rsidRPr="00874D39" w:rsidRDefault="00874D39" w:rsidP="009F58F1">
      <w:pPr>
        <w:ind w:leftChars="400" w:left="840"/>
        <w:rPr>
          <w:rFonts w:hAnsi="宋体"/>
          <w:bCs/>
          <w:szCs w:val="21"/>
        </w:rPr>
      </w:pPr>
      <w:r w:rsidRPr="00874D39">
        <w:rPr>
          <w:rFonts w:hAnsi="宋体" w:hint="eastAsia"/>
          <w:bCs/>
          <w:szCs w:val="21"/>
        </w:rPr>
        <w:t>借：</w:t>
      </w:r>
      <w:r w:rsidRPr="00874D39">
        <w:rPr>
          <w:rFonts w:hAnsi="宋体" w:hint="eastAsia"/>
          <w:bCs/>
          <w:szCs w:val="21"/>
        </w:rPr>
        <w:t>201101</w:t>
      </w:r>
      <w:r w:rsidRPr="00874D39">
        <w:rPr>
          <w:rFonts w:hAnsi="宋体" w:hint="eastAsia"/>
          <w:bCs/>
          <w:szCs w:val="21"/>
        </w:rPr>
        <w:t>活期存款外币或人民币</w:t>
      </w:r>
    </w:p>
    <w:p w14:paraId="5EC328A0" w14:textId="77777777" w:rsidR="00874D39" w:rsidRPr="00874D39" w:rsidRDefault="00874D39" w:rsidP="009F58F1">
      <w:pPr>
        <w:ind w:leftChars="400" w:left="840"/>
        <w:rPr>
          <w:rFonts w:hAnsi="宋体"/>
          <w:bCs/>
          <w:szCs w:val="21"/>
        </w:rPr>
      </w:pPr>
      <w:r w:rsidRPr="00874D39">
        <w:rPr>
          <w:rFonts w:hAnsi="宋体" w:hint="eastAsia"/>
          <w:bCs/>
          <w:szCs w:val="21"/>
        </w:rPr>
        <w:t>贷：</w:t>
      </w:r>
      <w:r w:rsidRPr="00874D39">
        <w:rPr>
          <w:rFonts w:hAnsi="宋体" w:hint="eastAsia"/>
          <w:bCs/>
          <w:szCs w:val="21"/>
        </w:rPr>
        <w:t>2002</w:t>
      </w:r>
      <w:r w:rsidRPr="00874D39">
        <w:rPr>
          <w:rFonts w:hAnsi="宋体" w:hint="eastAsia"/>
          <w:bCs/>
          <w:szCs w:val="21"/>
        </w:rPr>
        <w:t>存入保证金外币或人民币</w:t>
      </w:r>
    </w:p>
    <w:p w14:paraId="7FFA5F8F" w14:textId="77777777" w:rsidR="00874D39" w:rsidRPr="00874D39" w:rsidRDefault="00874D39" w:rsidP="00874D39">
      <w:pPr>
        <w:ind w:left="432"/>
        <w:rPr>
          <w:rFonts w:hAnsi="宋体"/>
          <w:bCs/>
          <w:szCs w:val="21"/>
        </w:rPr>
      </w:pPr>
      <w:r w:rsidRPr="00874D39">
        <w:rPr>
          <w:rFonts w:hAnsi="宋体" w:hint="eastAsia"/>
          <w:bCs/>
          <w:szCs w:val="21"/>
        </w:rPr>
        <w:t>3</w:t>
      </w:r>
      <w:r w:rsidRPr="00874D39">
        <w:rPr>
          <w:rFonts w:hAnsi="宋体" w:hint="eastAsia"/>
          <w:bCs/>
          <w:szCs w:val="21"/>
        </w:rPr>
        <w:t>、根据费率收取手续费</w:t>
      </w:r>
    </w:p>
    <w:p w14:paraId="4330DE32" w14:textId="77777777" w:rsidR="00874D39" w:rsidRPr="00874D39" w:rsidRDefault="00874D39" w:rsidP="009F58F1">
      <w:pPr>
        <w:ind w:leftChars="400" w:left="840"/>
        <w:rPr>
          <w:rFonts w:hAnsi="宋体"/>
          <w:bCs/>
          <w:szCs w:val="21"/>
        </w:rPr>
      </w:pPr>
      <w:r w:rsidRPr="00874D39">
        <w:rPr>
          <w:rFonts w:hAnsi="宋体" w:hint="eastAsia"/>
          <w:bCs/>
          <w:szCs w:val="21"/>
        </w:rPr>
        <w:t>借：</w:t>
      </w:r>
      <w:r w:rsidRPr="00874D39">
        <w:rPr>
          <w:rFonts w:hAnsi="宋体" w:hint="eastAsia"/>
          <w:bCs/>
          <w:szCs w:val="21"/>
        </w:rPr>
        <w:t>201101</w:t>
      </w:r>
      <w:r w:rsidRPr="00874D39">
        <w:rPr>
          <w:rFonts w:hAnsi="宋体" w:hint="eastAsia"/>
          <w:bCs/>
          <w:szCs w:val="21"/>
        </w:rPr>
        <w:t>活期存款等科目外币或人民币</w:t>
      </w:r>
    </w:p>
    <w:p w14:paraId="44C8F7B6" w14:textId="77777777" w:rsidR="00555CC3" w:rsidRPr="00467FCF" w:rsidRDefault="00874D39" w:rsidP="009F58F1">
      <w:pPr>
        <w:ind w:leftChars="400" w:left="840"/>
        <w:rPr>
          <w:bCs/>
          <w:szCs w:val="21"/>
        </w:rPr>
      </w:pPr>
      <w:r w:rsidRPr="00874D39">
        <w:rPr>
          <w:rFonts w:hAnsi="宋体" w:hint="eastAsia"/>
          <w:bCs/>
          <w:szCs w:val="21"/>
        </w:rPr>
        <w:t>贷：</w:t>
      </w:r>
      <w:r w:rsidRPr="00874D39">
        <w:rPr>
          <w:rFonts w:hAnsi="宋体" w:hint="eastAsia"/>
          <w:bCs/>
          <w:szCs w:val="21"/>
        </w:rPr>
        <w:t>60210502</w:t>
      </w:r>
      <w:r w:rsidRPr="00874D39">
        <w:rPr>
          <w:rFonts w:hAnsi="宋体" w:hint="eastAsia"/>
          <w:bCs/>
          <w:szCs w:val="21"/>
        </w:rPr>
        <w:t>保函手续费收入外币或人民币</w:t>
      </w:r>
    </w:p>
    <w:p w14:paraId="6CD3C8E5" w14:textId="77777777" w:rsidR="00B53DFB" w:rsidRPr="00CC0D80" w:rsidRDefault="00B53DFB" w:rsidP="009F58F1">
      <w:pPr>
        <w:pStyle w:val="4"/>
        <w:ind w:left="1260"/>
      </w:pPr>
      <w:bookmarkStart w:id="67" w:name="_Toc393285153"/>
      <w:bookmarkStart w:id="68" w:name="_Toc395083715"/>
      <w:r>
        <w:rPr>
          <w:rFonts w:hint="eastAsia"/>
        </w:rPr>
        <w:t>其他</w:t>
      </w:r>
      <w:bookmarkEnd w:id="67"/>
      <w:bookmarkEnd w:id="68"/>
    </w:p>
    <w:p w14:paraId="13CEF9D9" w14:textId="77777777" w:rsidR="0029445E" w:rsidRPr="00AE5CC7" w:rsidRDefault="00F25F95" w:rsidP="00091A4E">
      <w:pPr>
        <w:ind w:firstLineChars="200" w:firstLine="420"/>
      </w:pPr>
      <w:r>
        <w:rPr>
          <w:rFonts w:hint="eastAsia"/>
        </w:rPr>
        <w:t>无</w:t>
      </w:r>
      <w:r w:rsidR="00E53B7F">
        <w:rPr>
          <w:rFonts w:hint="eastAsia"/>
        </w:rPr>
        <w:t>。</w:t>
      </w:r>
    </w:p>
    <w:p w14:paraId="0653A8AB" w14:textId="77777777" w:rsidR="00EC48DC" w:rsidRPr="0029445E" w:rsidRDefault="00EC48DC" w:rsidP="00EC48DC"/>
    <w:p w14:paraId="527A4963" w14:textId="77777777" w:rsidR="00DD5422" w:rsidRDefault="00091A4E" w:rsidP="00B84A42">
      <w:pPr>
        <w:pStyle w:val="3"/>
      </w:pPr>
      <w:bookmarkStart w:id="69" w:name="_Toc415598198"/>
      <w:r>
        <w:rPr>
          <w:rFonts w:hint="eastAsia"/>
        </w:rPr>
        <w:t>保函</w:t>
      </w:r>
      <w:r w:rsidR="00DD5422">
        <w:rPr>
          <w:rFonts w:hint="eastAsia"/>
        </w:rPr>
        <w:t>开立修改</w:t>
      </w:r>
      <w:bookmarkEnd w:id="69"/>
    </w:p>
    <w:p w14:paraId="385E4DAE" w14:textId="77777777" w:rsidR="00700378" w:rsidRDefault="00700378" w:rsidP="006E45E9">
      <w:pPr>
        <w:pStyle w:val="4"/>
        <w:ind w:left="1260"/>
      </w:pPr>
      <w:bookmarkStart w:id="70" w:name="_Toc393285155"/>
      <w:bookmarkStart w:id="71" w:name="_Toc395083717"/>
      <w:r>
        <w:rPr>
          <w:rFonts w:hint="eastAsia"/>
        </w:rPr>
        <w:t>交易描述：</w:t>
      </w:r>
      <w:bookmarkEnd w:id="70"/>
      <w:bookmarkEnd w:id="71"/>
    </w:p>
    <w:p w14:paraId="14D6E993" w14:textId="77777777" w:rsidR="008D4BB1" w:rsidRPr="00B51B75" w:rsidRDefault="008D4BB1" w:rsidP="008D4BB1">
      <w:pPr>
        <w:ind w:firstLine="420"/>
      </w:pPr>
      <w:r>
        <w:rPr>
          <w:rFonts w:hint="eastAsia"/>
        </w:rPr>
        <w:t>保函开立修改交易是指对已开出的保函进行修改。进入交易后需要选择待改的保函编号，修改具体保函条款内容。</w:t>
      </w:r>
    </w:p>
    <w:p w14:paraId="13CB6C52" w14:textId="77777777" w:rsidR="004375C1" w:rsidRDefault="004375C1" w:rsidP="006E45E9">
      <w:pPr>
        <w:pStyle w:val="4"/>
      </w:pPr>
      <w:bookmarkStart w:id="72" w:name="_Toc393285156"/>
      <w:bookmarkStart w:id="73" w:name="_Toc395083718"/>
      <w:r>
        <w:rPr>
          <w:rFonts w:hint="eastAsia"/>
        </w:rPr>
        <w:t>柜员操作</w:t>
      </w:r>
      <w:bookmarkEnd w:id="72"/>
      <w:bookmarkEnd w:id="73"/>
    </w:p>
    <w:p w14:paraId="7E0736F0" w14:textId="77777777" w:rsidR="008D4BB1" w:rsidRDefault="008D4BB1" w:rsidP="008D4BB1">
      <w:pPr>
        <w:ind w:firstLine="420"/>
      </w:pPr>
      <w:r>
        <w:rPr>
          <w:rFonts w:hint="eastAsia"/>
        </w:rPr>
        <w:t>本交易由具有保函开立修改经办权限的柜员操作。</w:t>
      </w:r>
    </w:p>
    <w:p w14:paraId="75D39B62" w14:textId="77777777" w:rsidR="008D4BB1" w:rsidRDefault="008D4BB1" w:rsidP="008D4BB1">
      <w:pPr>
        <w:ind w:firstLine="420"/>
      </w:pPr>
      <w:r>
        <w:rPr>
          <w:rFonts w:hint="eastAsia"/>
        </w:rPr>
        <w:t>系统需支持本交易能多级授权。</w:t>
      </w:r>
    </w:p>
    <w:p w14:paraId="51FCE4BA" w14:textId="77777777" w:rsidR="008D4BB1" w:rsidRDefault="008D4BB1" w:rsidP="008D4BB1">
      <w:pPr>
        <w:ind w:firstLine="420"/>
      </w:pPr>
      <w:r>
        <w:rPr>
          <w:rFonts w:hint="eastAsia"/>
        </w:rPr>
        <w:t>该交易需要支持手工</w:t>
      </w:r>
      <w:r w:rsidR="002B1C4E">
        <w:rPr>
          <w:rFonts w:hint="eastAsia"/>
        </w:rPr>
        <w:t>和</w:t>
      </w:r>
      <w:r>
        <w:rPr>
          <w:rFonts w:hint="eastAsia"/>
        </w:rPr>
        <w:t>信贷经办发起方式。</w:t>
      </w:r>
    </w:p>
    <w:p w14:paraId="6DDFA396" w14:textId="77777777" w:rsidR="008E162E" w:rsidRDefault="008E162E" w:rsidP="006E45E9">
      <w:pPr>
        <w:pStyle w:val="4"/>
      </w:pPr>
      <w:bookmarkStart w:id="74" w:name="_Toc393285157"/>
      <w:bookmarkStart w:id="75" w:name="_Toc395083719"/>
      <w:r>
        <w:rPr>
          <w:rFonts w:hint="eastAsia"/>
        </w:rPr>
        <w:t>界面布局与菜单按钮</w:t>
      </w:r>
      <w:bookmarkEnd w:id="74"/>
      <w:bookmarkEnd w:id="75"/>
    </w:p>
    <w:p w14:paraId="3793A089" w14:textId="77777777" w:rsidR="008E162E" w:rsidRDefault="008E162E" w:rsidP="008E162E">
      <w:r>
        <w:rPr>
          <w:rFonts w:hint="eastAsia"/>
        </w:rPr>
        <w:t>同一页面布局原则，一行两列，从上至下：</w:t>
      </w:r>
    </w:p>
    <w:p w14:paraId="3582891A" w14:textId="77777777" w:rsidR="008E162E" w:rsidRDefault="008E162E" w:rsidP="008E162E">
      <w:r>
        <w:rPr>
          <w:rFonts w:hint="eastAsia"/>
        </w:rPr>
        <w:t>第一区域：基本信息；</w:t>
      </w:r>
    </w:p>
    <w:p w14:paraId="6BD28269" w14:textId="77777777" w:rsidR="008E162E" w:rsidRDefault="008E162E" w:rsidP="004D6BA2">
      <w:r>
        <w:rPr>
          <w:rFonts w:hint="eastAsia"/>
        </w:rPr>
        <w:t>第二区域：费用管理；</w:t>
      </w:r>
    </w:p>
    <w:p w14:paraId="05E1D96E" w14:textId="77777777" w:rsidR="008E162E" w:rsidRDefault="004D6BA2" w:rsidP="008E162E">
      <w:r>
        <w:rPr>
          <w:rFonts w:hint="eastAsia"/>
        </w:rPr>
        <w:t>第三区域：报文；</w:t>
      </w:r>
    </w:p>
    <w:p w14:paraId="445EF800" w14:textId="77777777" w:rsidR="008E162E" w:rsidRPr="001F1726" w:rsidRDefault="004D6BA2" w:rsidP="008E162E">
      <w:r>
        <w:rPr>
          <w:rFonts w:hint="eastAsia"/>
        </w:rPr>
        <w:t>第四</w:t>
      </w:r>
      <w:r w:rsidR="008E162E">
        <w:rPr>
          <w:rFonts w:hint="eastAsia"/>
        </w:rPr>
        <w:t>区域：按钮</w:t>
      </w:r>
      <w:r>
        <w:rPr>
          <w:rFonts w:hint="eastAsia"/>
        </w:rPr>
        <w:t>。</w:t>
      </w:r>
    </w:p>
    <w:p w14:paraId="0A5CE3D5" w14:textId="77777777" w:rsidR="00813692" w:rsidRPr="004D6BA2" w:rsidRDefault="00813692" w:rsidP="00813692"/>
    <w:p w14:paraId="289D0EF7" w14:textId="77777777" w:rsidR="008E162E" w:rsidRDefault="002134DE" w:rsidP="00B84A42">
      <w:pPr>
        <w:pStyle w:val="5"/>
      </w:pPr>
      <w:r>
        <w:rPr>
          <w:rFonts w:hint="eastAsia"/>
        </w:rPr>
        <w:t>基本信息</w:t>
      </w:r>
      <w:r w:rsidR="00D852F1">
        <w:rPr>
          <w:rFonts w:hint="eastAsia"/>
        </w:rPr>
        <w:t>，费用管理</w:t>
      </w:r>
      <w:r w:rsidR="00C45A26">
        <w:rPr>
          <w:rFonts w:hint="eastAsia"/>
        </w:rPr>
        <w:t>和按钮</w:t>
      </w:r>
    </w:p>
    <w:p w14:paraId="2C53D021" w14:textId="77777777" w:rsidR="00B1626A" w:rsidRDefault="004D6BA2" w:rsidP="005639B3">
      <w:pPr>
        <w:ind w:leftChars="-675" w:left="-1418"/>
      </w:pPr>
      <w:r>
        <w:rPr>
          <w:noProof/>
        </w:rPr>
        <w:drawing>
          <wp:inline distT="0" distB="0" distL="0" distR="0" wp14:anchorId="6DC00E09" wp14:editId="7BE75279">
            <wp:extent cx="6821697" cy="7261090"/>
            <wp:effectExtent l="19050" t="0" r="0" b="0"/>
            <wp:docPr id="21" name="图片 20" descr="保函修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修改.bmp"/>
                    <pic:cNvPicPr/>
                  </pic:nvPicPr>
                  <pic:blipFill>
                    <a:blip r:embed="rId16"/>
                    <a:stretch>
                      <a:fillRect/>
                    </a:stretch>
                  </pic:blipFill>
                  <pic:spPr>
                    <a:xfrm>
                      <a:off x="0" y="0"/>
                      <a:ext cx="6821401" cy="7260775"/>
                    </a:xfrm>
                    <a:prstGeom prst="rect">
                      <a:avLst/>
                    </a:prstGeom>
                  </pic:spPr>
                </pic:pic>
              </a:graphicData>
            </a:graphic>
          </wp:inline>
        </w:drawing>
      </w:r>
    </w:p>
    <w:p w14:paraId="266456E2" w14:textId="77777777" w:rsidR="00B1626A" w:rsidRDefault="00B1626A" w:rsidP="00B1626A">
      <w:pPr>
        <w:ind w:leftChars="-675" w:left="-1418" w:firstLineChars="675" w:firstLine="1418"/>
      </w:pPr>
      <w:r>
        <w:rPr>
          <w:rFonts w:hint="eastAsia"/>
        </w:rPr>
        <w:t>备注：</w:t>
      </w:r>
    </w:p>
    <w:p w14:paraId="7265EE38" w14:textId="77777777" w:rsidR="008E162E" w:rsidRDefault="00B1626A" w:rsidP="00B6474E">
      <w:r>
        <w:rPr>
          <w:rFonts w:hint="eastAsia"/>
        </w:rPr>
        <w:t>从左至右：提交、保存、打印查看、查询、附加功能、取消、返回。</w:t>
      </w:r>
    </w:p>
    <w:p w14:paraId="4B70DD8B" w14:textId="77777777" w:rsidR="00813692" w:rsidRDefault="00813692" w:rsidP="00813692">
      <w:pPr>
        <w:ind w:leftChars="-675" w:left="-1418" w:firstLineChars="675" w:firstLine="1418"/>
      </w:pPr>
    </w:p>
    <w:p w14:paraId="43EFF96F" w14:textId="77777777" w:rsidR="00813692" w:rsidRDefault="00813692" w:rsidP="00813692">
      <w:pPr>
        <w:ind w:leftChars="-675" w:left="-1418" w:firstLineChars="675" w:firstLine="1418"/>
      </w:pPr>
    </w:p>
    <w:p w14:paraId="6840EC4A" w14:textId="77777777" w:rsidR="00813692" w:rsidRDefault="00F1399A" w:rsidP="00B84A42">
      <w:pPr>
        <w:pStyle w:val="5"/>
      </w:pPr>
      <w:r>
        <w:rPr>
          <w:rFonts w:hint="eastAsia"/>
        </w:rPr>
        <w:t>报文</w:t>
      </w:r>
    </w:p>
    <w:p w14:paraId="1DB5D257" w14:textId="77777777" w:rsidR="00813692" w:rsidRDefault="0045521C" w:rsidP="009F58F1">
      <w:pPr>
        <w:ind w:leftChars="-675" w:left="-1418"/>
      </w:pPr>
      <w:r>
        <w:rPr>
          <w:noProof/>
        </w:rPr>
        <w:drawing>
          <wp:anchor distT="0" distB="0" distL="114300" distR="114300" simplePos="0" relativeHeight="251667456" behindDoc="0" locked="0" layoutInCell="1" allowOverlap="1" wp14:anchorId="7453D8AD" wp14:editId="4FAC5444">
            <wp:simplePos x="0" y="0"/>
            <wp:positionH relativeFrom="column">
              <wp:posOffset>2473265</wp:posOffset>
            </wp:positionH>
            <wp:positionV relativeFrom="paragraph">
              <wp:posOffset>667157</wp:posOffset>
            </wp:positionV>
            <wp:extent cx="1249033" cy="146649"/>
            <wp:effectExtent l="19050" t="0" r="8267" b="0"/>
            <wp:wrapNone/>
            <wp:docPr id="33" name="图片 13"/>
            <wp:cNvGraphicFramePr/>
            <a:graphic xmlns:a="http://schemas.openxmlformats.org/drawingml/2006/main">
              <a:graphicData uri="http://schemas.openxmlformats.org/drawingml/2006/picture">
                <pic:pic xmlns:pic="http://schemas.openxmlformats.org/drawingml/2006/picture">
                  <pic:nvPicPr>
                    <pic:cNvPr id="2054" name="Picture 6"/>
                    <pic:cNvPicPr>
                      <a:picLocks noChangeAspect="1" noChangeArrowheads="1"/>
                    </pic:cNvPicPr>
                  </pic:nvPicPr>
                  <pic:blipFill>
                    <a:blip r:embed="rId17"/>
                    <a:srcRect/>
                    <a:stretch>
                      <a:fillRect/>
                    </a:stretch>
                  </pic:blipFill>
                  <pic:spPr bwMode="auto">
                    <a:xfrm>
                      <a:off x="0" y="0"/>
                      <a:ext cx="1249033" cy="146649"/>
                    </a:xfrm>
                    <a:prstGeom prst="rect">
                      <a:avLst/>
                    </a:prstGeom>
                    <a:noFill/>
                  </pic:spPr>
                </pic:pic>
              </a:graphicData>
            </a:graphic>
          </wp:anchor>
        </w:drawing>
      </w:r>
      <w:r w:rsidR="00B6474E">
        <w:rPr>
          <w:noProof/>
        </w:rPr>
        <w:drawing>
          <wp:inline distT="0" distB="0" distL="0" distR="0" wp14:anchorId="21299271" wp14:editId="52E3B571">
            <wp:extent cx="6830323" cy="4638798"/>
            <wp:effectExtent l="19050" t="0" r="8627" b="0"/>
            <wp:docPr id="23" name="图片 22" descr="保函修改_报文.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修改_报文.bmp"/>
                    <pic:cNvPicPr/>
                  </pic:nvPicPr>
                  <pic:blipFill>
                    <a:blip r:embed="rId18"/>
                    <a:stretch>
                      <a:fillRect/>
                    </a:stretch>
                  </pic:blipFill>
                  <pic:spPr>
                    <a:xfrm>
                      <a:off x="0" y="0"/>
                      <a:ext cx="6834276" cy="4641483"/>
                    </a:xfrm>
                    <a:prstGeom prst="rect">
                      <a:avLst/>
                    </a:prstGeom>
                  </pic:spPr>
                </pic:pic>
              </a:graphicData>
            </a:graphic>
          </wp:inline>
        </w:drawing>
      </w:r>
    </w:p>
    <w:p w14:paraId="635305F5" w14:textId="77777777" w:rsidR="00700378" w:rsidRDefault="00700378" w:rsidP="009F58F1">
      <w:pPr>
        <w:pStyle w:val="4"/>
        <w:ind w:left="-998"/>
      </w:pPr>
      <w:bookmarkStart w:id="76" w:name="_Toc393285158"/>
      <w:bookmarkStart w:id="77" w:name="_Toc395083720"/>
      <w:r>
        <w:rPr>
          <w:rFonts w:hint="eastAsia"/>
        </w:rPr>
        <w:t>输入描述</w:t>
      </w:r>
      <w:bookmarkEnd w:id="76"/>
      <w:bookmarkEnd w:id="7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6"/>
        <w:gridCol w:w="1351"/>
        <w:gridCol w:w="1081"/>
        <w:gridCol w:w="858"/>
        <w:gridCol w:w="425"/>
        <w:gridCol w:w="1278"/>
        <w:gridCol w:w="3030"/>
      </w:tblGrid>
      <w:tr w:rsidR="009E04FB" w14:paraId="79F9BFF1" w14:textId="77777777" w:rsidTr="00D2523C">
        <w:trPr>
          <w:jc w:val="center"/>
        </w:trPr>
        <w:tc>
          <w:tcPr>
            <w:tcW w:w="297" w:type="pct"/>
            <w:shd w:val="clear" w:color="auto" w:fill="FFFFFF" w:themeFill="background1"/>
            <w:vAlign w:val="center"/>
          </w:tcPr>
          <w:p w14:paraId="0318643F" w14:textId="77777777" w:rsidR="009E04FB" w:rsidRPr="00BF567F" w:rsidRDefault="009E04FB" w:rsidP="00EC7EF5">
            <w:pPr>
              <w:ind w:right="210"/>
              <w:jc w:val="center"/>
              <w:rPr>
                <w:rFonts w:ascii="宋体" w:hAnsi="宋体"/>
                <w:b/>
                <w:szCs w:val="21"/>
              </w:rPr>
            </w:pPr>
            <w:r w:rsidRPr="00BF567F">
              <w:rPr>
                <w:rFonts w:ascii="宋体" w:hAnsi="宋体" w:hint="eastAsia"/>
                <w:b/>
                <w:szCs w:val="21"/>
              </w:rPr>
              <w:t>序号</w:t>
            </w:r>
          </w:p>
        </w:tc>
        <w:tc>
          <w:tcPr>
            <w:tcW w:w="792" w:type="pct"/>
            <w:shd w:val="clear" w:color="auto" w:fill="FFFFFF" w:themeFill="background1"/>
            <w:vAlign w:val="center"/>
          </w:tcPr>
          <w:p w14:paraId="59CA6900" w14:textId="77777777" w:rsidR="009E04FB" w:rsidRPr="00BF567F" w:rsidRDefault="009E04FB" w:rsidP="00EC7EF5">
            <w:pPr>
              <w:ind w:left="210" w:right="210"/>
              <w:jc w:val="center"/>
              <w:rPr>
                <w:rFonts w:ascii="宋体" w:hAnsi="宋体"/>
                <w:b/>
                <w:szCs w:val="21"/>
              </w:rPr>
            </w:pPr>
            <w:r>
              <w:rPr>
                <w:rFonts w:ascii="宋体" w:hAnsi="宋体" w:hint="eastAsia"/>
                <w:b/>
                <w:szCs w:val="21"/>
              </w:rPr>
              <w:t>本地名称</w:t>
            </w:r>
          </w:p>
        </w:tc>
        <w:tc>
          <w:tcPr>
            <w:tcW w:w="634" w:type="pct"/>
            <w:shd w:val="clear" w:color="auto" w:fill="FFFFFF" w:themeFill="background1"/>
            <w:vAlign w:val="center"/>
          </w:tcPr>
          <w:p w14:paraId="452B13F9" w14:textId="77777777" w:rsidR="009E04FB" w:rsidRPr="00BF567F" w:rsidRDefault="009E04FB" w:rsidP="009F58F1">
            <w:pPr>
              <w:tabs>
                <w:tab w:val="left" w:pos="-125"/>
              </w:tabs>
              <w:ind w:leftChars="-60" w:left="-126" w:rightChars="-51" w:right="-107"/>
              <w:jc w:val="center"/>
              <w:rPr>
                <w:rFonts w:ascii="宋体" w:hAnsi="宋体"/>
                <w:b/>
                <w:szCs w:val="21"/>
              </w:rPr>
            </w:pPr>
            <w:r>
              <w:rPr>
                <w:rFonts w:ascii="宋体" w:hAnsi="宋体" w:hint="eastAsia"/>
                <w:b/>
                <w:szCs w:val="21"/>
              </w:rPr>
              <w:t>英文</w:t>
            </w:r>
          </w:p>
        </w:tc>
        <w:tc>
          <w:tcPr>
            <w:tcW w:w="503" w:type="pct"/>
            <w:shd w:val="clear" w:color="auto" w:fill="FFFFFF" w:themeFill="background1"/>
          </w:tcPr>
          <w:p w14:paraId="20AA0250" w14:textId="77777777" w:rsidR="009E04FB" w:rsidRPr="00BF567F" w:rsidRDefault="009E04FB" w:rsidP="009F58F1">
            <w:pPr>
              <w:tabs>
                <w:tab w:val="left" w:pos="-125"/>
              </w:tabs>
              <w:ind w:leftChars="-60" w:left="-126" w:rightChars="-51" w:right="-107"/>
              <w:jc w:val="center"/>
              <w:rPr>
                <w:rFonts w:ascii="宋体" w:hAnsi="宋体"/>
                <w:b/>
                <w:szCs w:val="21"/>
              </w:rPr>
            </w:pPr>
            <w:r>
              <w:rPr>
                <w:rFonts w:hint="eastAsia"/>
                <w:b/>
              </w:rPr>
              <w:t>类型</w:t>
            </w:r>
          </w:p>
        </w:tc>
        <w:tc>
          <w:tcPr>
            <w:tcW w:w="249" w:type="pct"/>
            <w:shd w:val="clear" w:color="auto" w:fill="FFFFFF" w:themeFill="background1"/>
            <w:vAlign w:val="center"/>
          </w:tcPr>
          <w:p w14:paraId="35277C26" w14:textId="77777777" w:rsidR="009E04FB" w:rsidRPr="00BF567F" w:rsidRDefault="009E04FB" w:rsidP="005639B3">
            <w:pPr>
              <w:tabs>
                <w:tab w:val="left" w:pos="-125"/>
              </w:tabs>
              <w:ind w:leftChars="-60" w:left="-126" w:rightChars="-51" w:right="-107"/>
              <w:jc w:val="center"/>
              <w:rPr>
                <w:rFonts w:ascii="宋体" w:hAnsi="宋体"/>
                <w:b/>
                <w:szCs w:val="21"/>
              </w:rPr>
            </w:pPr>
            <w:r w:rsidRPr="00BF567F">
              <w:rPr>
                <w:rFonts w:ascii="宋体" w:hAnsi="宋体" w:hint="eastAsia"/>
                <w:b/>
                <w:szCs w:val="21"/>
              </w:rPr>
              <w:t>M/O/P</w:t>
            </w:r>
          </w:p>
        </w:tc>
        <w:tc>
          <w:tcPr>
            <w:tcW w:w="749" w:type="pct"/>
            <w:shd w:val="clear" w:color="auto" w:fill="FFFFFF" w:themeFill="background1"/>
            <w:vAlign w:val="center"/>
          </w:tcPr>
          <w:p w14:paraId="46D2836A" w14:textId="77777777" w:rsidR="009E04FB" w:rsidRPr="00BF567F" w:rsidRDefault="009E04FB" w:rsidP="007038EE">
            <w:pPr>
              <w:ind w:left="210" w:right="210"/>
              <w:jc w:val="center"/>
              <w:rPr>
                <w:rFonts w:ascii="宋体" w:hAnsi="宋体"/>
                <w:b/>
                <w:szCs w:val="21"/>
              </w:rPr>
            </w:pPr>
            <w:r w:rsidRPr="00BF567F">
              <w:rPr>
                <w:rFonts w:ascii="宋体" w:hAnsi="宋体" w:hint="eastAsia"/>
                <w:b/>
                <w:szCs w:val="21"/>
              </w:rPr>
              <w:t>数据来源</w:t>
            </w:r>
          </w:p>
        </w:tc>
        <w:tc>
          <w:tcPr>
            <w:tcW w:w="1776" w:type="pct"/>
            <w:shd w:val="clear" w:color="auto" w:fill="FFFFFF" w:themeFill="background1"/>
            <w:vAlign w:val="center"/>
          </w:tcPr>
          <w:p w14:paraId="15084989" w14:textId="77777777" w:rsidR="009E04FB" w:rsidRPr="00BF567F" w:rsidRDefault="009E04FB" w:rsidP="00EC7EF5">
            <w:pPr>
              <w:ind w:left="210" w:right="210"/>
              <w:jc w:val="center"/>
              <w:rPr>
                <w:rFonts w:ascii="宋体" w:hAnsi="宋体"/>
                <w:b/>
                <w:szCs w:val="21"/>
              </w:rPr>
            </w:pPr>
            <w:r w:rsidRPr="00BF567F">
              <w:rPr>
                <w:rFonts w:ascii="宋体" w:hAnsi="宋体" w:hint="eastAsia"/>
                <w:b/>
                <w:szCs w:val="21"/>
              </w:rPr>
              <w:t>描述</w:t>
            </w:r>
          </w:p>
        </w:tc>
      </w:tr>
      <w:tr w:rsidR="002F0328" w:rsidRPr="006D6D00" w14:paraId="3C684FBC"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D458313" w14:textId="77777777" w:rsidR="002F0328" w:rsidRPr="006D6D00"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EC259EC" w14:textId="77777777" w:rsidR="002F0328" w:rsidRDefault="002F0328" w:rsidP="00BD1BB6">
            <w:r>
              <w:rPr>
                <w:rFonts w:hint="eastAsia"/>
              </w:rPr>
              <w:t>保函编号</w:t>
            </w:r>
          </w:p>
        </w:tc>
        <w:tc>
          <w:tcPr>
            <w:tcW w:w="634" w:type="pct"/>
            <w:tcBorders>
              <w:top w:val="single" w:sz="4" w:space="0" w:color="auto"/>
              <w:left w:val="single" w:sz="4" w:space="0" w:color="auto"/>
              <w:bottom w:val="single" w:sz="4" w:space="0" w:color="auto"/>
              <w:right w:val="single" w:sz="4" w:space="0" w:color="auto"/>
            </w:tcBorders>
          </w:tcPr>
          <w:p w14:paraId="3100B3D6"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02FFF163" w14:textId="77777777" w:rsidR="002F0328" w:rsidRDefault="002F0328" w:rsidP="00BD1BB6">
            <w:pPr>
              <w:jc w:val="center"/>
            </w:pPr>
            <w:r>
              <w:rPr>
                <w:rFonts w:hint="eastAsia"/>
              </w:rPr>
              <w:t>V(16)</w:t>
            </w:r>
          </w:p>
        </w:tc>
        <w:tc>
          <w:tcPr>
            <w:tcW w:w="249" w:type="pct"/>
            <w:tcBorders>
              <w:top w:val="single" w:sz="4" w:space="0" w:color="auto"/>
              <w:left w:val="single" w:sz="4" w:space="0" w:color="auto"/>
              <w:bottom w:val="single" w:sz="4" w:space="0" w:color="auto"/>
              <w:right w:val="single" w:sz="4" w:space="0" w:color="auto"/>
            </w:tcBorders>
          </w:tcPr>
          <w:p w14:paraId="2FDC11DF" w14:textId="77777777" w:rsidR="002F0328" w:rsidRDefault="002F0328" w:rsidP="00BD1BB6">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28A6669E"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12BB7446" w14:textId="77777777" w:rsidR="002F0328" w:rsidRDefault="002F0328" w:rsidP="00BD1BB6"/>
        </w:tc>
      </w:tr>
      <w:tr w:rsidR="002F0328" w:rsidRPr="006D6D00" w14:paraId="771DA2BE"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8C7C2E1" w14:textId="77777777" w:rsidR="002F0328" w:rsidRPr="006D6D00"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28BF492" w14:textId="77777777" w:rsidR="002F0328" w:rsidRDefault="002F0328" w:rsidP="00BD1BB6">
            <w:r>
              <w:rPr>
                <w:rFonts w:hint="eastAsia"/>
                <w:szCs w:val="21"/>
              </w:rPr>
              <w:t>修改申请方</w:t>
            </w:r>
          </w:p>
        </w:tc>
        <w:tc>
          <w:tcPr>
            <w:tcW w:w="634" w:type="pct"/>
            <w:tcBorders>
              <w:top w:val="single" w:sz="4" w:space="0" w:color="auto"/>
              <w:left w:val="single" w:sz="4" w:space="0" w:color="auto"/>
              <w:bottom w:val="single" w:sz="4" w:space="0" w:color="auto"/>
              <w:right w:val="single" w:sz="4" w:space="0" w:color="auto"/>
            </w:tcBorders>
          </w:tcPr>
          <w:p w14:paraId="7E328623"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7350EBB7"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026FC731" w14:textId="77777777" w:rsidR="002F0328" w:rsidRDefault="002F0328" w:rsidP="00BD1BB6">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15395215" w14:textId="77777777" w:rsidR="002F0328" w:rsidRDefault="002F0328" w:rsidP="00BD1BB6">
            <w:r>
              <w:rPr>
                <w:rFonts w:hint="eastAsia"/>
              </w:rPr>
              <w:t>选择</w:t>
            </w:r>
          </w:p>
        </w:tc>
        <w:tc>
          <w:tcPr>
            <w:tcW w:w="1776" w:type="pct"/>
            <w:tcBorders>
              <w:top w:val="single" w:sz="4" w:space="0" w:color="auto"/>
              <w:left w:val="single" w:sz="4" w:space="0" w:color="auto"/>
              <w:bottom w:val="single" w:sz="4" w:space="0" w:color="auto"/>
              <w:right w:val="single" w:sz="4" w:space="0" w:color="auto"/>
            </w:tcBorders>
          </w:tcPr>
          <w:p w14:paraId="530EBAB5" w14:textId="77777777" w:rsidR="002F0328" w:rsidRDefault="002F0328" w:rsidP="00BD1BB6">
            <w:r>
              <w:rPr>
                <w:rFonts w:hint="eastAsia"/>
              </w:rPr>
              <w:t>我行</w:t>
            </w:r>
            <w:r>
              <w:rPr>
                <w:rFonts w:hint="eastAsia"/>
              </w:rPr>
              <w:t>,</w:t>
            </w:r>
            <w:r>
              <w:rPr>
                <w:rFonts w:hint="eastAsia"/>
              </w:rPr>
              <w:t>客户</w:t>
            </w:r>
          </w:p>
        </w:tc>
      </w:tr>
      <w:tr w:rsidR="002F0328" w14:paraId="1875EEB4"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6F94FEE" w14:textId="77777777" w:rsidR="002F0328" w:rsidRPr="00700378"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57C2F81" w14:textId="77777777" w:rsidR="002F0328" w:rsidRDefault="002F0328" w:rsidP="00BD1BB6">
            <w:pPr>
              <w:ind w:leftChars="-51" w:left="-107" w:right="-47" w:firstLineChars="50" w:firstLine="105"/>
              <w:rPr>
                <w:szCs w:val="21"/>
              </w:rPr>
            </w:pPr>
            <w:r>
              <w:rPr>
                <w:rFonts w:hint="eastAsia"/>
                <w:szCs w:val="21"/>
              </w:rPr>
              <w:t>开立方式</w:t>
            </w:r>
          </w:p>
        </w:tc>
        <w:tc>
          <w:tcPr>
            <w:tcW w:w="634" w:type="pct"/>
            <w:tcBorders>
              <w:top w:val="single" w:sz="4" w:space="0" w:color="auto"/>
              <w:left w:val="single" w:sz="4" w:space="0" w:color="auto"/>
              <w:bottom w:val="single" w:sz="4" w:space="0" w:color="auto"/>
              <w:right w:val="single" w:sz="4" w:space="0" w:color="auto"/>
            </w:tcBorders>
          </w:tcPr>
          <w:p w14:paraId="68376418"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3007CCB4"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3644E304" w14:textId="77777777" w:rsidR="002F0328" w:rsidRDefault="002F0328" w:rsidP="00BD1BB6">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0BC5F130"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43C28505" w14:textId="77777777" w:rsidR="002F0328" w:rsidRDefault="002F0328" w:rsidP="00BD1BB6"/>
        </w:tc>
      </w:tr>
      <w:tr w:rsidR="002F0328" w14:paraId="2697D412"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F5339B7" w14:textId="77777777" w:rsidR="002F0328" w:rsidRPr="00700378"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6DA28E0" w14:textId="77777777" w:rsidR="002F0328" w:rsidRDefault="002F0328" w:rsidP="00BD1BB6">
            <w:r w:rsidRPr="000C67EF">
              <w:rPr>
                <w:rFonts w:hint="eastAsia"/>
              </w:rPr>
              <w:t>是否反担保类保函</w:t>
            </w:r>
          </w:p>
        </w:tc>
        <w:tc>
          <w:tcPr>
            <w:tcW w:w="634" w:type="pct"/>
            <w:tcBorders>
              <w:top w:val="single" w:sz="4" w:space="0" w:color="auto"/>
              <w:left w:val="single" w:sz="4" w:space="0" w:color="auto"/>
              <w:bottom w:val="single" w:sz="4" w:space="0" w:color="auto"/>
              <w:right w:val="single" w:sz="4" w:space="0" w:color="auto"/>
            </w:tcBorders>
          </w:tcPr>
          <w:p w14:paraId="6A5EFBE7"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58F2C7A6"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74E2195F" w14:textId="77777777" w:rsidR="002F0328" w:rsidRDefault="002F0328" w:rsidP="00BD1BB6">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20F44B33"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56F59667" w14:textId="77777777" w:rsidR="002F0328" w:rsidRDefault="002F0328" w:rsidP="00BD1BB6"/>
        </w:tc>
      </w:tr>
      <w:tr w:rsidR="002F0328" w:rsidRPr="00BE55B9" w14:paraId="4D9E445C"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9AF8A89"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E6274FF" w14:textId="77777777" w:rsidR="002F0328" w:rsidRPr="000C67EF" w:rsidRDefault="002F0328" w:rsidP="00BD1BB6">
            <w:r>
              <w:rPr>
                <w:rFonts w:hint="eastAsia"/>
              </w:rPr>
              <w:t>反担保通知号</w:t>
            </w:r>
          </w:p>
        </w:tc>
        <w:tc>
          <w:tcPr>
            <w:tcW w:w="634" w:type="pct"/>
            <w:tcBorders>
              <w:top w:val="single" w:sz="4" w:space="0" w:color="auto"/>
              <w:left w:val="single" w:sz="4" w:space="0" w:color="auto"/>
              <w:bottom w:val="single" w:sz="4" w:space="0" w:color="auto"/>
              <w:right w:val="single" w:sz="4" w:space="0" w:color="auto"/>
            </w:tcBorders>
          </w:tcPr>
          <w:p w14:paraId="322F4290"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5A1965AD" w14:textId="77777777" w:rsidR="002F0328" w:rsidRDefault="002F0328" w:rsidP="00BD1BB6">
            <w:pPr>
              <w:jc w:val="center"/>
            </w:pPr>
            <w:r>
              <w:rPr>
                <w:rFonts w:hint="eastAsia"/>
              </w:rPr>
              <w:t>V(16)</w:t>
            </w:r>
          </w:p>
        </w:tc>
        <w:tc>
          <w:tcPr>
            <w:tcW w:w="249" w:type="pct"/>
            <w:tcBorders>
              <w:top w:val="single" w:sz="4" w:space="0" w:color="auto"/>
              <w:left w:val="single" w:sz="4" w:space="0" w:color="auto"/>
              <w:bottom w:val="single" w:sz="4" w:space="0" w:color="auto"/>
              <w:right w:val="single" w:sz="4" w:space="0" w:color="auto"/>
            </w:tcBorders>
          </w:tcPr>
          <w:p w14:paraId="1B5E961C" w14:textId="77777777" w:rsidR="002F0328" w:rsidRDefault="0089526E" w:rsidP="0089526E">
            <w:pPr>
              <w:jc w:val="center"/>
            </w:pPr>
            <w:r>
              <w:rPr>
                <w:rFonts w:hint="eastAsia"/>
              </w:rPr>
              <w:t>M</w:t>
            </w:r>
            <w:r w:rsidR="002F0328">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16B1781B"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315965AC" w14:textId="77777777" w:rsidR="002F0328" w:rsidRDefault="002F0328" w:rsidP="00BD1BB6"/>
        </w:tc>
      </w:tr>
      <w:tr w:rsidR="002F0328" w:rsidRPr="00BE55B9" w14:paraId="35EE7DF8"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BB16532"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F841EF4" w14:textId="77777777" w:rsidR="002F0328" w:rsidRDefault="002F0328" w:rsidP="00BD1BB6">
            <w:r w:rsidRPr="00EE518B">
              <w:rPr>
                <w:rFonts w:hint="eastAsia"/>
              </w:rPr>
              <w:t>原保函开立银行</w:t>
            </w:r>
            <w:r w:rsidRPr="00EE518B">
              <w:rPr>
                <w:rFonts w:hint="eastAsia"/>
              </w:rPr>
              <w:t>SWIFTCODE</w:t>
            </w:r>
          </w:p>
        </w:tc>
        <w:tc>
          <w:tcPr>
            <w:tcW w:w="634" w:type="pct"/>
            <w:tcBorders>
              <w:top w:val="single" w:sz="4" w:space="0" w:color="auto"/>
              <w:left w:val="single" w:sz="4" w:space="0" w:color="auto"/>
              <w:bottom w:val="single" w:sz="4" w:space="0" w:color="auto"/>
              <w:right w:val="single" w:sz="4" w:space="0" w:color="auto"/>
            </w:tcBorders>
          </w:tcPr>
          <w:p w14:paraId="3AA47725"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527B8DB3" w14:textId="77777777" w:rsidR="002F0328" w:rsidRDefault="002F0328" w:rsidP="00BD1BB6">
            <w:pPr>
              <w:jc w:val="center"/>
            </w:pPr>
            <w:r>
              <w:rPr>
                <w:rFonts w:hint="eastAsia"/>
              </w:rPr>
              <w:t>V(20)</w:t>
            </w:r>
          </w:p>
        </w:tc>
        <w:tc>
          <w:tcPr>
            <w:tcW w:w="249" w:type="pct"/>
            <w:tcBorders>
              <w:top w:val="single" w:sz="4" w:space="0" w:color="auto"/>
              <w:left w:val="single" w:sz="4" w:space="0" w:color="auto"/>
              <w:bottom w:val="single" w:sz="4" w:space="0" w:color="auto"/>
              <w:right w:val="single" w:sz="4" w:space="0" w:color="auto"/>
            </w:tcBorders>
          </w:tcPr>
          <w:p w14:paraId="68F7DBE6" w14:textId="77777777" w:rsidR="002F0328" w:rsidRDefault="0089526E" w:rsidP="00BD1BB6">
            <w:pPr>
              <w:jc w:val="center"/>
            </w:pPr>
            <w:r>
              <w:rPr>
                <w:rFonts w:hint="eastAsia"/>
              </w:rPr>
              <w:t>M</w:t>
            </w:r>
            <w:r w:rsidR="002F0328">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07BBF886"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5139EAB8" w14:textId="77777777" w:rsidR="002F0328" w:rsidRDefault="002F0328" w:rsidP="00BD1BB6"/>
        </w:tc>
      </w:tr>
      <w:tr w:rsidR="002F0328" w:rsidRPr="00BE55B9" w14:paraId="78CCFB05"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96366DE"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56E08F9" w14:textId="77777777" w:rsidR="002F0328" w:rsidRPr="00EE518B" w:rsidRDefault="002F0328" w:rsidP="00BD1BB6">
            <w:r w:rsidRPr="001738B7">
              <w:rPr>
                <w:rFonts w:hint="eastAsia"/>
              </w:rPr>
              <w:t>原保函开立银行名称</w:t>
            </w:r>
            <w:r w:rsidRPr="001738B7">
              <w:rPr>
                <w:rFonts w:hint="eastAsia"/>
              </w:rPr>
              <w:t>/</w:t>
            </w:r>
            <w:r w:rsidRPr="001738B7">
              <w:rPr>
                <w:rFonts w:hint="eastAsia"/>
              </w:rPr>
              <w:t>地址</w:t>
            </w:r>
          </w:p>
        </w:tc>
        <w:tc>
          <w:tcPr>
            <w:tcW w:w="634" w:type="pct"/>
            <w:tcBorders>
              <w:top w:val="single" w:sz="4" w:space="0" w:color="auto"/>
              <w:left w:val="single" w:sz="4" w:space="0" w:color="auto"/>
              <w:bottom w:val="single" w:sz="4" w:space="0" w:color="auto"/>
              <w:right w:val="single" w:sz="4" w:space="0" w:color="auto"/>
            </w:tcBorders>
          </w:tcPr>
          <w:p w14:paraId="395B0662"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7410B3D7" w14:textId="77777777" w:rsidR="002F0328" w:rsidRDefault="002F0328" w:rsidP="00BD1BB6">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3FD041EE" w14:textId="77777777" w:rsidR="002F0328" w:rsidRDefault="0089526E" w:rsidP="00BD1BB6">
            <w:pPr>
              <w:jc w:val="center"/>
            </w:pPr>
            <w:r>
              <w:rPr>
                <w:rFonts w:hint="eastAsia"/>
              </w:rPr>
              <w:t>M</w:t>
            </w:r>
            <w:r w:rsidR="002F0328">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337E26FF"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09AACED2" w14:textId="77777777" w:rsidR="002F0328" w:rsidRDefault="002F0328" w:rsidP="00BD1BB6"/>
        </w:tc>
      </w:tr>
      <w:tr w:rsidR="002F0328" w:rsidRPr="00BE55B9" w14:paraId="7157B9CA"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AC6D983"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993699A" w14:textId="77777777" w:rsidR="002F0328" w:rsidRPr="001738B7" w:rsidRDefault="002F0328" w:rsidP="00BD1BB6">
            <w:r w:rsidRPr="00D34762">
              <w:rPr>
                <w:rFonts w:hint="eastAsia"/>
              </w:rPr>
              <w:t>是否信开</w:t>
            </w:r>
          </w:p>
        </w:tc>
        <w:tc>
          <w:tcPr>
            <w:tcW w:w="634" w:type="pct"/>
            <w:tcBorders>
              <w:top w:val="single" w:sz="4" w:space="0" w:color="auto"/>
              <w:left w:val="single" w:sz="4" w:space="0" w:color="auto"/>
              <w:bottom w:val="single" w:sz="4" w:space="0" w:color="auto"/>
              <w:right w:val="single" w:sz="4" w:space="0" w:color="auto"/>
            </w:tcBorders>
          </w:tcPr>
          <w:p w14:paraId="57473241"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615FC45F"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31FD6BC5" w14:textId="77777777" w:rsidR="002F0328" w:rsidRDefault="002F0328" w:rsidP="00BD1BB6">
            <w:pPr>
              <w:jc w:val="center"/>
            </w:pPr>
            <w:r>
              <w:rPr>
                <w:rFonts w:hint="eastAsia"/>
              </w:rPr>
              <w:t>O</w:t>
            </w:r>
          </w:p>
        </w:tc>
        <w:tc>
          <w:tcPr>
            <w:tcW w:w="749" w:type="pct"/>
            <w:tcBorders>
              <w:top w:val="single" w:sz="4" w:space="0" w:color="auto"/>
              <w:left w:val="single" w:sz="4" w:space="0" w:color="auto"/>
              <w:right w:val="single" w:sz="4" w:space="0" w:color="auto"/>
            </w:tcBorders>
          </w:tcPr>
          <w:p w14:paraId="621C36B0"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6F6ADAC5" w14:textId="77777777" w:rsidR="002F0328" w:rsidRDefault="002F0328" w:rsidP="00BD1BB6"/>
        </w:tc>
      </w:tr>
      <w:tr w:rsidR="002F0328" w:rsidRPr="00BE55B9" w14:paraId="0C539FF5"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D7F6EE5"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CCE326A" w14:textId="77777777" w:rsidR="002F0328" w:rsidRPr="00D34762" w:rsidRDefault="002F0328" w:rsidP="00BD1BB6">
            <w:r w:rsidRPr="00D34762">
              <w:rPr>
                <w:rFonts w:hint="eastAsia"/>
              </w:rPr>
              <w:t>信开正文</w:t>
            </w:r>
          </w:p>
        </w:tc>
        <w:tc>
          <w:tcPr>
            <w:tcW w:w="634" w:type="pct"/>
            <w:tcBorders>
              <w:top w:val="single" w:sz="4" w:space="0" w:color="auto"/>
              <w:left w:val="single" w:sz="4" w:space="0" w:color="auto"/>
              <w:bottom w:val="single" w:sz="4" w:space="0" w:color="auto"/>
              <w:right w:val="single" w:sz="4" w:space="0" w:color="auto"/>
            </w:tcBorders>
          </w:tcPr>
          <w:p w14:paraId="7D70E392"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6ED75AC9" w14:textId="77777777" w:rsidR="002F0328" w:rsidRDefault="002F0328" w:rsidP="00BD1BB6">
            <w:pPr>
              <w:jc w:val="center"/>
            </w:pPr>
            <w:r>
              <w:rPr>
                <w:rFonts w:hint="eastAsia"/>
              </w:rPr>
              <w:t>V(4000)</w:t>
            </w:r>
          </w:p>
        </w:tc>
        <w:tc>
          <w:tcPr>
            <w:tcW w:w="249" w:type="pct"/>
            <w:tcBorders>
              <w:top w:val="single" w:sz="4" w:space="0" w:color="auto"/>
              <w:left w:val="single" w:sz="4" w:space="0" w:color="auto"/>
              <w:bottom w:val="single" w:sz="4" w:space="0" w:color="auto"/>
              <w:right w:val="single" w:sz="4" w:space="0" w:color="auto"/>
            </w:tcBorders>
          </w:tcPr>
          <w:p w14:paraId="56C2CFDF" w14:textId="77777777" w:rsidR="002F0328" w:rsidRDefault="002F0328" w:rsidP="00BD1BB6">
            <w:pPr>
              <w:jc w:val="center"/>
            </w:pPr>
            <w:r>
              <w:rPr>
                <w:rFonts w:hint="eastAsia"/>
              </w:rPr>
              <w:t>O</w:t>
            </w:r>
          </w:p>
        </w:tc>
        <w:tc>
          <w:tcPr>
            <w:tcW w:w="749" w:type="pct"/>
            <w:tcBorders>
              <w:left w:val="single" w:sz="4" w:space="0" w:color="auto"/>
              <w:right w:val="single" w:sz="4" w:space="0" w:color="auto"/>
            </w:tcBorders>
          </w:tcPr>
          <w:p w14:paraId="0AAD8BC9"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3ED85578" w14:textId="77777777" w:rsidR="002F0328" w:rsidRDefault="002F0328" w:rsidP="00BD1BB6"/>
        </w:tc>
      </w:tr>
      <w:tr w:rsidR="002F0328" w:rsidRPr="00BE55B9" w14:paraId="69BE1FCA"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F2C38CA"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E8BA5D3" w14:textId="77777777" w:rsidR="002F0328" w:rsidRPr="00D34762" w:rsidRDefault="002F0328" w:rsidP="00BD1BB6">
            <w:r w:rsidRPr="00D34762">
              <w:rPr>
                <w:rFonts w:hint="eastAsia"/>
              </w:rPr>
              <w:t>快邮方式</w:t>
            </w:r>
          </w:p>
        </w:tc>
        <w:tc>
          <w:tcPr>
            <w:tcW w:w="634" w:type="pct"/>
            <w:tcBorders>
              <w:top w:val="single" w:sz="4" w:space="0" w:color="auto"/>
              <w:left w:val="single" w:sz="4" w:space="0" w:color="auto"/>
              <w:bottom w:val="single" w:sz="4" w:space="0" w:color="auto"/>
              <w:right w:val="single" w:sz="4" w:space="0" w:color="auto"/>
            </w:tcBorders>
          </w:tcPr>
          <w:p w14:paraId="2E658704"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07F9657F"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05B75FBB" w14:textId="77777777" w:rsidR="002F0328" w:rsidRDefault="0089526E" w:rsidP="00BD1BB6">
            <w:pPr>
              <w:jc w:val="center"/>
            </w:pPr>
            <w:r>
              <w:rPr>
                <w:rFonts w:hint="eastAsia"/>
              </w:rPr>
              <w:t>M</w:t>
            </w:r>
            <w:r w:rsidR="002F0328">
              <w:rPr>
                <w:rFonts w:hint="eastAsia"/>
              </w:rPr>
              <w:t>O</w:t>
            </w:r>
          </w:p>
        </w:tc>
        <w:tc>
          <w:tcPr>
            <w:tcW w:w="749" w:type="pct"/>
            <w:tcBorders>
              <w:left w:val="single" w:sz="4" w:space="0" w:color="auto"/>
              <w:right w:val="single" w:sz="4" w:space="0" w:color="auto"/>
            </w:tcBorders>
          </w:tcPr>
          <w:p w14:paraId="66E02AF3"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40DC97F3" w14:textId="77777777" w:rsidR="002F0328" w:rsidRDefault="002F0328" w:rsidP="00BD1BB6"/>
        </w:tc>
      </w:tr>
      <w:tr w:rsidR="002F0328" w:rsidRPr="00BE55B9" w14:paraId="15D6245E"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DD67268"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6EFDA71" w14:textId="77777777" w:rsidR="002F0328" w:rsidRPr="00D34762" w:rsidRDefault="002F0328" w:rsidP="00BD1BB6">
            <w:r w:rsidRPr="00D34762">
              <w:rPr>
                <w:rFonts w:hint="eastAsia"/>
              </w:rPr>
              <w:t>快邮号码</w:t>
            </w:r>
          </w:p>
        </w:tc>
        <w:tc>
          <w:tcPr>
            <w:tcW w:w="634" w:type="pct"/>
            <w:tcBorders>
              <w:top w:val="single" w:sz="4" w:space="0" w:color="auto"/>
              <w:left w:val="single" w:sz="4" w:space="0" w:color="auto"/>
              <w:bottom w:val="single" w:sz="4" w:space="0" w:color="auto"/>
              <w:right w:val="single" w:sz="4" w:space="0" w:color="auto"/>
            </w:tcBorders>
          </w:tcPr>
          <w:p w14:paraId="1A9C1903"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71785A82" w14:textId="77777777" w:rsidR="002F0328" w:rsidRDefault="002F0328" w:rsidP="00BD1BB6">
            <w:pPr>
              <w:jc w:val="center"/>
            </w:pPr>
            <w:r>
              <w:rPr>
                <w:rFonts w:hint="eastAsia"/>
              </w:rPr>
              <w:t>V(32)</w:t>
            </w:r>
          </w:p>
        </w:tc>
        <w:tc>
          <w:tcPr>
            <w:tcW w:w="249" w:type="pct"/>
            <w:tcBorders>
              <w:top w:val="single" w:sz="4" w:space="0" w:color="auto"/>
              <w:left w:val="single" w:sz="4" w:space="0" w:color="auto"/>
              <w:bottom w:val="single" w:sz="4" w:space="0" w:color="auto"/>
              <w:right w:val="single" w:sz="4" w:space="0" w:color="auto"/>
            </w:tcBorders>
          </w:tcPr>
          <w:p w14:paraId="313525F0" w14:textId="77777777" w:rsidR="002F0328" w:rsidRDefault="0089526E" w:rsidP="00BD1BB6">
            <w:pPr>
              <w:jc w:val="center"/>
            </w:pPr>
            <w:r>
              <w:rPr>
                <w:rFonts w:hint="eastAsia"/>
              </w:rPr>
              <w:t>M</w:t>
            </w:r>
            <w:r w:rsidR="002F0328">
              <w:rPr>
                <w:rFonts w:hint="eastAsia"/>
              </w:rPr>
              <w:t>O</w:t>
            </w:r>
          </w:p>
        </w:tc>
        <w:tc>
          <w:tcPr>
            <w:tcW w:w="749" w:type="pct"/>
            <w:tcBorders>
              <w:left w:val="single" w:sz="4" w:space="0" w:color="auto"/>
              <w:bottom w:val="single" w:sz="4" w:space="0" w:color="auto"/>
              <w:right w:val="single" w:sz="4" w:space="0" w:color="auto"/>
            </w:tcBorders>
          </w:tcPr>
          <w:p w14:paraId="5EFD33A4"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32B2F10C" w14:textId="77777777" w:rsidR="002F0328" w:rsidRDefault="002F0328" w:rsidP="00BD1BB6"/>
        </w:tc>
      </w:tr>
      <w:tr w:rsidR="002F0328" w:rsidRPr="00BE55B9" w14:paraId="06D54388"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33DD6CE"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6668092" w14:textId="77777777" w:rsidR="002F0328" w:rsidRDefault="002F0328" w:rsidP="00BD1BB6">
            <w:r>
              <w:rPr>
                <w:rFonts w:hint="eastAsia"/>
              </w:rPr>
              <w:t>保函类型</w:t>
            </w:r>
          </w:p>
        </w:tc>
        <w:tc>
          <w:tcPr>
            <w:tcW w:w="634" w:type="pct"/>
            <w:tcBorders>
              <w:top w:val="single" w:sz="4" w:space="0" w:color="auto"/>
              <w:left w:val="single" w:sz="4" w:space="0" w:color="auto"/>
              <w:bottom w:val="single" w:sz="4" w:space="0" w:color="auto"/>
              <w:right w:val="single" w:sz="4" w:space="0" w:color="auto"/>
            </w:tcBorders>
          </w:tcPr>
          <w:p w14:paraId="255F0B73"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4A470D46"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22D50FBF" w14:textId="77777777" w:rsidR="002F0328" w:rsidRDefault="002F0328" w:rsidP="00BD1BB6">
            <w:pPr>
              <w:jc w:val="center"/>
            </w:pPr>
            <w:r>
              <w:rPr>
                <w:rFonts w:hint="eastAsia"/>
              </w:rPr>
              <w:t>M</w:t>
            </w:r>
          </w:p>
        </w:tc>
        <w:tc>
          <w:tcPr>
            <w:tcW w:w="749" w:type="pct"/>
            <w:tcBorders>
              <w:top w:val="single" w:sz="4" w:space="0" w:color="auto"/>
              <w:left w:val="single" w:sz="4" w:space="0" w:color="auto"/>
              <w:right w:val="single" w:sz="4" w:space="0" w:color="auto"/>
            </w:tcBorders>
          </w:tcPr>
          <w:p w14:paraId="62C9D9A4"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74AF5ED0" w14:textId="77777777" w:rsidR="002F0328" w:rsidRDefault="008A51B6" w:rsidP="00BD1BB6">
            <w:r>
              <w:rPr>
                <w:rFonts w:hint="eastAsia"/>
              </w:rPr>
              <w:t>选择项</w:t>
            </w:r>
          </w:p>
        </w:tc>
      </w:tr>
      <w:tr w:rsidR="00F02875" w:rsidRPr="00BE55B9" w14:paraId="1671B007"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E8C7686" w14:textId="77777777" w:rsidR="00F02875" w:rsidRPr="00446309" w:rsidRDefault="00F02875"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DABBC69" w14:textId="77777777" w:rsidR="00F02875" w:rsidRDefault="00F02875" w:rsidP="00BD1BB6">
            <w:r>
              <w:rPr>
                <w:rFonts w:hint="eastAsia"/>
              </w:rPr>
              <w:t>是否融资保函</w:t>
            </w:r>
          </w:p>
        </w:tc>
        <w:tc>
          <w:tcPr>
            <w:tcW w:w="634" w:type="pct"/>
            <w:tcBorders>
              <w:top w:val="single" w:sz="4" w:space="0" w:color="auto"/>
              <w:left w:val="single" w:sz="4" w:space="0" w:color="auto"/>
              <w:bottom w:val="single" w:sz="4" w:space="0" w:color="auto"/>
              <w:right w:val="single" w:sz="4" w:space="0" w:color="auto"/>
            </w:tcBorders>
          </w:tcPr>
          <w:p w14:paraId="3067D7CB" w14:textId="77777777" w:rsidR="00F02875" w:rsidRDefault="00F02875"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1ACE63CF" w14:textId="77777777" w:rsidR="00F02875" w:rsidRDefault="00F02875"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7AD7C69A" w14:textId="77777777" w:rsidR="00F02875" w:rsidRDefault="008A51B6" w:rsidP="00F02875">
            <w:pPr>
              <w:jc w:val="center"/>
            </w:pPr>
            <w:r>
              <w:rPr>
                <w:rFonts w:hint="eastAsia"/>
              </w:rPr>
              <w:t>M</w:t>
            </w:r>
          </w:p>
        </w:tc>
        <w:tc>
          <w:tcPr>
            <w:tcW w:w="749" w:type="pct"/>
            <w:tcBorders>
              <w:top w:val="single" w:sz="4" w:space="0" w:color="auto"/>
              <w:left w:val="single" w:sz="4" w:space="0" w:color="auto"/>
              <w:right w:val="single" w:sz="4" w:space="0" w:color="auto"/>
            </w:tcBorders>
          </w:tcPr>
          <w:p w14:paraId="42EAE9F2" w14:textId="77777777" w:rsidR="00F02875" w:rsidRDefault="00F02875"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491DC740" w14:textId="77777777" w:rsidR="00F02875" w:rsidRDefault="008A51B6" w:rsidP="00BD1BB6">
            <w:r>
              <w:rPr>
                <w:rFonts w:hint="eastAsia"/>
              </w:rPr>
              <w:t>选择项</w:t>
            </w:r>
          </w:p>
        </w:tc>
      </w:tr>
      <w:tr w:rsidR="002F0328" w:rsidRPr="00BE55B9" w14:paraId="5CD7F170"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27AC4DA"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ADE9D89" w14:textId="77777777" w:rsidR="002F0328" w:rsidRDefault="002F0328" w:rsidP="00BD1BB6">
            <w:r w:rsidRPr="0033756E">
              <w:rPr>
                <w:rFonts w:hint="eastAsia"/>
              </w:rPr>
              <w:t>适用规则</w:t>
            </w:r>
          </w:p>
        </w:tc>
        <w:tc>
          <w:tcPr>
            <w:tcW w:w="634" w:type="pct"/>
            <w:tcBorders>
              <w:top w:val="single" w:sz="4" w:space="0" w:color="auto"/>
              <w:left w:val="single" w:sz="4" w:space="0" w:color="auto"/>
              <w:bottom w:val="single" w:sz="4" w:space="0" w:color="auto"/>
              <w:right w:val="single" w:sz="4" w:space="0" w:color="auto"/>
            </w:tcBorders>
          </w:tcPr>
          <w:p w14:paraId="294E6F68"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4114AC11" w14:textId="77777777" w:rsidR="002F0328" w:rsidRDefault="002F0328" w:rsidP="00BD1BB6">
            <w:pPr>
              <w:jc w:val="center"/>
            </w:pPr>
            <w:r>
              <w:rPr>
                <w:rFonts w:hint="eastAsia"/>
              </w:rPr>
              <w:t>V(4)</w:t>
            </w:r>
          </w:p>
        </w:tc>
        <w:tc>
          <w:tcPr>
            <w:tcW w:w="249" w:type="pct"/>
            <w:tcBorders>
              <w:top w:val="single" w:sz="4" w:space="0" w:color="auto"/>
              <w:left w:val="single" w:sz="4" w:space="0" w:color="auto"/>
              <w:bottom w:val="single" w:sz="4" w:space="0" w:color="auto"/>
              <w:right w:val="single" w:sz="4" w:space="0" w:color="auto"/>
            </w:tcBorders>
          </w:tcPr>
          <w:p w14:paraId="5119E65C" w14:textId="77777777" w:rsidR="002F0328" w:rsidRDefault="002F0328" w:rsidP="00BD1BB6">
            <w:pPr>
              <w:jc w:val="center"/>
            </w:pPr>
            <w:r>
              <w:rPr>
                <w:rFonts w:hint="eastAsia"/>
              </w:rPr>
              <w:t>M</w:t>
            </w:r>
          </w:p>
        </w:tc>
        <w:tc>
          <w:tcPr>
            <w:tcW w:w="749" w:type="pct"/>
            <w:tcBorders>
              <w:left w:val="single" w:sz="4" w:space="0" w:color="auto"/>
              <w:right w:val="single" w:sz="4" w:space="0" w:color="auto"/>
            </w:tcBorders>
          </w:tcPr>
          <w:p w14:paraId="69A73D9F"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4FF3F3AC" w14:textId="77777777" w:rsidR="002F0328" w:rsidRDefault="002F0328" w:rsidP="00BD1BB6"/>
        </w:tc>
      </w:tr>
      <w:tr w:rsidR="002F0328" w:rsidRPr="00BE55B9" w14:paraId="557A4DB3"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3563B5D"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E304B47" w14:textId="77777777" w:rsidR="002F0328" w:rsidRDefault="002F0328" w:rsidP="00BD1BB6">
            <w:pPr>
              <w:ind w:leftChars="-51" w:left="-107" w:right="-47" w:firstLineChars="50" w:firstLine="105"/>
              <w:rPr>
                <w:szCs w:val="21"/>
              </w:rPr>
            </w:pPr>
            <w:r>
              <w:rPr>
                <w:rFonts w:hint="eastAsia"/>
                <w:szCs w:val="21"/>
              </w:rPr>
              <w:t>其他规则</w:t>
            </w:r>
          </w:p>
        </w:tc>
        <w:tc>
          <w:tcPr>
            <w:tcW w:w="634" w:type="pct"/>
            <w:tcBorders>
              <w:top w:val="single" w:sz="4" w:space="0" w:color="auto"/>
              <w:left w:val="single" w:sz="4" w:space="0" w:color="auto"/>
              <w:bottom w:val="single" w:sz="4" w:space="0" w:color="auto"/>
              <w:right w:val="single" w:sz="4" w:space="0" w:color="auto"/>
            </w:tcBorders>
          </w:tcPr>
          <w:p w14:paraId="1DC4E399"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255C215A" w14:textId="77777777" w:rsidR="002F0328" w:rsidRDefault="002F0328" w:rsidP="00BD1BB6">
            <w:pPr>
              <w:jc w:val="center"/>
            </w:pPr>
            <w:r>
              <w:rPr>
                <w:rFonts w:hint="eastAsia"/>
              </w:rPr>
              <w:t>V(34)</w:t>
            </w:r>
          </w:p>
        </w:tc>
        <w:tc>
          <w:tcPr>
            <w:tcW w:w="249" w:type="pct"/>
            <w:tcBorders>
              <w:top w:val="single" w:sz="4" w:space="0" w:color="auto"/>
              <w:left w:val="single" w:sz="4" w:space="0" w:color="auto"/>
              <w:bottom w:val="single" w:sz="4" w:space="0" w:color="auto"/>
              <w:right w:val="single" w:sz="4" w:space="0" w:color="auto"/>
            </w:tcBorders>
          </w:tcPr>
          <w:p w14:paraId="5A783915" w14:textId="77777777" w:rsidR="002F0328" w:rsidRDefault="002F0328" w:rsidP="00BD1BB6">
            <w:pPr>
              <w:jc w:val="center"/>
            </w:pPr>
            <w:r>
              <w:rPr>
                <w:rFonts w:hint="eastAsia"/>
              </w:rPr>
              <w:t>O</w:t>
            </w:r>
          </w:p>
        </w:tc>
        <w:tc>
          <w:tcPr>
            <w:tcW w:w="749" w:type="pct"/>
            <w:tcBorders>
              <w:left w:val="single" w:sz="4" w:space="0" w:color="auto"/>
              <w:right w:val="single" w:sz="4" w:space="0" w:color="auto"/>
            </w:tcBorders>
          </w:tcPr>
          <w:p w14:paraId="5132CE18"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2519450A" w14:textId="77777777" w:rsidR="002F0328" w:rsidRDefault="002F0328" w:rsidP="00BD1BB6">
            <w:r>
              <w:rPr>
                <w:rFonts w:hint="eastAsia"/>
              </w:rPr>
              <w:t>详见控制说明</w:t>
            </w:r>
          </w:p>
        </w:tc>
      </w:tr>
      <w:tr w:rsidR="002F0328" w:rsidRPr="00BE55B9" w14:paraId="19962029"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003A74A"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735A4DD" w14:textId="77777777" w:rsidR="002F0328" w:rsidRDefault="002F0328" w:rsidP="00BD1BB6">
            <w:pPr>
              <w:ind w:leftChars="-51" w:left="-107" w:right="-47" w:firstLineChars="50" w:firstLine="105"/>
              <w:rPr>
                <w:szCs w:val="21"/>
              </w:rPr>
            </w:pPr>
            <w:r>
              <w:rPr>
                <w:rFonts w:hint="eastAsia"/>
                <w:szCs w:val="21"/>
              </w:rPr>
              <w:t>报文性质</w:t>
            </w:r>
          </w:p>
        </w:tc>
        <w:tc>
          <w:tcPr>
            <w:tcW w:w="634" w:type="pct"/>
            <w:tcBorders>
              <w:top w:val="single" w:sz="4" w:space="0" w:color="auto"/>
              <w:left w:val="single" w:sz="4" w:space="0" w:color="auto"/>
              <w:bottom w:val="single" w:sz="4" w:space="0" w:color="auto"/>
              <w:right w:val="single" w:sz="4" w:space="0" w:color="auto"/>
            </w:tcBorders>
          </w:tcPr>
          <w:p w14:paraId="20028A1A"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1C78DCCB" w14:textId="77777777" w:rsidR="002F0328" w:rsidRDefault="002F0328" w:rsidP="00BD1BB6">
            <w:pPr>
              <w:jc w:val="center"/>
            </w:pPr>
            <w:r>
              <w:rPr>
                <w:rFonts w:hint="eastAsia"/>
              </w:rPr>
              <w:t>V(16)</w:t>
            </w:r>
          </w:p>
        </w:tc>
        <w:tc>
          <w:tcPr>
            <w:tcW w:w="249" w:type="pct"/>
            <w:tcBorders>
              <w:top w:val="single" w:sz="4" w:space="0" w:color="auto"/>
              <w:left w:val="single" w:sz="4" w:space="0" w:color="auto"/>
              <w:bottom w:val="single" w:sz="4" w:space="0" w:color="auto"/>
              <w:right w:val="single" w:sz="4" w:space="0" w:color="auto"/>
            </w:tcBorders>
          </w:tcPr>
          <w:p w14:paraId="63BB06F3" w14:textId="77777777" w:rsidR="002F0328" w:rsidRDefault="002F0328" w:rsidP="00BD1BB6">
            <w:pPr>
              <w:jc w:val="center"/>
            </w:pPr>
            <w:r>
              <w:rPr>
                <w:rFonts w:hint="eastAsia"/>
              </w:rPr>
              <w:t>M</w:t>
            </w:r>
          </w:p>
        </w:tc>
        <w:tc>
          <w:tcPr>
            <w:tcW w:w="749" w:type="pct"/>
            <w:tcBorders>
              <w:left w:val="single" w:sz="4" w:space="0" w:color="auto"/>
              <w:bottom w:val="single" w:sz="4" w:space="0" w:color="auto"/>
              <w:right w:val="single" w:sz="4" w:space="0" w:color="auto"/>
            </w:tcBorders>
          </w:tcPr>
          <w:p w14:paraId="190682C1"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29D2DDDD" w14:textId="77777777" w:rsidR="002F0328" w:rsidRDefault="002F0328" w:rsidP="00BD1BB6"/>
        </w:tc>
      </w:tr>
      <w:tr w:rsidR="002F0328" w:rsidRPr="00D2523C" w14:paraId="70F1C281"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F5C7334"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8BC4F1C" w14:textId="77777777" w:rsidR="002F0328" w:rsidRDefault="002F0328" w:rsidP="00BD1BB6">
            <w:r w:rsidRPr="0020691A">
              <w:rPr>
                <w:rFonts w:hint="eastAsia"/>
              </w:rPr>
              <w:t>开立日期</w:t>
            </w:r>
          </w:p>
        </w:tc>
        <w:tc>
          <w:tcPr>
            <w:tcW w:w="634" w:type="pct"/>
            <w:tcBorders>
              <w:top w:val="single" w:sz="4" w:space="0" w:color="auto"/>
              <w:left w:val="single" w:sz="4" w:space="0" w:color="auto"/>
              <w:bottom w:val="single" w:sz="4" w:space="0" w:color="auto"/>
              <w:right w:val="single" w:sz="4" w:space="0" w:color="auto"/>
            </w:tcBorders>
          </w:tcPr>
          <w:p w14:paraId="3B33A802"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47C12F77" w14:textId="77777777" w:rsidR="002F0328" w:rsidRDefault="002F0328" w:rsidP="00BD1BB6">
            <w:pPr>
              <w:jc w:val="center"/>
            </w:pPr>
            <w:r>
              <w:rPr>
                <w:rFonts w:hint="eastAsia"/>
              </w:rPr>
              <w:t>D</w:t>
            </w:r>
          </w:p>
        </w:tc>
        <w:tc>
          <w:tcPr>
            <w:tcW w:w="249" w:type="pct"/>
            <w:tcBorders>
              <w:top w:val="single" w:sz="4" w:space="0" w:color="auto"/>
              <w:left w:val="single" w:sz="4" w:space="0" w:color="auto"/>
              <w:bottom w:val="single" w:sz="4" w:space="0" w:color="auto"/>
              <w:right w:val="single" w:sz="4" w:space="0" w:color="auto"/>
            </w:tcBorders>
          </w:tcPr>
          <w:p w14:paraId="5946C0CB" w14:textId="77777777" w:rsidR="002F0328" w:rsidRDefault="002F0328" w:rsidP="00BD1BB6">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0A5F206A"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7E6B2EDD" w14:textId="77777777" w:rsidR="002F0328" w:rsidRDefault="002F0328" w:rsidP="00BD1BB6"/>
        </w:tc>
      </w:tr>
      <w:tr w:rsidR="002F0328" w:rsidRPr="00D2523C" w14:paraId="72ECDCA2" w14:textId="77777777" w:rsidTr="00BD1BB6">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5BFB033"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5D74635" w14:textId="77777777" w:rsidR="002F0328" w:rsidRDefault="002F0328" w:rsidP="00BD1BB6">
            <w:pPr>
              <w:ind w:leftChars="-51" w:left="-107" w:right="-47" w:firstLineChars="50" w:firstLine="105"/>
              <w:rPr>
                <w:szCs w:val="21"/>
              </w:rPr>
            </w:pPr>
            <w:r>
              <w:rPr>
                <w:rFonts w:hint="eastAsia"/>
                <w:szCs w:val="21"/>
              </w:rPr>
              <w:t>生效日期</w:t>
            </w:r>
          </w:p>
        </w:tc>
        <w:tc>
          <w:tcPr>
            <w:tcW w:w="634" w:type="pct"/>
            <w:tcBorders>
              <w:top w:val="single" w:sz="4" w:space="0" w:color="auto"/>
              <w:left w:val="single" w:sz="4" w:space="0" w:color="auto"/>
              <w:bottom w:val="single" w:sz="4" w:space="0" w:color="auto"/>
              <w:right w:val="single" w:sz="4" w:space="0" w:color="auto"/>
            </w:tcBorders>
          </w:tcPr>
          <w:p w14:paraId="4EAD2323"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6329E548" w14:textId="77777777" w:rsidR="002F0328" w:rsidRDefault="002F0328" w:rsidP="00BD1BB6">
            <w:pPr>
              <w:jc w:val="center"/>
            </w:pPr>
            <w:r>
              <w:rPr>
                <w:rFonts w:hint="eastAsia"/>
              </w:rPr>
              <w:t>D</w:t>
            </w:r>
          </w:p>
        </w:tc>
        <w:tc>
          <w:tcPr>
            <w:tcW w:w="249" w:type="pct"/>
            <w:tcBorders>
              <w:top w:val="single" w:sz="4" w:space="0" w:color="auto"/>
              <w:left w:val="single" w:sz="4" w:space="0" w:color="auto"/>
              <w:bottom w:val="single" w:sz="4" w:space="0" w:color="auto"/>
              <w:right w:val="single" w:sz="4" w:space="0" w:color="auto"/>
            </w:tcBorders>
          </w:tcPr>
          <w:p w14:paraId="594DE6C1" w14:textId="77777777" w:rsidR="002F0328" w:rsidRDefault="002F0328" w:rsidP="00BD1BB6">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1C9A4DA9"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66A2142C" w14:textId="77777777" w:rsidR="002F0328" w:rsidRDefault="002F0328" w:rsidP="00BD1BB6"/>
        </w:tc>
      </w:tr>
      <w:tr w:rsidR="002F0328" w:rsidRPr="00700378" w14:paraId="00F3719B" w14:textId="77777777" w:rsidTr="00BD1BB6">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3D92E56" w14:textId="77777777" w:rsidR="002F0328" w:rsidRPr="00700378"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DD359E8" w14:textId="77777777" w:rsidR="002F0328" w:rsidRPr="00A179DB" w:rsidRDefault="002F0328" w:rsidP="00BD1BB6">
            <w:pPr>
              <w:ind w:leftChars="-51" w:left="-107" w:right="-47" w:firstLineChars="50" w:firstLine="105"/>
              <w:rPr>
                <w:szCs w:val="21"/>
              </w:rPr>
            </w:pPr>
            <w:r>
              <w:rPr>
                <w:rFonts w:hint="eastAsia"/>
                <w:szCs w:val="21"/>
              </w:rPr>
              <w:t>有无固定到期日</w:t>
            </w:r>
          </w:p>
        </w:tc>
        <w:tc>
          <w:tcPr>
            <w:tcW w:w="634" w:type="pct"/>
            <w:tcBorders>
              <w:top w:val="single" w:sz="4" w:space="0" w:color="auto"/>
              <w:left w:val="single" w:sz="4" w:space="0" w:color="auto"/>
              <w:bottom w:val="single" w:sz="4" w:space="0" w:color="auto"/>
              <w:right w:val="single" w:sz="4" w:space="0" w:color="auto"/>
            </w:tcBorders>
          </w:tcPr>
          <w:p w14:paraId="702CE9C0"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06106E1A"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3F5C9EF5" w14:textId="77777777" w:rsidR="002F0328" w:rsidRDefault="002F0328" w:rsidP="00BD1BB6">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5F4AE9BB"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57F584C5" w14:textId="77777777" w:rsidR="002F0328" w:rsidRDefault="002F0328" w:rsidP="00BD1BB6"/>
        </w:tc>
      </w:tr>
      <w:tr w:rsidR="002F0328" w:rsidRPr="00700378" w14:paraId="6E82AF64" w14:textId="77777777" w:rsidTr="00BD1BB6">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659FA56" w14:textId="77777777" w:rsidR="002F0328" w:rsidRPr="00700378"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4E58379" w14:textId="77777777" w:rsidR="002F0328" w:rsidRPr="00FE0430" w:rsidRDefault="002F0328" w:rsidP="00BD1BB6">
            <w:pPr>
              <w:ind w:leftChars="-51" w:left="-107" w:right="-47" w:firstLineChars="50" w:firstLine="105"/>
              <w:rPr>
                <w:szCs w:val="21"/>
              </w:rPr>
            </w:pPr>
            <w:r>
              <w:rPr>
                <w:rFonts w:hint="eastAsia"/>
                <w:szCs w:val="21"/>
              </w:rPr>
              <w:t>失效日期</w:t>
            </w:r>
          </w:p>
        </w:tc>
        <w:tc>
          <w:tcPr>
            <w:tcW w:w="634" w:type="pct"/>
            <w:tcBorders>
              <w:top w:val="single" w:sz="4" w:space="0" w:color="auto"/>
              <w:left w:val="single" w:sz="4" w:space="0" w:color="auto"/>
              <w:bottom w:val="single" w:sz="4" w:space="0" w:color="auto"/>
              <w:right w:val="single" w:sz="4" w:space="0" w:color="auto"/>
            </w:tcBorders>
          </w:tcPr>
          <w:p w14:paraId="43F169D9"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1F768476" w14:textId="77777777" w:rsidR="002F0328" w:rsidRDefault="002F0328" w:rsidP="00BD1BB6">
            <w:pPr>
              <w:jc w:val="center"/>
            </w:pPr>
            <w:r>
              <w:rPr>
                <w:rFonts w:hint="eastAsia"/>
              </w:rPr>
              <w:t>D</w:t>
            </w:r>
          </w:p>
        </w:tc>
        <w:tc>
          <w:tcPr>
            <w:tcW w:w="249" w:type="pct"/>
            <w:tcBorders>
              <w:top w:val="single" w:sz="4" w:space="0" w:color="auto"/>
              <w:left w:val="single" w:sz="4" w:space="0" w:color="auto"/>
              <w:bottom w:val="single" w:sz="4" w:space="0" w:color="auto"/>
              <w:right w:val="single" w:sz="4" w:space="0" w:color="auto"/>
            </w:tcBorders>
          </w:tcPr>
          <w:p w14:paraId="20C45DC3" w14:textId="77777777" w:rsidR="002F0328" w:rsidRDefault="002B1C4E" w:rsidP="00BD1BB6">
            <w:pPr>
              <w:jc w:val="center"/>
            </w:pPr>
            <w:r>
              <w:rPr>
                <w:rFonts w:hint="eastAsia"/>
              </w:rPr>
              <w:t>P</w:t>
            </w:r>
            <w:r w:rsidR="002F0328">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284DD2D7"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4C9E4325" w14:textId="77777777" w:rsidR="002F0328" w:rsidRDefault="002B1C4E" w:rsidP="00BD1BB6">
            <w:r>
              <w:rPr>
                <w:rFonts w:hint="eastAsia"/>
                <w:szCs w:val="21"/>
              </w:rPr>
              <w:t>由信贷系统发起任务，此栏位不可修改。</w:t>
            </w:r>
          </w:p>
        </w:tc>
      </w:tr>
      <w:tr w:rsidR="002F0328" w:rsidRPr="00700378" w14:paraId="053358FF"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68F7E13" w14:textId="77777777" w:rsidR="002F0328" w:rsidRPr="00700378"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9E4645C" w14:textId="77777777" w:rsidR="002F0328" w:rsidRDefault="002F0328" w:rsidP="00BD1BB6">
            <w:r>
              <w:rPr>
                <w:rFonts w:hint="eastAsia"/>
              </w:rPr>
              <w:t>保函币种</w:t>
            </w:r>
          </w:p>
        </w:tc>
        <w:tc>
          <w:tcPr>
            <w:tcW w:w="634" w:type="pct"/>
            <w:tcBorders>
              <w:top w:val="single" w:sz="4" w:space="0" w:color="auto"/>
              <w:left w:val="single" w:sz="4" w:space="0" w:color="auto"/>
              <w:bottom w:val="single" w:sz="4" w:space="0" w:color="auto"/>
              <w:right w:val="single" w:sz="4" w:space="0" w:color="auto"/>
            </w:tcBorders>
          </w:tcPr>
          <w:p w14:paraId="79EB05DE"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484D1DCB"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517CD03C" w14:textId="77777777" w:rsidR="002F0328" w:rsidRDefault="002F0328" w:rsidP="00BD1BB6">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3C4D5F52"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7F4E983D" w14:textId="77777777" w:rsidR="002F0328" w:rsidRDefault="002F0328" w:rsidP="00BD1BB6"/>
        </w:tc>
      </w:tr>
      <w:tr w:rsidR="002F0328" w:rsidRPr="00700378" w14:paraId="366647EF" w14:textId="77777777" w:rsidTr="00BD1BB6">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DE9D36E" w14:textId="77777777" w:rsidR="002F0328" w:rsidRPr="00700378"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E60DD8E" w14:textId="77777777" w:rsidR="002F0328" w:rsidRDefault="002F0328" w:rsidP="00BD1BB6">
            <w:r>
              <w:rPr>
                <w:rFonts w:hint="eastAsia"/>
              </w:rPr>
              <w:t>保函金额</w:t>
            </w:r>
          </w:p>
        </w:tc>
        <w:tc>
          <w:tcPr>
            <w:tcW w:w="634" w:type="pct"/>
            <w:tcBorders>
              <w:top w:val="single" w:sz="4" w:space="0" w:color="auto"/>
              <w:left w:val="single" w:sz="4" w:space="0" w:color="auto"/>
              <w:bottom w:val="single" w:sz="4" w:space="0" w:color="auto"/>
              <w:right w:val="single" w:sz="4" w:space="0" w:color="auto"/>
            </w:tcBorders>
          </w:tcPr>
          <w:p w14:paraId="55206C13"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57DEE66C" w14:textId="77777777" w:rsidR="002F0328" w:rsidRDefault="002F0328" w:rsidP="00BD1BB6">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1D3AAF0E" w14:textId="77777777" w:rsidR="002F0328" w:rsidRDefault="002F0328" w:rsidP="00BD1BB6">
            <w:pPr>
              <w:jc w:val="center"/>
            </w:pPr>
            <w:r>
              <w:rPr>
                <w:rFonts w:hint="eastAsia"/>
              </w:rPr>
              <w:t>P</w:t>
            </w:r>
          </w:p>
        </w:tc>
        <w:tc>
          <w:tcPr>
            <w:tcW w:w="749" w:type="pct"/>
            <w:tcBorders>
              <w:top w:val="single" w:sz="4" w:space="0" w:color="auto"/>
              <w:left w:val="single" w:sz="4" w:space="0" w:color="auto"/>
              <w:right w:val="single" w:sz="4" w:space="0" w:color="auto"/>
            </w:tcBorders>
          </w:tcPr>
          <w:p w14:paraId="6F5A5C30" w14:textId="77777777" w:rsidR="002F0328" w:rsidRDefault="002F0328" w:rsidP="00BD1BB6">
            <w:r>
              <w:rPr>
                <w:rFonts w:hint="eastAsia"/>
              </w:rPr>
              <w:t>自动带出</w:t>
            </w:r>
          </w:p>
        </w:tc>
        <w:tc>
          <w:tcPr>
            <w:tcW w:w="1776" w:type="pct"/>
            <w:tcBorders>
              <w:top w:val="single" w:sz="4" w:space="0" w:color="auto"/>
              <w:left w:val="single" w:sz="4" w:space="0" w:color="auto"/>
              <w:right w:val="single" w:sz="4" w:space="0" w:color="auto"/>
            </w:tcBorders>
          </w:tcPr>
          <w:p w14:paraId="788F8ECD" w14:textId="77777777" w:rsidR="002F0328" w:rsidRDefault="002F0328" w:rsidP="00BD1BB6"/>
        </w:tc>
      </w:tr>
      <w:tr w:rsidR="002F0328" w:rsidRPr="00700378" w14:paraId="7E501A57" w14:textId="77777777" w:rsidTr="00BD1BB6">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CE2603D" w14:textId="77777777" w:rsidR="002F0328" w:rsidRPr="00700378"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392B16A" w14:textId="77777777" w:rsidR="002F0328" w:rsidRDefault="002F0328" w:rsidP="00BD1BB6">
            <w:r>
              <w:rPr>
                <w:rFonts w:hint="eastAsia"/>
              </w:rPr>
              <w:t>增减额标识</w:t>
            </w:r>
          </w:p>
        </w:tc>
        <w:tc>
          <w:tcPr>
            <w:tcW w:w="634" w:type="pct"/>
            <w:tcBorders>
              <w:top w:val="single" w:sz="4" w:space="0" w:color="auto"/>
              <w:left w:val="single" w:sz="4" w:space="0" w:color="auto"/>
              <w:bottom w:val="single" w:sz="4" w:space="0" w:color="auto"/>
              <w:right w:val="single" w:sz="4" w:space="0" w:color="auto"/>
            </w:tcBorders>
          </w:tcPr>
          <w:p w14:paraId="0DAD24A0"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4662BDEE"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551D28F4" w14:textId="77777777" w:rsidR="002F0328" w:rsidRDefault="002B1C4E" w:rsidP="00BD1BB6">
            <w:pPr>
              <w:jc w:val="center"/>
            </w:pPr>
            <w:r>
              <w:rPr>
                <w:rFonts w:hint="eastAsia"/>
              </w:rPr>
              <w:t>PO</w:t>
            </w:r>
          </w:p>
        </w:tc>
        <w:tc>
          <w:tcPr>
            <w:tcW w:w="749" w:type="pct"/>
            <w:tcBorders>
              <w:left w:val="single" w:sz="4" w:space="0" w:color="auto"/>
              <w:bottom w:val="single" w:sz="4" w:space="0" w:color="auto"/>
              <w:right w:val="single" w:sz="4" w:space="0" w:color="auto"/>
            </w:tcBorders>
          </w:tcPr>
          <w:p w14:paraId="5AB8FC25" w14:textId="77777777" w:rsidR="002F0328" w:rsidRDefault="002F0328" w:rsidP="00BD1BB6">
            <w:r>
              <w:rPr>
                <w:rFonts w:hint="eastAsia"/>
              </w:rPr>
              <w:t>选择</w:t>
            </w:r>
          </w:p>
        </w:tc>
        <w:tc>
          <w:tcPr>
            <w:tcW w:w="1776" w:type="pct"/>
            <w:tcBorders>
              <w:left w:val="single" w:sz="4" w:space="0" w:color="auto"/>
              <w:bottom w:val="single" w:sz="4" w:space="0" w:color="auto"/>
              <w:right w:val="single" w:sz="4" w:space="0" w:color="auto"/>
            </w:tcBorders>
          </w:tcPr>
          <w:p w14:paraId="05ADF9AD" w14:textId="77777777" w:rsidR="002F0328" w:rsidRDefault="002F0328" w:rsidP="00BD1BB6">
            <w:r>
              <w:rPr>
                <w:rFonts w:hint="eastAsia"/>
              </w:rPr>
              <w:t>选项有“”“增额”“减额”，详见控制说明</w:t>
            </w:r>
            <w:r w:rsidR="002B1C4E">
              <w:rPr>
                <w:rFonts w:hint="eastAsia"/>
              </w:rPr>
              <w:t>。</w:t>
            </w:r>
            <w:r w:rsidR="002B1C4E">
              <w:rPr>
                <w:rFonts w:hint="eastAsia"/>
                <w:szCs w:val="21"/>
              </w:rPr>
              <w:t>由信贷系统发起，如果信贷系统使用增额接口，则允许增额，不可修改；否则手工发起只能减额或空。</w:t>
            </w:r>
          </w:p>
        </w:tc>
      </w:tr>
      <w:tr w:rsidR="002F0328" w:rsidRPr="00B81755" w14:paraId="42A61A3C"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20F7A28"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6CE48CC" w14:textId="77777777" w:rsidR="002F0328" w:rsidRDefault="002F0328" w:rsidP="00BD1BB6">
            <w:r>
              <w:rPr>
                <w:rFonts w:hint="eastAsia"/>
              </w:rPr>
              <w:t>增减金额</w:t>
            </w:r>
          </w:p>
        </w:tc>
        <w:tc>
          <w:tcPr>
            <w:tcW w:w="634" w:type="pct"/>
            <w:tcBorders>
              <w:top w:val="single" w:sz="4" w:space="0" w:color="auto"/>
              <w:left w:val="single" w:sz="4" w:space="0" w:color="auto"/>
              <w:bottom w:val="single" w:sz="4" w:space="0" w:color="auto"/>
              <w:right w:val="single" w:sz="4" w:space="0" w:color="auto"/>
            </w:tcBorders>
          </w:tcPr>
          <w:p w14:paraId="32CB5BAE"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3E88E413" w14:textId="77777777" w:rsidR="002F0328" w:rsidRDefault="002F0328" w:rsidP="00BD1BB6">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24A279C8" w14:textId="77777777" w:rsidR="002F0328" w:rsidRDefault="002B1C4E" w:rsidP="00BD1BB6">
            <w:pPr>
              <w:jc w:val="center"/>
            </w:pPr>
            <w:r>
              <w:rPr>
                <w:rFonts w:hint="eastAsia"/>
              </w:rPr>
              <w:t>PO</w:t>
            </w:r>
          </w:p>
        </w:tc>
        <w:tc>
          <w:tcPr>
            <w:tcW w:w="749" w:type="pct"/>
            <w:tcBorders>
              <w:top w:val="single" w:sz="4" w:space="0" w:color="auto"/>
              <w:left w:val="single" w:sz="4" w:space="0" w:color="auto"/>
              <w:right w:val="single" w:sz="4" w:space="0" w:color="auto"/>
            </w:tcBorders>
          </w:tcPr>
          <w:p w14:paraId="0826AF13" w14:textId="77777777" w:rsidR="002F0328" w:rsidRDefault="002F0328" w:rsidP="00BD1BB6">
            <w:r>
              <w:rPr>
                <w:rFonts w:hint="eastAsia"/>
              </w:rPr>
              <w:t>手工录入</w:t>
            </w:r>
          </w:p>
        </w:tc>
        <w:tc>
          <w:tcPr>
            <w:tcW w:w="1776" w:type="pct"/>
            <w:tcBorders>
              <w:top w:val="single" w:sz="4" w:space="0" w:color="auto"/>
              <w:left w:val="single" w:sz="4" w:space="0" w:color="auto"/>
              <w:right w:val="single" w:sz="4" w:space="0" w:color="auto"/>
            </w:tcBorders>
          </w:tcPr>
          <w:p w14:paraId="4F170EF8" w14:textId="77777777" w:rsidR="002F0328" w:rsidRDefault="002F0328" w:rsidP="00BD1BB6">
            <w:r>
              <w:rPr>
                <w:rFonts w:hint="eastAsia"/>
              </w:rPr>
              <w:t>详见控制说明</w:t>
            </w:r>
            <w:r w:rsidR="002B1C4E">
              <w:rPr>
                <w:rFonts w:hint="eastAsia"/>
              </w:rPr>
              <w:t>。</w:t>
            </w:r>
            <w:r w:rsidR="002B1C4E">
              <w:rPr>
                <w:rFonts w:hint="eastAsia"/>
                <w:szCs w:val="21"/>
              </w:rPr>
              <w:t>由信贷系统发起任务，此栏位不可修改。如果手工发起只能减额或空。</w:t>
            </w:r>
          </w:p>
        </w:tc>
      </w:tr>
      <w:tr w:rsidR="002F0328" w14:paraId="1D5955A6"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94936FA"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8CF0418" w14:textId="77777777" w:rsidR="002F0328" w:rsidRDefault="002F0328" w:rsidP="00BD1BB6">
            <w:r>
              <w:rPr>
                <w:rFonts w:hint="eastAsia"/>
              </w:rPr>
              <w:t>修改后的保函金额</w:t>
            </w:r>
          </w:p>
        </w:tc>
        <w:tc>
          <w:tcPr>
            <w:tcW w:w="634" w:type="pct"/>
            <w:tcBorders>
              <w:top w:val="single" w:sz="4" w:space="0" w:color="auto"/>
              <w:left w:val="single" w:sz="4" w:space="0" w:color="auto"/>
              <w:bottom w:val="single" w:sz="4" w:space="0" w:color="auto"/>
              <w:right w:val="single" w:sz="4" w:space="0" w:color="auto"/>
            </w:tcBorders>
          </w:tcPr>
          <w:p w14:paraId="08DCB628"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1644E12B" w14:textId="77777777" w:rsidR="002F0328" w:rsidRDefault="002F0328" w:rsidP="00BD1BB6">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6B7EF0C8" w14:textId="77777777" w:rsidR="002F0328" w:rsidRDefault="002F0328" w:rsidP="00BD1BB6">
            <w:pPr>
              <w:jc w:val="center"/>
            </w:pPr>
            <w:r>
              <w:rPr>
                <w:rFonts w:hint="eastAsia"/>
              </w:rPr>
              <w:t>P</w:t>
            </w:r>
          </w:p>
        </w:tc>
        <w:tc>
          <w:tcPr>
            <w:tcW w:w="749" w:type="pct"/>
            <w:tcBorders>
              <w:left w:val="single" w:sz="4" w:space="0" w:color="auto"/>
              <w:right w:val="single" w:sz="4" w:space="0" w:color="auto"/>
            </w:tcBorders>
          </w:tcPr>
          <w:p w14:paraId="7FE81167" w14:textId="77777777" w:rsidR="002F0328" w:rsidRDefault="002F0328" w:rsidP="00BD1BB6">
            <w:r>
              <w:rPr>
                <w:rFonts w:hint="eastAsia"/>
              </w:rPr>
              <w:t>自动带出</w:t>
            </w:r>
          </w:p>
        </w:tc>
        <w:tc>
          <w:tcPr>
            <w:tcW w:w="1776" w:type="pct"/>
            <w:tcBorders>
              <w:left w:val="single" w:sz="4" w:space="0" w:color="auto"/>
              <w:right w:val="single" w:sz="4" w:space="0" w:color="auto"/>
            </w:tcBorders>
          </w:tcPr>
          <w:p w14:paraId="04F09A3A" w14:textId="77777777" w:rsidR="002F0328" w:rsidRDefault="002F0328" w:rsidP="00BD1BB6">
            <w:r>
              <w:rPr>
                <w:rFonts w:hint="eastAsia"/>
              </w:rPr>
              <w:t>根据增减额金额自动算出保函修改后的金额</w:t>
            </w:r>
          </w:p>
        </w:tc>
      </w:tr>
      <w:tr w:rsidR="002F0328" w14:paraId="1C2446FE" w14:textId="77777777" w:rsidTr="00BD1BB6">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7378C16"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905E61B" w14:textId="77777777" w:rsidR="002F0328" w:rsidRDefault="002F0328" w:rsidP="00BD1BB6">
            <w:pPr>
              <w:ind w:leftChars="-51" w:left="-107" w:right="-47" w:firstLineChars="50" w:firstLine="105"/>
              <w:rPr>
                <w:szCs w:val="21"/>
              </w:rPr>
            </w:pPr>
            <w:r>
              <w:rPr>
                <w:rFonts w:hint="eastAsia"/>
                <w:szCs w:val="21"/>
              </w:rPr>
              <w:t>收报行</w:t>
            </w:r>
            <w:r>
              <w:rPr>
                <w:rFonts w:hint="eastAsia"/>
                <w:szCs w:val="21"/>
              </w:rPr>
              <w:t>SWIFTCODE</w:t>
            </w:r>
          </w:p>
        </w:tc>
        <w:tc>
          <w:tcPr>
            <w:tcW w:w="634" w:type="pct"/>
            <w:tcBorders>
              <w:top w:val="single" w:sz="4" w:space="0" w:color="auto"/>
              <w:left w:val="single" w:sz="4" w:space="0" w:color="auto"/>
              <w:bottom w:val="single" w:sz="4" w:space="0" w:color="auto"/>
              <w:right w:val="single" w:sz="4" w:space="0" w:color="auto"/>
            </w:tcBorders>
          </w:tcPr>
          <w:p w14:paraId="725989E6"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700C3290" w14:textId="77777777" w:rsidR="002F0328" w:rsidRDefault="002F0328" w:rsidP="00BD1BB6">
            <w:pPr>
              <w:jc w:val="center"/>
            </w:pPr>
            <w:r>
              <w:rPr>
                <w:rFonts w:hint="eastAsia"/>
              </w:rPr>
              <w:t>V(20)</w:t>
            </w:r>
          </w:p>
        </w:tc>
        <w:tc>
          <w:tcPr>
            <w:tcW w:w="249" w:type="pct"/>
            <w:tcBorders>
              <w:top w:val="single" w:sz="4" w:space="0" w:color="auto"/>
              <w:left w:val="single" w:sz="4" w:space="0" w:color="auto"/>
              <w:bottom w:val="single" w:sz="4" w:space="0" w:color="auto"/>
              <w:right w:val="single" w:sz="4" w:space="0" w:color="auto"/>
            </w:tcBorders>
          </w:tcPr>
          <w:p w14:paraId="1EFCC1D0" w14:textId="77777777" w:rsidR="002F0328" w:rsidRDefault="002F0328" w:rsidP="00BD1BB6">
            <w:pPr>
              <w:jc w:val="center"/>
            </w:pPr>
            <w:r>
              <w:rPr>
                <w:rFonts w:hint="eastAsia"/>
              </w:rPr>
              <w:t>P</w:t>
            </w:r>
          </w:p>
        </w:tc>
        <w:tc>
          <w:tcPr>
            <w:tcW w:w="749" w:type="pct"/>
            <w:tcBorders>
              <w:left w:val="single" w:sz="4" w:space="0" w:color="auto"/>
              <w:bottom w:val="single" w:sz="4" w:space="0" w:color="auto"/>
              <w:right w:val="single" w:sz="4" w:space="0" w:color="auto"/>
            </w:tcBorders>
          </w:tcPr>
          <w:p w14:paraId="61A41A02" w14:textId="77777777" w:rsidR="002F0328" w:rsidRDefault="002F0328" w:rsidP="00BD1BB6">
            <w:r>
              <w:rPr>
                <w:rFonts w:hint="eastAsia"/>
              </w:rPr>
              <w:t>自动带出</w:t>
            </w:r>
          </w:p>
        </w:tc>
        <w:tc>
          <w:tcPr>
            <w:tcW w:w="1776" w:type="pct"/>
            <w:tcBorders>
              <w:left w:val="single" w:sz="4" w:space="0" w:color="auto"/>
              <w:bottom w:val="single" w:sz="4" w:space="0" w:color="auto"/>
              <w:right w:val="single" w:sz="4" w:space="0" w:color="auto"/>
            </w:tcBorders>
          </w:tcPr>
          <w:p w14:paraId="6F86A992" w14:textId="77777777" w:rsidR="002F0328" w:rsidRDefault="002F0328" w:rsidP="00BD1BB6"/>
        </w:tc>
      </w:tr>
      <w:tr w:rsidR="002F0328" w14:paraId="685DE851" w14:textId="77777777" w:rsidTr="00BD1BB6">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6C448FA"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3307C55" w14:textId="77777777" w:rsidR="002F0328" w:rsidRDefault="002F0328" w:rsidP="00BD1BB6">
            <w:pPr>
              <w:ind w:leftChars="-51" w:left="-107" w:right="-47" w:firstLineChars="50" w:firstLine="105"/>
              <w:rPr>
                <w:szCs w:val="21"/>
              </w:rPr>
            </w:pPr>
            <w:r>
              <w:rPr>
                <w:rFonts w:hint="eastAsia"/>
                <w:szCs w:val="21"/>
              </w:rPr>
              <w:t>收报行名称地址</w:t>
            </w:r>
          </w:p>
        </w:tc>
        <w:tc>
          <w:tcPr>
            <w:tcW w:w="634" w:type="pct"/>
            <w:tcBorders>
              <w:top w:val="single" w:sz="4" w:space="0" w:color="auto"/>
              <w:left w:val="single" w:sz="4" w:space="0" w:color="auto"/>
              <w:bottom w:val="single" w:sz="4" w:space="0" w:color="auto"/>
              <w:right w:val="single" w:sz="4" w:space="0" w:color="auto"/>
            </w:tcBorders>
          </w:tcPr>
          <w:p w14:paraId="161E96BB"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2E895336" w14:textId="77777777" w:rsidR="002F0328" w:rsidRDefault="002F0328" w:rsidP="00BD1BB6">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6549F8D6" w14:textId="77777777" w:rsidR="002F0328" w:rsidRDefault="002F0328" w:rsidP="00BD1BB6">
            <w:pPr>
              <w:jc w:val="center"/>
            </w:pPr>
            <w:r>
              <w:rPr>
                <w:rFonts w:hint="eastAsia"/>
              </w:rPr>
              <w:t>P</w:t>
            </w:r>
          </w:p>
        </w:tc>
        <w:tc>
          <w:tcPr>
            <w:tcW w:w="749" w:type="pct"/>
            <w:tcBorders>
              <w:left w:val="single" w:sz="4" w:space="0" w:color="auto"/>
              <w:right w:val="single" w:sz="4" w:space="0" w:color="auto"/>
            </w:tcBorders>
          </w:tcPr>
          <w:p w14:paraId="61DC08C0" w14:textId="77777777" w:rsidR="002F0328" w:rsidRDefault="002F0328" w:rsidP="00BD1BB6">
            <w:r>
              <w:rPr>
                <w:rFonts w:hint="eastAsia"/>
              </w:rPr>
              <w:t>自动带出</w:t>
            </w:r>
          </w:p>
        </w:tc>
        <w:tc>
          <w:tcPr>
            <w:tcW w:w="1776" w:type="pct"/>
            <w:tcBorders>
              <w:left w:val="single" w:sz="4" w:space="0" w:color="auto"/>
              <w:right w:val="single" w:sz="4" w:space="0" w:color="auto"/>
            </w:tcBorders>
          </w:tcPr>
          <w:p w14:paraId="514893E0" w14:textId="77777777" w:rsidR="002F0328" w:rsidRDefault="002F0328" w:rsidP="00BD1BB6"/>
        </w:tc>
      </w:tr>
      <w:tr w:rsidR="002F0328" w14:paraId="0B962F74" w14:textId="77777777" w:rsidTr="00BD1BB6">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5A65380"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8DE3ACF" w14:textId="77777777" w:rsidR="002F0328" w:rsidRDefault="002F0328" w:rsidP="00BD1BB6">
            <w:pPr>
              <w:ind w:leftChars="-51" w:left="-107" w:right="-47" w:firstLineChars="50" w:firstLine="105"/>
              <w:rPr>
                <w:szCs w:val="21"/>
              </w:rPr>
            </w:pPr>
            <w:r>
              <w:rPr>
                <w:rFonts w:hint="eastAsia"/>
                <w:szCs w:val="21"/>
              </w:rPr>
              <w:t>境内外</w:t>
            </w:r>
          </w:p>
        </w:tc>
        <w:tc>
          <w:tcPr>
            <w:tcW w:w="634" w:type="pct"/>
            <w:tcBorders>
              <w:top w:val="single" w:sz="4" w:space="0" w:color="auto"/>
              <w:left w:val="single" w:sz="4" w:space="0" w:color="auto"/>
              <w:bottom w:val="single" w:sz="4" w:space="0" w:color="auto"/>
              <w:right w:val="single" w:sz="4" w:space="0" w:color="auto"/>
            </w:tcBorders>
          </w:tcPr>
          <w:p w14:paraId="5082BA7D"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42393C74"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28D10F53" w14:textId="77777777" w:rsidR="002F0328" w:rsidRDefault="002F0328" w:rsidP="00BD1BB6">
            <w:pPr>
              <w:jc w:val="center"/>
            </w:pPr>
            <w:r>
              <w:rPr>
                <w:rFonts w:hint="eastAsia"/>
              </w:rPr>
              <w:t>M</w:t>
            </w:r>
          </w:p>
        </w:tc>
        <w:tc>
          <w:tcPr>
            <w:tcW w:w="749" w:type="pct"/>
            <w:tcBorders>
              <w:left w:val="single" w:sz="4" w:space="0" w:color="auto"/>
              <w:bottom w:val="single" w:sz="4" w:space="0" w:color="auto"/>
              <w:right w:val="single" w:sz="4" w:space="0" w:color="auto"/>
            </w:tcBorders>
          </w:tcPr>
          <w:p w14:paraId="7745AD2E" w14:textId="77777777" w:rsidR="002F0328" w:rsidRDefault="002F0328" w:rsidP="00BD1BB6">
            <w:r>
              <w:rPr>
                <w:rFonts w:hint="eastAsia"/>
              </w:rPr>
              <w:t>自动带出</w:t>
            </w:r>
          </w:p>
        </w:tc>
        <w:tc>
          <w:tcPr>
            <w:tcW w:w="1776" w:type="pct"/>
            <w:tcBorders>
              <w:left w:val="single" w:sz="4" w:space="0" w:color="auto"/>
              <w:bottom w:val="single" w:sz="4" w:space="0" w:color="auto"/>
              <w:right w:val="single" w:sz="4" w:space="0" w:color="auto"/>
            </w:tcBorders>
          </w:tcPr>
          <w:p w14:paraId="4711A93C" w14:textId="77777777" w:rsidR="002F0328" w:rsidRDefault="002F0328" w:rsidP="00BD1BB6">
            <w:r>
              <w:rPr>
                <w:rFonts w:hint="eastAsia"/>
              </w:rPr>
              <w:t>[</w:t>
            </w:r>
            <w:r>
              <w:t>‘</w:t>
            </w:r>
            <w:r>
              <w:rPr>
                <w:rFonts w:hint="eastAsia"/>
              </w:rPr>
              <w:t>境内</w:t>
            </w:r>
            <w:r>
              <w:t>’</w:t>
            </w:r>
            <w:r>
              <w:rPr>
                <w:rFonts w:hint="eastAsia"/>
              </w:rPr>
              <w:t>,</w:t>
            </w:r>
            <w:r>
              <w:t>’</w:t>
            </w:r>
            <w:r>
              <w:rPr>
                <w:rFonts w:hint="eastAsia"/>
              </w:rPr>
              <w:t>境外</w:t>
            </w:r>
            <w:r>
              <w:t>’</w:t>
            </w:r>
            <w:r>
              <w:rPr>
                <w:rFonts w:hint="eastAsia"/>
              </w:rPr>
              <w:t>]</w:t>
            </w:r>
          </w:p>
        </w:tc>
      </w:tr>
      <w:tr w:rsidR="002F0328" w14:paraId="0C7D7286" w14:textId="77777777" w:rsidTr="00BD1BB6">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BA721A7"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5C2B318" w14:textId="77777777" w:rsidR="002F0328" w:rsidRDefault="002F0328" w:rsidP="00BD1BB6">
            <w:pPr>
              <w:ind w:leftChars="-51" w:left="-107" w:right="-47" w:firstLineChars="50" w:firstLine="105"/>
              <w:rPr>
                <w:szCs w:val="21"/>
              </w:rPr>
            </w:pPr>
            <w:r>
              <w:rPr>
                <w:rFonts w:hint="eastAsia"/>
                <w:szCs w:val="21"/>
              </w:rPr>
              <w:t>申请人类型</w:t>
            </w:r>
          </w:p>
        </w:tc>
        <w:tc>
          <w:tcPr>
            <w:tcW w:w="634" w:type="pct"/>
            <w:tcBorders>
              <w:top w:val="single" w:sz="4" w:space="0" w:color="auto"/>
              <w:left w:val="single" w:sz="4" w:space="0" w:color="auto"/>
              <w:bottom w:val="single" w:sz="4" w:space="0" w:color="auto"/>
              <w:right w:val="single" w:sz="4" w:space="0" w:color="auto"/>
            </w:tcBorders>
          </w:tcPr>
          <w:p w14:paraId="495D9F19"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27AD53D5"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3F75CC60" w14:textId="77777777" w:rsidR="002F0328" w:rsidRDefault="002F0328" w:rsidP="00BD1BB6">
            <w:pPr>
              <w:jc w:val="center"/>
            </w:pPr>
            <w:r>
              <w:rPr>
                <w:rFonts w:hint="eastAsia"/>
              </w:rPr>
              <w:t>P</w:t>
            </w:r>
          </w:p>
        </w:tc>
        <w:tc>
          <w:tcPr>
            <w:tcW w:w="749" w:type="pct"/>
            <w:tcBorders>
              <w:left w:val="single" w:sz="4" w:space="0" w:color="auto"/>
              <w:bottom w:val="single" w:sz="4" w:space="0" w:color="auto"/>
              <w:right w:val="single" w:sz="4" w:space="0" w:color="auto"/>
            </w:tcBorders>
          </w:tcPr>
          <w:p w14:paraId="252E48FB" w14:textId="77777777" w:rsidR="002F0328" w:rsidRDefault="002F0328" w:rsidP="00BD1BB6">
            <w:r>
              <w:rPr>
                <w:rFonts w:hint="eastAsia"/>
              </w:rPr>
              <w:t>自动带出</w:t>
            </w:r>
          </w:p>
        </w:tc>
        <w:tc>
          <w:tcPr>
            <w:tcW w:w="1776" w:type="pct"/>
            <w:tcBorders>
              <w:left w:val="single" w:sz="4" w:space="0" w:color="auto"/>
              <w:bottom w:val="single" w:sz="4" w:space="0" w:color="auto"/>
              <w:right w:val="single" w:sz="4" w:space="0" w:color="auto"/>
            </w:tcBorders>
          </w:tcPr>
          <w:p w14:paraId="7BB2914F" w14:textId="77777777" w:rsidR="002F0328" w:rsidRPr="00DB429F" w:rsidRDefault="002F0328" w:rsidP="00BD1BB6"/>
        </w:tc>
      </w:tr>
      <w:tr w:rsidR="002F0328" w14:paraId="29BA766C"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39F24AB"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B4E917B" w14:textId="77777777" w:rsidR="002F0328" w:rsidRDefault="002F0328" w:rsidP="00BD1BB6">
            <w:pPr>
              <w:ind w:leftChars="-51" w:left="-107" w:right="-47" w:firstLineChars="50" w:firstLine="105"/>
              <w:rPr>
                <w:szCs w:val="21"/>
              </w:rPr>
            </w:pPr>
            <w:r>
              <w:rPr>
                <w:rFonts w:hint="eastAsia"/>
                <w:szCs w:val="21"/>
              </w:rPr>
              <w:t>申请人编号</w:t>
            </w:r>
          </w:p>
        </w:tc>
        <w:tc>
          <w:tcPr>
            <w:tcW w:w="634" w:type="pct"/>
            <w:tcBorders>
              <w:top w:val="single" w:sz="4" w:space="0" w:color="auto"/>
              <w:left w:val="single" w:sz="4" w:space="0" w:color="auto"/>
              <w:bottom w:val="single" w:sz="4" w:space="0" w:color="auto"/>
              <w:right w:val="single" w:sz="4" w:space="0" w:color="auto"/>
            </w:tcBorders>
          </w:tcPr>
          <w:p w14:paraId="203001F7"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6CC811E2" w14:textId="77777777" w:rsidR="002F0328" w:rsidRDefault="002F0328" w:rsidP="00BD1BB6">
            <w:pPr>
              <w:jc w:val="center"/>
            </w:pPr>
            <w:r>
              <w:rPr>
                <w:rFonts w:hint="eastAsia"/>
              </w:rPr>
              <w:t>V(10)</w:t>
            </w:r>
          </w:p>
        </w:tc>
        <w:tc>
          <w:tcPr>
            <w:tcW w:w="249" w:type="pct"/>
            <w:tcBorders>
              <w:top w:val="single" w:sz="4" w:space="0" w:color="auto"/>
              <w:left w:val="single" w:sz="4" w:space="0" w:color="auto"/>
              <w:bottom w:val="single" w:sz="4" w:space="0" w:color="auto"/>
              <w:right w:val="single" w:sz="4" w:space="0" w:color="auto"/>
            </w:tcBorders>
          </w:tcPr>
          <w:p w14:paraId="5262EAEF" w14:textId="77777777" w:rsidR="002F0328" w:rsidRDefault="002F0328" w:rsidP="00BD1BB6">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37DBB8F4"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03533239" w14:textId="77777777" w:rsidR="002F0328" w:rsidRDefault="002F0328" w:rsidP="00BD1BB6">
            <w:r>
              <w:rPr>
                <w:rFonts w:hint="eastAsia"/>
              </w:rPr>
              <w:t>详见控制说明</w:t>
            </w:r>
          </w:p>
        </w:tc>
      </w:tr>
      <w:tr w:rsidR="002F0328" w14:paraId="1D2674CE"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15DCC2C"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66EBB02" w14:textId="77777777" w:rsidR="002F0328" w:rsidRDefault="002F0328" w:rsidP="00BD1BB6">
            <w:pPr>
              <w:ind w:leftChars="-51" w:left="-107" w:right="-47" w:firstLineChars="50" w:firstLine="105"/>
              <w:rPr>
                <w:szCs w:val="21"/>
              </w:rPr>
            </w:pPr>
            <w:r>
              <w:rPr>
                <w:rFonts w:hint="eastAsia"/>
                <w:szCs w:val="21"/>
              </w:rPr>
              <w:t>申请人名称</w:t>
            </w:r>
          </w:p>
        </w:tc>
        <w:tc>
          <w:tcPr>
            <w:tcW w:w="634" w:type="pct"/>
            <w:tcBorders>
              <w:top w:val="single" w:sz="4" w:space="0" w:color="auto"/>
              <w:left w:val="single" w:sz="4" w:space="0" w:color="auto"/>
              <w:bottom w:val="single" w:sz="4" w:space="0" w:color="auto"/>
              <w:right w:val="single" w:sz="4" w:space="0" w:color="auto"/>
            </w:tcBorders>
          </w:tcPr>
          <w:p w14:paraId="5108FB7D"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60A4DA5A" w14:textId="77777777" w:rsidR="002F0328" w:rsidRDefault="002F0328" w:rsidP="00BD1BB6">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2F5996C6" w14:textId="77777777" w:rsidR="002F0328" w:rsidRDefault="002F0328" w:rsidP="00BD1BB6">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1AF9E8DF"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00677CAC" w14:textId="77777777" w:rsidR="002F0328" w:rsidRDefault="002F0328" w:rsidP="00BD1BB6">
            <w:r>
              <w:rPr>
                <w:rFonts w:hint="eastAsia"/>
              </w:rPr>
              <w:t>详见控制说明</w:t>
            </w:r>
          </w:p>
        </w:tc>
      </w:tr>
      <w:tr w:rsidR="002F0328" w14:paraId="69EB3F24"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75BBDA7"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587AE72" w14:textId="77777777" w:rsidR="002F0328" w:rsidRDefault="002F0328" w:rsidP="00BD1BB6">
            <w:pPr>
              <w:ind w:leftChars="-51" w:left="-107" w:right="-47" w:firstLineChars="50" w:firstLine="105"/>
              <w:rPr>
                <w:szCs w:val="21"/>
              </w:rPr>
            </w:pPr>
            <w:r>
              <w:rPr>
                <w:rFonts w:hint="eastAsia"/>
                <w:szCs w:val="21"/>
              </w:rPr>
              <w:t>受益人名称</w:t>
            </w:r>
          </w:p>
        </w:tc>
        <w:tc>
          <w:tcPr>
            <w:tcW w:w="634" w:type="pct"/>
            <w:tcBorders>
              <w:top w:val="single" w:sz="4" w:space="0" w:color="auto"/>
              <w:left w:val="single" w:sz="4" w:space="0" w:color="auto"/>
              <w:bottom w:val="single" w:sz="4" w:space="0" w:color="auto"/>
              <w:right w:val="single" w:sz="4" w:space="0" w:color="auto"/>
            </w:tcBorders>
          </w:tcPr>
          <w:p w14:paraId="013C3225"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7D5C6A0A" w14:textId="77777777" w:rsidR="002F0328" w:rsidRDefault="002F0328" w:rsidP="00BD1BB6">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5D5CEF1A" w14:textId="77777777" w:rsidR="002F0328" w:rsidRDefault="002F0328" w:rsidP="00BD1BB6">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514DAC5C"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2BDA1F30" w14:textId="77777777" w:rsidR="002F0328" w:rsidRDefault="002F0328" w:rsidP="00BD1BB6">
            <w:r>
              <w:rPr>
                <w:rFonts w:hint="eastAsia"/>
              </w:rPr>
              <w:t>详见控制说明</w:t>
            </w:r>
          </w:p>
        </w:tc>
      </w:tr>
      <w:tr w:rsidR="002F0328" w14:paraId="2B8272F2"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0E22598" w14:textId="77777777" w:rsidR="002F0328" w:rsidRPr="00700378"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EC8DFB4" w14:textId="77777777" w:rsidR="002F0328" w:rsidRDefault="002F0328" w:rsidP="00BD1BB6">
            <w:pPr>
              <w:ind w:leftChars="-51" w:left="-107" w:right="-47" w:firstLineChars="50" w:firstLine="105"/>
              <w:rPr>
                <w:szCs w:val="21"/>
              </w:rPr>
            </w:pPr>
            <w:r>
              <w:rPr>
                <w:rFonts w:hint="eastAsia"/>
                <w:szCs w:val="21"/>
              </w:rPr>
              <w:t>受益人名称地址</w:t>
            </w:r>
          </w:p>
        </w:tc>
        <w:tc>
          <w:tcPr>
            <w:tcW w:w="634" w:type="pct"/>
            <w:tcBorders>
              <w:top w:val="single" w:sz="4" w:space="0" w:color="auto"/>
              <w:left w:val="single" w:sz="4" w:space="0" w:color="auto"/>
              <w:bottom w:val="single" w:sz="4" w:space="0" w:color="auto"/>
              <w:right w:val="single" w:sz="4" w:space="0" w:color="auto"/>
            </w:tcBorders>
          </w:tcPr>
          <w:p w14:paraId="7B3AF207"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1F63E2AB" w14:textId="77777777" w:rsidR="002F0328" w:rsidRDefault="002F0328" w:rsidP="00BD1BB6">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55FB71CB" w14:textId="77777777" w:rsidR="002F0328" w:rsidRDefault="002F0328" w:rsidP="00BD1BB6">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2A495103"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59B5B8E1" w14:textId="77777777" w:rsidR="002F0328" w:rsidRDefault="002F0328" w:rsidP="00BD1BB6">
            <w:r>
              <w:rPr>
                <w:rFonts w:hint="eastAsia"/>
              </w:rPr>
              <w:t>详见控制说明</w:t>
            </w:r>
          </w:p>
        </w:tc>
      </w:tr>
      <w:tr w:rsidR="002F0328" w14:paraId="59F43F3B"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6807446" w14:textId="77777777" w:rsidR="002F0328" w:rsidRPr="00700378"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8F96A69" w14:textId="77777777" w:rsidR="002F0328" w:rsidRDefault="002F0328" w:rsidP="00BD1BB6">
            <w:pPr>
              <w:ind w:leftChars="-51" w:left="-107" w:right="-47" w:firstLineChars="50" w:firstLine="105"/>
              <w:rPr>
                <w:szCs w:val="21"/>
              </w:rPr>
            </w:pPr>
            <w:r>
              <w:rPr>
                <w:rFonts w:hint="eastAsia"/>
                <w:szCs w:val="21"/>
              </w:rPr>
              <w:t>受益人国家代码</w:t>
            </w:r>
          </w:p>
        </w:tc>
        <w:tc>
          <w:tcPr>
            <w:tcW w:w="634" w:type="pct"/>
            <w:tcBorders>
              <w:top w:val="single" w:sz="4" w:space="0" w:color="auto"/>
              <w:left w:val="single" w:sz="4" w:space="0" w:color="auto"/>
              <w:bottom w:val="single" w:sz="4" w:space="0" w:color="auto"/>
              <w:right w:val="single" w:sz="4" w:space="0" w:color="auto"/>
            </w:tcBorders>
          </w:tcPr>
          <w:p w14:paraId="237414D7"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375035A7"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1B270E54" w14:textId="77777777" w:rsidR="002F0328" w:rsidRDefault="002F0328" w:rsidP="00BD1BB6">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445D6B02"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4EDEF1EF" w14:textId="77777777" w:rsidR="002F0328" w:rsidRDefault="002F0328" w:rsidP="00BD1BB6"/>
        </w:tc>
      </w:tr>
      <w:tr w:rsidR="002F0328" w14:paraId="1C59DFEC"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A2A995F"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F4A8A4F" w14:textId="77777777" w:rsidR="002F0328" w:rsidRDefault="002F0328" w:rsidP="00BD1BB6">
            <w:pPr>
              <w:ind w:leftChars="-51" w:left="-107" w:right="-47" w:firstLineChars="50" w:firstLine="105"/>
              <w:rPr>
                <w:szCs w:val="21"/>
              </w:rPr>
            </w:pPr>
            <w:r>
              <w:rPr>
                <w:rFonts w:hint="eastAsia"/>
                <w:szCs w:val="21"/>
              </w:rPr>
              <w:t>受益人对公</w:t>
            </w:r>
            <w:r>
              <w:rPr>
                <w:rFonts w:hint="eastAsia"/>
                <w:szCs w:val="21"/>
              </w:rPr>
              <w:t>/</w:t>
            </w:r>
            <w:r>
              <w:rPr>
                <w:rFonts w:hint="eastAsia"/>
                <w:szCs w:val="21"/>
              </w:rPr>
              <w:t>对私标识</w:t>
            </w:r>
          </w:p>
        </w:tc>
        <w:tc>
          <w:tcPr>
            <w:tcW w:w="634" w:type="pct"/>
            <w:tcBorders>
              <w:top w:val="single" w:sz="4" w:space="0" w:color="auto"/>
              <w:left w:val="single" w:sz="4" w:space="0" w:color="auto"/>
              <w:bottom w:val="single" w:sz="4" w:space="0" w:color="auto"/>
              <w:right w:val="single" w:sz="4" w:space="0" w:color="auto"/>
            </w:tcBorders>
          </w:tcPr>
          <w:p w14:paraId="09A8C667"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2AD01EC2"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0D38BAF1" w14:textId="77777777" w:rsidR="002F0328" w:rsidRDefault="002F0328" w:rsidP="00BD1BB6">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54686772"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44556D96" w14:textId="77777777" w:rsidR="002F0328" w:rsidRDefault="002F0328" w:rsidP="00BD1BB6"/>
        </w:tc>
      </w:tr>
      <w:tr w:rsidR="002F0328" w14:paraId="6776D0E2" w14:textId="77777777" w:rsidTr="00BD1BB6">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EF01EB3"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CD69B30" w14:textId="77777777" w:rsidR="002F0328" w:rsidRDefault="002F0328" w:rsidP="00BD1BB6">
            <w:pPr>
              <w:ind w:leftChars="-51" w:left="-107" w:right="-47" w:firstLineChars="50" w:firstLine="105"/>
              <w:rPr>
                <w:szCs w:val="21"/>
              </w:rPr>
            </w:pPr>
            <w:r>
              <w:rPr>
                <w:rFonts w:hint="eastAsia"/>
                <w:szCs w:val="21"/>
              </w:rPr>
              <w:t>合同号</w:t>
            </w:r>
          </w:p>
        </w:tc>
        <w:tc>
          <w:tcPr>
            <w:tcW w:w="634" w:type="pct"/>
            <w:tcBorders>
              <w:top w:val="single" w:sz="4" w:space="0" w:color="auto"/>
              <w:left w:val="single" w:sz="4" w:space="0" w:color="auto"/>
              <w:bottom w:val="single" w:sz="4" w:space="0" w:color="auto"/>
              <w:right w:val="single" w:sz="4" w:space="0" w:color="auto"/>
            </w:tcBorders>
          </w:tcPr>
          <w:p w14:paraId="700C31F6"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1EE5AD0B" w14:textId="77777777" w:rsidR="002F0328" w:rsidRDefault="002F0328" w:rsidP="00BD1BB6">
            <w:pPr>
              <w:jc w:val="center"/>
            </w:pPr>
            <w:r>
              <w:rPr>
                <w:rFonts w:hint="eastAsia"/>
              </w:rPr>
              <w:t>V(32)</w:t>
            </w:r>
          </w:p>
        </w:tc>
        <w:tc>
          <w:tcPr>
            <w:tcW w:w="249" w:type="pct"/>
            <w:tcBorders>
              <w:top w:val="single" w:sz="4" w:space="0" w:color="auto"/>
              <w:left w:val="single" w:sz="4" w:space="0" w:color="auto"/>
              <w:bottom w:val="single" w:sz="4" w:space="0" w:color="auto"/>
              <w:right w:val="single" w:sz="4" w:space="0" w:color="auto"/>
            </w:tcBorders>
          </w:tcPr>
          <w:p w14:paraId="6C2C5071" w14:textId="77777777" w:rsidR="002F0328" w:rsidRDefault="002F0328" w:rsidP="00BD1BB6">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7B16E9E5"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3917F74B" w14:textId="77777777" w:rsidR="002F0328" w:rsidRDefault="002F0328" w:rsidP="00BD1BB6"/>
        </w:tc>
      </w:tr>
      <w:tr w:rsidR="002F0328" w14:paraId="6EDF177E"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43869BB"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33D1FE6" w14:textId="77777777" w:rsidR="002F0328" w:rsidRDefault="002F0328" w:rsidP="00BD1BB6">
            <w:pPr>
              <w:ind w:leftChars="-51" w:left="-107" w:right="-47" w:firstLineChars="50" w:firstLine="105"/>
              <w:rPr>
                <w:szCs w:val="21"/>
              </w:rPr>
            </w:pPr>
            <w:r>
              <w:rPr>
                <w:rFonts w:hint="eastAsia"/>
                <w:szCs w:val="21"/>
              </w:rPr>
              <w:t>合同金额</w:t>
            </w:r>
          </w:p>
        </w:tc>
        <w:tc>
          <w:tcPr>
            <w:tcW w:w="634" w:type="pct"/>
            <w:tcBorders>
              <w:top w:val="single" w:sz="4" w:space="0" w:color="auto"/>
              <w:left w:val="single" w:sz="4" w:space="0" w:color="auto"/>
              <w:bottom w:val="single" w:sz="4" w:space="0" w:color="auto"/>
              <w:right w:val="single" w:sz="4" w:space="0" w:color="auto"/>
            </w:tcBorders>
          </w:tcPr>
          <w:p w14:paraId="2AFD82CA"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5A8F36C1" w14:textId="77777777" w:rsidR="002F0328" w:rsidRDefault="002F0328" w:rsidP="00BD1BB6">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43346CDE" w14:textId="77777777" w:rsidR="002F0328" w:rsidRDefault="002F0328" w:rsidP="00BD1BB6">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4D4169EC"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61896470" w14:textId="77777777" w:rsidR="002F0328" w:rsidRDefault="002F0328" w:rsidP="00BD1BB6"/>
        </w:tc>
      </w:tr>
      <w:tr w:rsidR="002F0328" w14:paraId="746F71A9"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F9531CF"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9A4C7EA" w14:textId="77777777" w:rsidR="002F0328" w:rsidRDefault="002F0328" w:rsidP="00BD1BB6">
            <w:pPr>
              <w:ind w:leftChars="-51" w:left="-107" w:right="-47" w:firstLineChars="50" w:firstLine="105"/>
              <w:rPr>
                <w:szCs w:val="21"/>
              </w:rPr>
            </w:pPr>
            <w:r>
              <w:rPr>
                <w:rFonts w:hint="eastAsia"/>
                <w:szCs w:val="21"/>
              </w:rPr>
              <w:t>项目名称</w:t>
            </w:r>
          </w:p>
        </w:tc>
        <w:tc>
          <w:tcPr>
            <w:tcW w:w="634" w:type="pct"/>
            <w:tcBorders>
              <w:top w:val="single" w:sz="4" w:space="0" w:color="auto"/>
              <w:left w:val="single" w:sz="4" w:space="0" w:color="auto"/>
              <w:bottom w:val="single" w:sz="4" w:space="0" w:color="auto"/>
              <w:right w:val="single" w:sz="4" w:space="0" w:color="auto"/>
            </w:tcBorders>
          </w:tcPr>
          <w:p w14:paraId="61961D45"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56EDC1EC" w14:textId="77777777" w:rsidR="002F0328" w:rsidRDefault="002F0328" w:rsidP="00BD1BB6">
            <w:pPr>
              <w:jc w:val="center"/>
            </w:pPr>
            <w:r>
              <w:rPr>
                <w:rFonts w:hint="eastAsia"/>
              </w:rPr>
              <w:t>V(400)</w:t>
            </w:r>
          </w:p>
        </w:tc>
        <w:tc>
          <w:tcPr>
            <w:tcW w:w="249" w:type="pct"/>
            <w:tcBorders>
              <w:top w:val="single" w:sz="4" w:space="0" w:color="auto"/>
              <w:left w:val="single" w:sz="4" w:space="0" w:color="auto"/>
              <w:bottom w:val="single" w:sz="4" w:space="0" w:color="auto"/>
              <w:right w:val="single" w:sz="4" w:space="0" w:color="auto"/>
            </w:tcBorders>
          </w:tcPr>
          <w:p w14:paraId="7A355D1D" w14:textId="77777777" w:rsidR="002F0328" w:rsidRDefault="002F0328" w:rsidP="00BD1BB6">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6C420E54"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3D2CA2D4" w14:textId="77777777" w:rsidR="002F0328" w:rsidRDefault="002F0328" w:rsidP="00BD1BB6"/>
        </w:tc>
      </w:tr>
      <w:tr w:rsidR="002F0328" w14:paraId="49418EAB"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26847A5"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5916A79" w14:textId="77777777" w:rsidR="002F0328" w:rsidRDefault="002F0328" w:rsidP="00BD1BB6">
            <w:r>
              <w:rPr>
                <w:rFonts w:hint="eastAsia"/>
              </w:rPr>
              <w:t>修改次数</w:t>
            </w:r>
          </w:p>
        </w:tc>
        <w:tc>
          <w:tcPr>
            <w:tcW w:w="634" w:type="pct"/>
            <w:tcBorders>
              <w:top w:val="single" w:sz="4" w:space="0" w:color="auto"/>
              <w:left w:val="single" w:sz="4" w:space="0" w:color="auto"/>
              <w:bottom w:val="single" w:sz="4" w:space="0" w:color="auto"/>
              <w:right w:val="single" w:sz="4" w:space="0" w:color="auto"/>
            </w:tcBorders>
          </w:tcPr>
          <w:p w14:paraId="56AE5C3A"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7A1506B7" w14:textId="77777777" w:rsidR="002F0328" w:rsidRDefault="002F0328"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13AF9F08" w14:textId="77777777" w:rsidR="002F0328" w:rsidRDefault="002F0328" w:rsidP="00BD1BB6">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5374B5D2" w14:textId="77777777" w:rsidR="002F0328" w:rsidRDefault="002F0328"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3F7010CE" w14:textId="77777777" w:rsidR="002F0328" w:rsidRDefault="002F0328" w:rsidP="00BD1BB6">
            <w:r>
              <w:rPr>
                <w:rFonts w:hint="eastAsia"/>
              </w:rPr>
              <w:t>系统自动计算，对应报文中的</w:t>
            </w:r>
            <w:r>
              <w:rPr>
                <w:rFonts w:hint="eastAsia"/>
              </w:rPr>
              <w:t>26E</w:t>
            </w:r>
          </w:p>
        </w:tc>
      </w:tr>
      <w:tr w:rsidR="008A58E6" w14:paraId="2B993C42"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30B1C2C" w14:textId="77777777" w:rsidR="008A58E6" w:rsidRPr="00446309" w:rsidRDefault="008A58E6"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C44ACF6" w14:textId="77777777" w:rsidR="008A58E6" w:rsidRDefault="008A58E6" w:rsidP="00BD1BB6">
            <w:r>
              <w:rPr>
                <w:rFonts w:hint="eastAsia"/>
              </w:rPr>
              <w:t>修改日期</w:t>
            </w:r>
          </w:p>
        </w:tc>
        <w:tc>
          <w:tcPr>
            <w:tcW w:w="634" w:type="pct"/>
            <w:tcBorders>
              <w:top w:val="single" w:sz="4" w:space="0" w:color="auto"/>
              <w:left w:val="single" w:sz="4" w:space="0" w:color="auto"/>
              <w:bottom w:val="single" w:sz="4" w:space="0" w:color="auto"/>
              <w:right w:val="single" w:sz="4" w:space="0" w:color="auto"/>
            </w:tcBorders>
          </w:tcPr>
          <w:p w14:paraId="41AC1F47" w14:textId="77777777" w:rsidR="008A58E6" w:rsidRDefault="008A58E6"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0338AC55" w14:textId="77777777" w:rsidR="008A58E6" w:rsidRDefault="00E628BB" w:rsidP="00BD1BB6">
            <w:pPr>
              <w:jc w:val="center"/>
            </w:pPr>
            <w:r>
              <w:rPr>
                <w:rFonts w:hint="eastAsia"/>
              </w:rPr>
              <w:t>D</w:t>
            </w:r>
          </w:p>
        </w:tc>
        <w:tc>
          <w:tcPr>
            <w:tcW w:w="249" w:type="pct"/>
            <w:tcBorders>
              <w:top w:val="single" w:sz="4" w:space="0" w:color="auto"/>
              <w:left w:val="single" w:sz="4" w:space="0" w:color="auto"/>
              <w:bottom w:val="single" w:sz="4" w:space="0" w:color="auto"/>
              <w:right w:val="single" w:sz="4" w:space="0" w:color="auto"/>
            </w:tcBorders>
          </w:tcPr>
          <w:p w14:paraId="3037DB92" w14:textId="77777777" w:rsidR="008A58E6" w:rsidRDefault="00E628BB" w:rsidP="00BD1BB6">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69EF4DB3" w14:textId="77777777" w:rsidR="008A58E6" w:rsidRDefault="00E628BB" w:rsidP="00BD1BB6">
            <w:r>
              <w:rPr>
                <w:rFonts w:hint="eastAsia"/>
              </w:rPr>
              <w:t>自动选择</w:t>
            </w:r>
          </w:p>
        </w:tc>
        <w:tc>
          <w:tcPr>
            <w:tcW w:w="1776" w:type="pct"/>
            <w:tcBorders>
              <w:top w:val="single" w:sz="4" w:space="0" w:color="auto"/>
              <w:left w:val="single" w:sz="4" w:space="0" w:color="auto"/>
              <w:bottom w:val="single" w:sz="4" w:space="0" w:color="auto"/>
              <w:right w:val="single" w:sz="4" w:space="0" w:color="auto"/>
            </w:tcBorders>
          </w:tcPr>
          <w:p w14:paraId="1C84BED2" w14:textId="77777777" w:rsidR="008A58E6" w:rsidRDefault="00E628BB" w:rsidP="00BD1BB6">
            <w:r>
              <w:rPr>
                <w:rFonts w:hint="eastAsia"/>
              </w:rPr>
              <w:t>默认为系统当前日期，不能大于当前日期</w:t>
            </w:r>
          </w:p>
        </w:tc>
      </w:tr>
      <w:tr w:rsidR="002F0328" w14:paraId="53DEF02B" w14:textId="77777777" w:rsidTr="00D2523C">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0A96BC5" w14:textId="77777777" w:rsidR="002F0328" w:rsidRPr="00446309" w:rsidRDefault="002F0328" w:rsidP="008D48CD">
            <w:pPr>
              <w:numPr>
                <w:ilvl w:val="0"/>
                <w:numId w:val="3"/>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E983C74" w14:textId="77777777" w:rsidR="002F0328" w:rsidRDefault="002F0328" w:rsidP="00BD1BB6">
            <w:r>
              <w:rPr>
                <w:rFonts w:hint="eastAsia"/>
              </w:rPr>
              <w:t>备注</w:t>
            </w:r>
          </w:p>
        </w:tc>
        <w:tc>
          <w:tcPr>
            <w:tcW w:w="634" w:type="pct"/>
            <w:tcBorders>
              <w:top w:val="single" w:sz="4" w:space="0" w:color="auto"/>
              <w:left w:val="single" w:sz="4" w:space="0" w:color="auto"/>
              <w:bottom w:val="single" w:sz="4" w:space="0" w:color="auto"/>
              <w:right w:val="single" w:sz="4" w:space="0" w:color="auto"/>
            </w:tcBorders>
          </w:tcPr>
          <w:p w14:paraId="615430D0" w14:textId="77777777" w:rsidR="002F0328" w:rsidRDefault="002F0328"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75E1935F" w14:textId="77777777" w:rsidR="002F0328" w:rsidRDefault="002F0328" w:rsidP="00BD1BB6">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69DF8E5B" w14:textId="77777777" w:rsidR="002F0328" w:rsidRDefault="002F0328" w:rsidP="00BD1BB6">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40653A29" w14:textId="77777777" w:rsidR="002F0328" w:rsidRDefault="002F0328"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06750F77" w14:textId="77777777" w:rsidR="002F0328" w:rsidRDefault="002F0328" w:rsidP="00BD1BB6"/>
        </w:tc>
      </w:tr>
    </w:tbl>
    <w:p w14:paraId="2AB07458" w14:textId="77777777" w:rsidR="000A07EF" w:rsidRDefault="000A07EF" w:rsidP="006E45E9">
      <w:pPr>
        <w:pStyle w:val="4"/>
      </w:pPr>
      <w:bookmarkStart w:id="78" w:name="_Toc393285159"/>
      <w:bookmarkStart w:id="79" w:name="_Toc395083721"/>
      <w:r>
        <w:rPr>
          <w:rFonts w:hint="eastAsia"/>
        </w:rPr>
        <w:t>交易控制</w:t>
      </w:r>
      <w:bookmarkEnd w:id="78"/>
      <w:bookmarkEnd w:id="79"/>
    </w:p>
    <w:p w14:paraId="4E6C1BD3" w14:textId="77777777" w:rsidR="003D0D2E" w:rsidRDefault="002F0328" w:rsidP="00B84A42">
      <w:pPr>
        <w:pStyle w:val="5"/>
      </w:pPr>
      <w:r>
        <w:rPr>
          <w:rFonts w:hint="eastAsia"/>
        </w:rPr>
        <w:t>左树控制</w:t>
      </w:r>
    </w:p>
    <w:p w14:paraId="24744EE9" w14:textId="77777777" w:rsidR="003D0D2E" w:rsidRDefault="002F0328" w:rsidP="002F0328">
      <w:pPr>
        <w:spacing w:line="360" w:lineRule="auto"/>
        <w:ind w:firstLine="420"/>
      </w:pPr>
      <w:r>
        <w:rPr>
          <w:rFonts w:hint="eastAsia"/>
        </w:rPr>
        <w:t>取未注销，未撤销的保函记录。</w:t>
      </w:r>
    </w:p>
    <w:p w14:paraId="1D0411A5" w14:textId="77777777" w:rsidR="00EF4209" w:rsidRDefault="00EF4209" w:rsidP="00B84A42">
      <w:pPr>
        <w:pStyle w:val="5"/>
      </w:pPr>
      <w:r>
        <w:rPr>
          <w:rFonts w:hint="eastAsia"/>
        </w:rPr>
        <w:t>修改</w:t>
      </w:r>
      <w:r w:rsidR="00DD13E9">
        <w:rPr>
          <w:rFonts w:hint="eastAsia"/>
        </w:rPr>
        <w:t>申请方</w:t>
      </w:r>
      <w:r>
        <w:rPr>
          <w:rFonts w:hint="eastAsia"/>
        </w:rPr>
        <w:t>的栏位控制</w:t>
      </w:r>
    </w:p>
    <w:p w14:paraId="4025A7FB" w14:textId="77777777" w:rsidR="002F0328" w:rsidRDefault="002F0328" w:rsidP="002F0328">
      <w:pPr>
        <w:ind w:firstLineChars="100" w:firstLine="210"/>
      </w:pPr>
      <w:r>
        <w:rPr>
          <w:rFonts w:hint="eastAsia"/>
        </w:rPr>
        <w:t>修改申请方选项包括客户和我行。</w:t>
      </w:r>
    </w:p>
    <w:p w14:paraId="7FAA1522" w14:textId="77777777" w:rsidR="002F0328" w:rsidRDefault="002F0328" w:rsidP="002F0328">
      <w:pPr>
        <w:ind w:firstLineChars="100" w:firstLine="210"/>
      </w:pPr>
      <w:r>
        <w:rPr>
          <w:rFonts w:hint="eastAsia"/>
        </w:rPr>
        <w:t>当发起方式为信贷发起时，默认为客户，其它发起方式默认为我行。</w:t>
      </w:r>
    </w:p>
    <w:p w14:paraId="3AF9A819" w14:textId="77777777" w:rsidR="002F0328" w:rsidRDefault="002F0328" w:rsidP="002F0328">
      <w:r>
        <w:rPr>
          <w:rFonts w:hint="eastAsia"/>
        </w:rPr>
        <w:t>当修改申请方为我行时，不需要作修改确认交易，或修改完成后自动默认为已确认。</w:t>
      </w:r>
    </w:p>
    <w:p w14:paraId="16B28C8B" w14:textId="77777777" w:rsidR="002F0328" w:rsidRDefault="002F0328" w:rsidP="003C5EC7">
      <w:pPr>
        <w:ind w:firstLineChars="100" w:firstLine="210"/>
      </w:pPr>
    </w:p>
    <w:p w14:paraId="5AC67295" w14:textId="77777777" w:rsidR="000A07EF" w:rsidRPr="003D0D2E" w:rsidRDefault="003C5EC7" w:rsidP="00B84A42">
      <w:pPr>
        <w:pStyle w:val="5"/>
      </w:pPr>
      <w:r>
        <w:rPr>
          <w:rFonts w:hint="eastAsia"/>
        </w:rPr>
        <w:t>是否信开</w:t>
      </w:r>
    </w:p>
    <w:p w14:paraId="0A269FEA" w14:textId="77777777" w:rsidR="003C5EC7" w:rsidRDefault="003C5EC7" w:rsidP="003C5EC7">
      <w:pPr>
        <w:ind w:firstLine="420"/>
      </w:pPr>
      <w:r>
        <w:rPr>
          <w:rFonts w:hint="eastAsia"/>
        </w:rPr>
        <w:t>当是否信开为“是”时，信开正文、快邮方式、快邮号码才是可编辑状态，其他情况下快邮方式、快邮号码隐藏，信开正文页签不可编辑。</w:t>
      </w:r>
    </w:p>
    <w:p w14:paraId="06D18910" w14:textId="77777777" w:rsidR="003D0D2E" w:rsidRPr="003C5EC7" w:rsidRDefault="003C5EC7" w:rsidP="003C5EC7">
      <w:pPr>
        <w:ind w:firstLine="420"/>
      </w:pPr>
      <w:r>
        <w:rPr>
          <w:rFonts w:hint="eastAsia"/>
        </w:rPr>
        <w:t>当是否信开为“是”时，信开正文在单独的</w:t>
      </w:r>
      <w:r>
        <w:rPr>
          <w:rFonts w:hint="eastAsia"/>
        </w:rPr>
        <w:t>TAB</w:t>
      </w:r>
      <w:r>
        <w:rPr>
          <w:rFonts w:hint="eastAsia"/>
        </w:rPr>
        <w:t>页签中显示，反之需要隐藏</w:t>
      </w:r>
      <w:r>
        <w:rPr>
          <w:rFonts w:hint="eastAsia"/>
        </w:rPr>
        <w:t>TAB</w:t>
      </w:r>
      <w:r>
        <w:rPr>
          <w:rFonts w:hint="eastAsia"/>
        </w:rPr>
        <w:t>页签或使</w:t>
      </w:r>
      <w:r>
        <w:rPr>
          <w:rFonts w:hint="eastAsia"/>
        </w:rPr>
        <w:t>TAB</w:t>
      </w:r>
      <w:r>
        <w:rPr>
          <w:rFonts w:hint="eastAsia"/>
        </w:rPr>
        <w:t>页签不可操作。</w:t>
      </w:r>
    </w:p>
    <w:p w14:paraId="2F83CF01" w14:textId="77777777" w:rsidR="00B01531" w:rsidRDefault="000A07EF" w:rsidP="006E45E9">
      <w:pPr>
        <w:pStyle w:val="4"/>
      </w:pPr>
      <w:bookmarkStart w:id="80" w:name="_Toc393285160"/>
      <w:bookmarkStart w:id="81" w:name="_Toc395083722"/>
      <w:r>
        <w:rPr>
          <w:rFonts w:hint="eastAsia"/>
        </w:rPr>
        <w:t>边界描述</w:t>
      </w:r>
      <w:bookmarkEnd w:id="80"/>
      <w:bookmarkEnd w:id="81"/>
    </w:p>
    <w:p w14:paraId="6EA928EF" w14:textId="77777777" w:rsidR="00B75A45" w:rsidRPr="00B01531" w:rsidRDefault="00B01531" w:rsidP="006452C5">
      <w:pPr>
        <w:ind w:firstLine="420"/>
      </w:pPr>
      <w:r>
        <w:rPr>
          <w:rFonts w:hint="eastAsia"/>
        </w:rPr>
        <w:t>本交易产生的账务信息需要发送到核心系统进行处理。</w:t>
      </w:r>
    </w:p>
    <w:p w14:paraId="6A945547" w14:textId="77777777" w:rsidR="000A07EF" w:rsidRDefault="000A07EF" w:rsidP="006E45E9">
      <w:pPr>
        <w:pStyle w:val="4"/>
      </w:pPr>
      <w:bookmarkStart w:id="82" w:name="_Toc393285161"/>
      <w:bookmarkStart w:id="83" w:name="_Toc395083723"/>
      <w:r>
        <w:rPr>
          <w:rFonts w:hint="eastAsia"/>
        </w:rPr>
        <w:t>输出描述</w:t>
      </w:r>
      <w:bookmarkEnd w:id="82"/>
      <w:bookmarkEnd w:id="83"/>
    </w:p>
    <w:p w14:paraId="579879C1" w14:textId="77777777" w:rsidR="00EF3E64" w:rsidRDefault="00EF3E64" w:rsidP="00B84A42">
      <w:pPr>
        <w:pStyle w:val="5"/>
      </w:pPr>
      <w:r>
        <w:rPr>
          <w:rFonts w:hint="eastAsia"/>
        </w:rPr>
        <w:t>面函</w:t>
      </w:r>
    </w:p>
    <w:p w14:paraId="0F83CFB6" w14:textId="77777777" w:rsidR="00EF3E64" w:rsidRPr="00084708" w:rsidRDefault="007344A6" w:rsidP="00084708">
      <w:pPr>
        <w:ind w:left="432"/>
      </w:pPr>
      <w:r>
        <w:rPr>
          <w:rFonts w:hint="eastAsia"/>
        </w:rPr>
        <w:t>无。</w:t>
      </w:r>
    </w:p>
    <w:p w14:paraId="4EC4307D" w14:textId="77777777" w:rsidR="00EF3E64" w:rsidRDefault="00EF3E64" w:rsidP="00B84A42">
      <w:pPr>
        <w:pStyle w:val="5"/>
      </w:pPr>
      <w:r>
        <w:rPr>
          <w:rFonts w:hint="eastAsia"/>
        </w:rPr>
        <w:t>报文</w:t>
      </w:r>
    </w:p>
    <w:p w14:paraId="57850E2A" w14:textId="77777777" w:rsidR="00084708" w:rsidRDefault="00084708" w:rsidP="00084708">
      <w:pPr>
        <w:ind w:firstLine="420"/>
      </w:pPr>
      <w:r>
        <w:rPr>
          <w:rFonts w:hint="eastAsia"/>
        </w:rPr>
        <w:t>当修改申请方为客户时，可发送</w:t>
      </w:r>
      <w:r>
        <w:rPr>
          <w:rFonts w:hint="eastAsia"/>
        </w:rPr>
        <w:t>MT767</w:t>
      </w:r>
      <w:r>
        <w:rPr>
          <w:rFonts w:hint="eastAsia"/>
        </w:rPr>
        <w:t>报文。</w:t>
      </w:r>
    </w:p>
    <w:p w14:paraId="267D4A89" w14:textId="77777777" w:rsidR="005C2C39" w:rsidRDefault="00084708" w:rsidP="00084708">
      <w:pPr>
        <w:ind w:firstLine="420"/>
      </w:pPr>
      <w:r>
        <w:rPr>
          <w:rFonts w:hint="eastAsia"/>
        </w:rPr>
        <w:t>当修改申请方为我行，本交易不发送报文。</w:t>
      </w:r>
    </w:p>
    <w:p w14:paraId="2FA1251D" w14:textId="77777777" w:rsidR="00E961A1" w:rsidRPr="00084708" w:rsidRDefault="00E961A1" w:rsidP="00084708">
      <w:pPr>
        <w:ind w:firstLine="420"/>
      </w:pPr>
      <w:r>
        <w:rPr>
          <w:rFonts w:hint="eastAsia"/>
        </w:rPr>
        <w:t>扩展</w:t>
      </w:r>
      <w:r>
        <w:rPr>
          <w:rFonts w:hint="eastAsia"/>
        </w:rPr>
        <w:t>799</w:t>
      </w:r>
      <w:r>
        <w:rPr>
          <w:rFonts w:hint="eastAsia"/>
        </w:rPr>
        <w:t>报文。</w:t>
      </w:r>
    </w:p>
    <w:p w14:paraId="54199DFA" w14:textId="77777777" w:rsidR="00B23D3C" w:rsidRPr="00CC0D80" w:rsidRDefault="00B23D3C" w:rsidP="006E45E9">
      <w:pPr>
        <w:pStyle w:val="4"/>
      </w:pPr>
      <w:bookmarkStart w:id="84" w:name="_Toc393285162"/>
      <w:bookmarkStart w:id="85" w:name="_Toc395083724"/>
      <w:r>
        <w:rPr>
          <w:rFonts w:hint="eastAsia"/>
        </w:rPr>
        <w:t>保证金和额度</w:t>
      </w:r>
      <w:bookmarkEnd w:id="84"/>
      <w:bookmarkEnd w:id="85"/>
    </w:p>
    <w:p w14:paraId="75CE74DB" w14:textId="77777777" w:rsidR="00B23D3C" w:rsidRDefault="00B23D3C" w:rsidP="00B84A42">
      <w:pPr>
        <w:pStyle w:val="5"/>
      </w:pPr>
      <w:r>
        <w:rPr>
          <w:rFonts w:hint="eastAsia"/>
        </w:rPr>
        <w:t>额度</w:t>
      </w:r>
    </w:p>
    <w:p w14:paraId="0C65EB20" w14:textId="77777777" w:rsidR="00B23D3C" w:rsidRDefault="00084708" w:rsidP="009D414C">
      <w:pPr>
        <w:ind w:firstLineChars="200" w:firstLine="420"/>
      </w:pPr>
      <w:r>
        <w:rPr>
          <w:rFonts w:hint="eastAsia"/>
        </w:rPr>
        <w:t>无。</w:t>
      </w:r>
    </w:p>
    <w:p w14:paraId="3CF9DDF4" w14:textId="77777777" w:rsidR="00B23D3C" w:rsidRDefault="00B23D3C" w:rsidP="00B84A42">
      <w:pPr>
        <w:pStyle w:val="5"/>
      </w:pPr>
      <w:r>
        <w:rPr>
          <w:rFonts w:hint="eastAsia"/>
        </w:rPr>
        <w:t>保证金</w:t>
      </w:r>
    </w:p>
    <w:p w14:paraId="58C49D60" w14:textId="77777777" w:rsidR="00CD0A6F" w:rsidRDefault="00B23D3C">
      <w:r>
        <w:rPr>
          <w:rFonts w:hint="eastAsia"/>
        </w:rPr>
        <w:tab/>
      </w:r>
      <w:r w:rsidR="00B629C8">
        <w:rPr>
          <w:rFonts w:hint="eastAsia"/>
        </w:rPr>
        <w:t>无。</w:t>
      </w:r>
    </w:p>
    <w:p w14:paraId="09D64D83" w14:textId="77777777" w:rsidR="00B23D3C" w:rsidRPr="00CC0D80" w:rsidRDefault="00B23D3C" w:rsidP="006E45E9">
      <w:pPr>
        <w:pStyle w:val="4"/>
      </w:pPr>
      <w:bookmarkStart w:id="86" w:name="_Toc393285163"/>
      <w:bookmarkStart w:id="87" w:name="_Toc395083725"/>
      <w:r>
        <w:rPr>
          <w:rFonts w:hint="eastAsia"/>
        </w:rPr>
        <w:t>手续费</w:t>
      </w:r>
      <w:bookmarkEnd w:id="86"/>
      <w:bookmarkEnd w:id="87"/>
    </w:p>
    <w:p w14:paraId="7D6841B3" w14:textId="77777777" w:rsidR="00084708" w:rsidRDefault="00084708" w:rsidP="00084708">
      <w:pPr>
        <w:ind w:left="432"/>
      </w:pPr>
      <w:r w:rsidRPr="000F2D9F">
        <w:rPr>
          <w:rFonts w:hint="eastAsia"/>
        </w:rPr>
        <w:t>默认的收费方式：</w:t>
      </w:r>
      <w:r>
        <w:rPr>
          <w:rFonts w:hint="eastAsia"/>
        </w:rPr>
        <w:t>现收、外收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r>
        <w:rPr>
          <w:rFonts w:hint="eastAsia"/>
        </w:rPr>
        <w:t>本交易可能收如下手续费：</w:t>
      </w:r>
    </w:p>
    <w:p w14:paraId="23AD6930" w14:textId="77777777" w:rsidR="00084708" w:rsidRDefault="00084708" w:rsidP="008D48CD">
      <w:pPr>
        <w:numPr>
          <w:ilvl w:val="0"/>
          <w:numId w:val="15"/>
        </w:numPr>
        <w:spacing w:line="360" w:lineRule="auto"/>
      </w:pPr>
      <w:r>
        <w:rPr>
          <w:rFonts w:hint="eastAsia"/>
        </w:rPr>
        <w:t>保函修改手续费</w:t>
      </w:r>
      <w:r w:rsidR="005A527B">
        <w:rPr>
          <w:rFonts w:hint="eastAsia"/>
        </w:rPr>
        <w:t>(</w:t>
      </w:r>
      <w:r w:rsidR="005A527B">
        <w:rPr>
          <w:rFonts w:hint="eastAsia"/>
        </w:rPr>
        <w:t>当修改申请方为我行，本交易不收取手续费</w:t>
      </w:r>
      <w:r w:rsidR="005A527B">
        <w:rPr>
          <w:rFonts w:hint="eastAsia"/>
        </w:rPr>
        <w:t>)</w:t>
      </w:r>
      <w:r w:rsidR="002F2893">
        <w:rPr>
          <w:rFonts w:hint="eastAsia"/>
        </w:rPr>
        <w:t>。见【</w:t>
      </w:r>
      <w:r w:rsidR="002F2893">
        <w:rPr>
          <w:rFonts w:hint="eastAsia"/>
        </w:rPr>
        <w:t xml:space="preserve">1.7.1 </w:t>
      </w:r>
      <w:r w:rsidR="002F2893">
        <w:rPr>
          <w:rFonts w:hint="eastAsia"/>
        </w:rPr>
        <w:t>手续费】</w:t>
      </w:r>
    </w:p>
    <w:p w14:paraId="4EA92556" w14:textId="77777777" w:rsidR="00084708" w:rsidRPr="00920903" w:rsidRDefault="00084708" w:rsidP="008D48CD">
      <w:pPr>
        <w:numPr>
          <w:ilvl w:val="0"/>
          <w:numId w:val="15"/>
        </w:numPr>
        <w:spacing w:line="360" w:lineRule="auto"/>
      </w:pPr>
      <w:r>
        <w:rPr>
          <w:rFonts w:hint="eastAsia"/>
        </w:rPr>
        <w:t>电报费</w:t>
      </w:r>
      <w:r w:rsidR="002F2893">
        <w:rPr>
          <w:rFonts w:hint="eastAsia"/>
        </w:rPr>
        <w:t>。见【</w:t>
      </w:r>
      <w:r w:rsidR="002F2893">
        <w:rPr>
          <w:rFonts w:hint="eastAsia"/>
        </w:rPr>
        <w:t xml:space="preserve">1.72 </w:t>
      </w:r>
      <w:r w:rsidR="002F2893">
        <w:rPr>
          <w:rFonts w:hint="eastAsia"/>
        </w:rPr>
        <w:t>电报费】</w:t>
      </w:r>
    </w:p>
    <w:p w14:paraId="4A0A3859" w14:textId="77777777" w:rsidR="00084708" w:rsidRPr="00D03F8A" w:rsidRDefault="00084708" w:rsidP="00084708"/>
    <w:p w14:paraId="05207B96" w14:textId="77777777" w:rsidR="000A07EF" w:rsidRDefault="000A07EF" w:rsidP="006E45E9">
      <w:pPr>
        <w:pStyle w:val="4"/>
      </w:pPr>
      <w:bookmarkStart w:id="88" w:name="_Toc393285164"/>
      <w:bookmarkStart w:id="89" w:name="_Toc395083726"/>
      <w:r>
        <w:rPr>
          <w:rFonts w:hint="eastAsia"/>
        </w:rPr>
        <w:t>会计分录</w:t>
      </w:r>
      <w:bookmarkEnd w:id="88"/>
      <w:bookmarkEnd w:id="89"/>
    </w:p>
    <w:p w14:paraId="4A31E762" w14:textId="77777777" w:rsidR="00C74BFE" w:rsidRPr="00C74BFE" w:rsidRDefault="00C74BFE" w:rsidP="00C74BFE">
      <w:pPr>
        <w:ind w:firstLine="420"/>
        <w:rPr>
          <w:b/>
        </w:rPr>
      </w:pPr>
      <w:r w:rsidRPr="00C74BFE">
        <w:rPr>
          <w:rFonts w:hint="eastAsia"/>
          <w:b/>
        </w:rPr>
        <w:t>表外：</w:t>
      </w:r>
    </w:p>
    <w:p w14:paraId="778675C9" w14:textId="77777777" w:rsidR="00C74BFE" w:rsidRDefault="00C74BFE" w:rsidP="00C74BFE">
      <w:pPr>
        <w:ind w:leftChars="100" w:left="210" w:firstLine="420"/>
      </w:pPr>
      <w:r>
        <w:rPr>
          <w:rFonts w:hint="eastAsia"/>
        </w:rPr>
        <w:t>1</w:t>
      </w:r>
      <w:r>
        <w:rPr>
          <w:rFonts w:hint="eastAsia"/>
        </w:rPr>
        <w:t>、增额</w:t>
      </w:r>
    </w:p>
    <w:p w14:paraId="7C61A264" w14:textId="77777777" w:rsidR="00C74BFE" w:rsidRDefault="00C74BFE" w:rsidP="00C74BFE">
      <w:pPr>
        <w:ind w:leftChars="100" w:left="210" w:firstLine="420"/>
      </w:pPr>
      <w:r>
        <w:rPr>
          <w:rFonts w:hint="eastAsia"/>
        </w:rPr>
        <w:t>收：</w:t>
      </w:r>
      <w:r>
        <w:rPr>
          <w:rFonts w:hint="eastAsia"/>
        </w:rPr>
        <w:t>818</w:t>
      </w:r>
      <w:r>
        <w:rPr>
          <w:rFonts w:hint="eastAsia"/>
        </w:rPr>
        <w:t>开出保函外币</w:t>
      </w:r>
    </w:p>
    <w:p w14:paraId="489FD8A1" w14:textId="77777777" w:rsidR="00C74BFE" w:rsidRDefault="00C74BFE" w:rsidP="00C74BFE">
      <w:pPr>
        <w:ind w:leftChars="100" w:left="210" w:firstLine="420"/>
      </w:pPr>
      <w:r>
        <w:rPr>
          <w:rFonts w:hint="eastAsia"/>
        </w:rPr>
        <w:t>2</w:t>
      </w:r>
      <w:r>
        <w:rPr>
          <w:rFonts w:hint="eastAsia"/>
        </w:rPr>
        <w:t>、减额</w:t>
      </w:r>
    </w:p>
    <w:p w14:paraId="37466D88" w14:textId="77777777" w:rsidR="00E44207" w:rsidRDefault="00C74BFE" w:rsidP="00C74BFE">
      <w:pPr>
        <w:ind w:leftChars="100" w:left="210" w:firstLine="420"/>
      </w:pPr>
      <w:r>
        <w:rPr>
          <w:rFonts w:hint="eastAsia"/>
        </w:rPr>
        <w:t>付：</w:t>
      </w:r>
      <w:r>
        <w:rPr>
          <w:rFonts w:hint="eastAsia"/>
        </w:rPr>
        <w:t>818</w:t>
      </w:r>
      <w:r>
        <w:rPr>
          <w:rFonts w:hint="eastAsia"/>
        </w:rPr>
        <w:t>开出保函外币</w:t>
      </w:r>
    </w:p>
    <w:p w14:paraId="23E4DA77" w14:textId="77777777" w:rsidR="00C74BFE" w:rsidRPr="00C74BFE" w:rsidRDefault="00C74BFE" w:rsidP="00C74BFE">
      <w:pPr>
        <w:ind w:firstLine="420"/>
        <w:rPr>
          <w:b/>
        </w:rPr>
      </w:pPr>
      <w:r w:rsidRPr="00C74BFE">
        <w:rPr>
          <w:rFonts w:hint="eastAsia"/>
          <w:b/>
        </w:rPr>
        <w:t>手续费：</w:t>
      </w:r>
    </w:p>
    <w:p w14:paraId="1D9DDBD4" w14:textId="77777777" w:rsidR="005B0A6A" w:rsidRPr="005B0A6A" w:rsidRDefault="005B0A6A" w:rsidP="005B0A6A">
      <w:pPr>
        <w:ind w:firstLine="420"/>
        <w:rPr>
          <w:rFonts w:asciiTheme="minorEastAsia" w:hAnsiTheme="minorEastAsia"/>
          <w:szCs w:val="21"/>
        </w:rPr>
      </w:pPr>
      <w:r w:rsidRPr="005B0A6A">
        <w:rPr>
          <w:rFonts w:asciiTheme="minorEastAsia" w:hAnsiTheme="minorEastAsia" w:hint="eastAsia"/>
          <w:szCs w:val="21"/>
        </w:rPr>
        <w:t>借：201101活期存款等科目       外币或人民币</w:t>
      </w:r>
    </w:p>
    <w:p w14:paraId="4C070A43" w14:textId="77777777" w:rsidR="00C74BFE" w:rsidRPr="006452C5" w:rsidRDefault="005B0A6A" w:rsidP="005B0A6A">
      <w:pPr>
        <w:ind w:firstLineChars="250" w:firstLine="525"/>
        <w:rPr>
          <w:rFonts w:asciiTheme="minorEastAsia" w:hAnsiTheme="minorEastAsia"/>
          <w:szCs w:val="21"/>
        </w:rPr>
      </w:pPr>
      <w:r w:rsidRPr="005B0A6A">
        <w:rPr>
          <w:rFonts w:asciiTheme="minorEastAsia" w:hAnsiTheme="minorEastAsia" w:hint="eastAsia"/>
          <w:szCs w:val="21"/>
        </w:rPr>
        <w:t>贷：60210502保函手续费收入      外币或人民币</w:t>
      </w:r>
    </w:p>
    <w:p w14:paraId="452199A9" w14:textId="77777777" w:rsidR="000A07EF" w:rsidRDefault="000A07EF" w:rsidP="006E45E9">
      <w:pPr>
        <w:pStyle w:val="4"/>
      </w:pPr>
      <w:bookmarkStart w:id="90" w:name="_Toc393285165"/>
      <w:bookmarkStart w:id="91" w:name="_Toc395083727"/>
      <w:r>
        <w:rPr>
          <w:rFonts w:hint="eastAsia"/>
        </w:rPr>
        <w:t>其他</w:t>
      </w:r>
      <w:bookmarkEnd w:id="90"/>
      <w:bookmarkEnd w:id="91"/>
    </w:p>
    <w:p w14:paraId="3510C2C2" w14:textId="77777777" w:rsidR="00A14A70" w:rsidRDefault="001272F4" w:rsidP="006452C5">
      <w:pPr>
        <w:ind w:firstLineChars="200" w:firstLine="420"/>
      </w:pPr>
      <w:r>
        <w:rPr>
          <w:rFonts w:hint="eastAsia"/>
        </w:rPr>
        <w:t>无</w:t>
      </w:r>
      <w:r w:rsidR="006452C5">
        <w:rPr>
          <w:rFonts w:hint="eastAsia"/>
        </w:rPr>
        <w:t>。</w:t>
      </w:r>
    </w:p>
    <w:p w14:paraId="5F0C6890" w14:textId="77777777" w:rsidR="001272F4" w:rsidRDefault="009A4548" w:rsidP="00B84A42">
      <w:pPr>
        <w:pStyle w:val="3"/>
      </w:pPr>
      <w:bookmarkStart w:id="92" w:name="_Toc415598199"/>
      <w:r>
        <w:rPr>
          <w:rFonts w:hint="eastAsia"/>
        </w:rPr>
        <w:t>保函开立修改确认</w:t>
      </w:r>
      <w:bookmarkEnd w:id="92"/>
    </w:p>
    <w:p w14:paraId="7A143F37" w14:textId="77777777" w:rsidR="00452137" w:rsidRDefault="00452137" w:rsidP="009F58F1">
      <w:pPr>
        <w:pStyle w:val="4"/>
        <w:ind w:left="294"/>
      </w:pPr>
      <w:bookmarkStart w:id="93" w:name="_Toc393285167"/>
      <w:bookmarkStart w:id="94" w:name="_Toc395083729"/>
      <w:r>
        <w:rPr>
          <w:rFonts w:hint="eastAsia"/>
        </w:rPr>
        <w:t>交易描述：</w:t>
      </w:r>
      <w:bookmarkEnd w:id="93"/>
      <w:bookmarkEnd w:id="94"/>
    </w:p>
    <w:p w14:paraId="75CA1830" w14:textId="77777777" w:rsidR="0031073D" w:rsidRDefault="0031073D" w:rsidP="0031073D">
      <w:pPr>
        <w:ind w:left="432" w:firstLine="408"/>
      </w:pPr>
      <w:r>
        <w:rPr>
          <w:rFonts w:hint="eastAsia"/>
        </w:rPr>
        <w:t>当收到由保函通知行银行回复给我行的一封</w:t>
      </w:r>
      <w:r>
        <w:rPr>
          <w:rFonts w:hint="eastAsia"/>
        </w:rPr>
        <w:t>MT768</w:t>
      </w:r>
      <w:r>
        <w:rPr>
          <w:rFonts w:hint="eastAsia"/>
        </w:rPr>
        <w:t>，或被要求开立保函的银行确认修改时，我行作保函修改确认处理。</w:t>
      </w:r>
    </w:p>
    <w:p w14:paraId="650EE957" w14:textId="77777777" w:rsidR="00307DC3" w:rsidRDefault="00307DC3" w:rsidP="0031073D">
      <w:pPr>
        <w:ind w:left="432" w:firstLine="408"/>
      </w:pPr>
      <w:r>
        <w:rPr>
          <w:rFonts w:hint="eastAsia"/>
        </w:rPr>
        <w:t>做完保函通知修改确认交易后必须要做本交易后才能做其他的交易。</w:t>
      </w:r>
    </w:p>
    <w:p w14:paraId="081A8AD9" w14:textId="77777777" w:rsidR="00452137" w:rsidRPr="0031073D" w:rsidRDefault="00452137" w:rsidP="00115390">
      <w:pPr>
        <w:ind w:left="432" w:firstLine="408"/>
      </w:pPr>
    </w:p>
    <w:p w14:paraId="7D4D4AF2" w14:textId="77777777" w:rsidR="0014254F" w:rsidRDefault="0014254F" w:rsidP="006E45E9">
      <w:pPr>
        <w:pStyle w:val="4"/>
        <w:ind w:left="0"/>
      </w:pPr>
      <w:bookmarkStart w:id="95" w:name="_Toc393285168"/>
      <w:bookmarkStart w:id="96" w:name="_Toc395083730"/>
      <w:r>
        <w:rPr>
          <w:rFonts w:hint="eastAsia"/>
        </w:rPr>
        <w:t>柜员操作</w:t>
      </w:r>
      <w:bookmarkEnd w:id="95"/>
      <w:bookmarkEnd w:id="96"/>
    </w:p>
    <w:p w14:paraId="194114E3" w14:textId="77777777" w:rsidR="0031073D" w:rsidRDefault="0031073D" w:rsidP="0031073D">
      <w:pPr>
        <w:ind w:firstLine="420"/>
      </w:pPr>
      <w:r>
        <w:rPr>
          <w:rFonts w:hint="eastAsia"/>
        </w:rPr>
        <w:t>本交易由具有保函修改确认经办权限的柜员操作。</w:t>
      </w:r>
    </w:p>
    <w:p w14:paraId="70CAFC63" w14:textId="77777777" w:rsidR="0031073D" w:rsidRDefault="0031073D" w:rsidP="0031073D">
      <w:pPr>
        <w:ind w:firstLine="420"/>
      </w:pPr>
      <w:r>
        <w:rPr>
          <w:rFonts w:hint="eastAsia"/>
        </w:rPr>
        <w:t>系统需支持本交易能多级授权。</w:t>
      </w:r>
    </w:p>
    <w:p w14:paraId="36415D73" w14:textId="77777777" w:rsidR="0031073D" w:rsidRDefault="0031073D" w:rsidP="0031073D">
      <w:pPr>
        <w:ind w:firstLine="420"/>
      </w:pPr>
      <w:r>
        <w:rPr>
          <w:rFonts w:hint="eastAsia"/>
        </w:rPr>
        <w:t>该交易需要支持手工经办和报文，扫描等发起方式。</w:t>
      </w:r>
    </w:p>
    <w:p w14:paraId="04AAC572" w14:textId="77777777" w:rsidR="007C21F2" w:rsidRDefault="007C21F2" w:rsidP="006E45E9">
      <w:pPr>
        <w:pStyle w:val="4"/>
        <w:ind w:left="840"/>
      </w:pPr>
      <w:bookmarkStart w:id="97" w:name="_Toc393285169"/>
      <w:bookmarkStart w:id="98" w:name="_Toc395083731"/>
      <w:r>
        <w:rPr>
          <w:rFonts w:hint="eastAsia"/>
        </w:rPr>
        <w:t>界面布局与菜单按钮</w:t>
      </w:r>
      <w:bookmarkEnd w:id="97"/>
      <w:bookmarkEnd w:id="98"/>
    </w:p>
    <w:p w14:paraId="26655087" w14:textId="77777777" w:rsidR="00843620" w:rsidRDefault="00843620" w:rsidP="005639B3">
      <w:pPr>
        <w:ind w:leftChars="200" w:left="420"/>
      </w:pPr>
      <w:r>
        <w:rPr>
          <w:rFonts w:hint="eastAsia"/>
        </w:rPr>
        <w:t>同一页面布局原则，一行两列，从上至下：</w:t>
      </w:r>
    </w:p>
    <w:p w14:paraId="17CF01AB" w14:textId="77777777" w:rsidR="00843620" w:rsidRDefault="00843620" w:rsidP="005639B3">
      <w:pPr>
        <w:ind w:leftChars="200" w:left="420"/>
      </w:pPr>
      <w:r>
        <w:rPr>
          <w:rFonts w:hint="eastAsia"/>
        </w:rPr>
        <w:t>第一区域：基本信息；</w:t>
      </w:r>
    </w:p>
    <w:p w14:paraId="7B7FC08E" w14:textId="77777777" w:rsidR="00843620" w:rsidRPr="00843620" w:rsidRDefault="00843620" w:rsidP="005639B3">
      <w:pPr>
        <w:ind w:leftChars="200" w:left="420"/>
      </w:pPr>
      <w:r>
        <w:rPr>
          <w:rFonts w:hint="eastAsia"/>
        </w:rPr>
        <w:t>第二区域：按钮。</w:t>
      </w:r>
    </w:p>
    <w:p w14:paraId="6F0AF3B4" w14:textId="77777777" w:rsidR="007C21F2" w:rsidRDefault="007C21F2" w:rsidP="00B84A42">
      <w:pPr>
        <w:pStyle w:val="5"/>
      </w:pPr>
      <w:r>
        <w:rPr>
          <w:rFonts w:hint="eastAsia"/>
        </w:rPr>
        <w:t>确认信息</w:t>
      </w:r>
    </w:p>
    <w:p w14:paraId="123444CB" w14:textId="77777777" w:rsidR="007C21F2" w:rsidRDefault="00B407C9" w:rsidP="00F521A6">
      <w:pPr>
        <w:tabs>
          <w:tab w:val="left" w:pos="0"/>
        </w:tabs>
        <w:ind w:leftChars="-608" w:left="-1276" w:hanging="1"/>
      </w:pPr>
      <w:r>
        <w:rPr>
          <w:noProof/>
        </w:rPr>
        <w:drawing>
          <wp:inline distT="0" distB="0" distL="0" distR="0" wp14:anchorId="04B49954" wp14:editId="1F6AE6DC">
            <wp:extent cx="6666421" cy="1945510"/>
            <wp:effectExtent l="19050" t="0" r="1079" b="0"/>
            <wp:docPr id="25" name="图片 24" descr="保函修改确认.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修改确认.bmp"/>
                    <pic:cNvPicPr/>
                  </pic:nvPicPr>
                  <pic:blipFill>
                    <a:blip r:embed="rId19"/>
                    <a:stretch>
                      <a:fillRect/>
                    </a:stretch>
                  </pic:blipFill>
                  <pic:spPr>
                    <a:xfrm>
                      <a:off x="0" y="0"/>
                      <a:ext cx="6682650" cy="1950246"/>
                    </a:xfrm>
                    <a:prstGeom prst="rect">
                      <a:avLst/>
                    </a:prstGeom>
                  </pic:spPr>
                </pic:pic>
              </a:graphicData>
            </a:graphic>
          </wp:inline>
        </w:drawing>
      </w:r>
    </w:p>
    <w:p w14:paraId="7A3FD1B8" w14:textId="77777777" w:rsidR="0092760D" w:rsidRDefault="0092760D" w:rsidP="0092760D">
      <w:pPr>
        <w:ind w:leftChars="-608" w:left="-1276" w:hanging="1"/>
      </w:pPr>
    </w:p>
    <w:p w14:paraId="7D5D85F6" w14:textId="77777777" w:rsidR="0092760D" w:rsidRDefault="0092760D" w:rsidP="0092760D">
      <w:pPr>
        <w:ind w:leftChars="-675" w:left="-1418" w:firstLineChars="675" w:firstLine="1418"/>
      </w:pPr>
      <w:r>
        <w:rPr>
          <w:rFonts w:hint="eastAsia"/>
        </w:rPr>
        <w:t>备注：</w:t>
      </w:r>
    </w:p>
    <w:p w14:paraId="07E933F8" w14:textId="77777777" w:rsidR="0092760D" w:rsidRPr="00997509" w:rsidRDefault="0092760D" w:rsidP="0092760D">
      <w:r>
        <w:rPr>
          <w:rFonts w:hint="eastAsia"/>
        </w:rPr>
        <w:t>从左至右：提交、保存、打印查看、查询、附加功能、取消、返回。</w:t>
      </w:r>
    </w:p>
    <w:p w14:paraId="187B5F7A" w14:textId="77777777" w:rsidR="0092760D" w:rsidRPr="0092760D" w:rsidRDefault="0092760D" w:rsidP="009E70AE">
      <w:pPr>
        <w:tabs>
          <w:tab w:val="left" w:pos="0"/>
        </w:tabs>
        <w:ind w:leftChars="-607" w:left="-1275" w:firstLineChars="607" w:firstLine="1275"/>
      </w:pPr>
    </w:p>
    <w:p w14:paraId="500A8F81" w14:textId="77777777" w:rsidR="00F22276" w:rsidRDefault="00F22276" w:rsidP="005639B3">
      <w:pPr>
        <w:pStyle w:val="4"/>
        <w:ind w:left="420" w:hanging="735"/>
      </w:pPr>
      <w:bookmarkStart w:id="99" w:name="_Toc393285170"/>
      <w:bookmarkStart w:id="100" w:name="_Toc395083732"/>
      <w:r>
        <w:rPr>
          <w:rFonts w:hint="eastAsia"/>
        </w:rPr>
        <w:t>输入描述</w:t>
      </w:r>
      <w:bookmarkEnd w:id="99"/>
      <w:bookmarkEnd w:id="10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6"/>
        <w:gridCol w:w="1351"/>
        <w:gridCol w:w="1081"/>
        <w:gridCol w:w="858"/>
        <w:gridCol w:w="425"/>
        <w:gridCol w:w="1278"/>
        <w:gridCol w:w="3030"/>
      </w:tblGrid>
      <w:tr w:rsidR="00F22276" w14:paraId="2178CFA4" w14:textId="77777777" w:rsidTr="0083252A">
        <w:trPr>
          <w:jc w:val="center"/>
        </w:trPr>
        <w:tc>
          <w:tcPr>
            <w:tcW w:w="297" w:type="pct"/>
            <w:shd w:val="clear" w:color="auto" w:fill="FFFFFF" w:themeFill="background1"/>
            <w:vAlign w:val="center"/>
          </w:tcPr>
          <w:p w14:paraId="40302CF1" w14:textId="77777777" w:rsidR="00F22276" w:rsidRPr="00BF567F" w:rsidRDefault="00F22276" w:rsidP="0083252A">
            <w:pPr>
              <w:ind w:right="210"/>
              <w:jc w:val="center"/>
              <w:rPr>
                <w:rFonts w:ascii="宋体" w:hAnsi="宋体"/>
                <w:b/>
                <w:szCs w:val="21"/>
              </w:rPr>
            </w:pPr>
            <w:r w:rsidRPr="00BF567F">
              <w:rPr>
                <w:rFonts w:ascii="宋体" w:hAnsi="宋体" w:hint="eastAsia"/>
                <w:b/>
                <w:szCs w:val="21"/>
              </w:rPr>
              <w:t>序号</w:t>
            </w:r>
          </w:p>
        </w:tc>
        <w:tc>
          <w:tcPr>
            <w:tcW w:w="792" w:type="pct"/>
            <w:shd w:val="clear" w:color="auto" w:fill="FFFFFF" w:themeFill="background1"/>
            <w:vAlign w:val="center"/>
          </w:tcPr>
          <w:p w14:paraId="1338F4AB" w14:textId="77777777" w:rsidR="00F22276" w:rsidRPr="00BF567F" w:rsidRDefault="00F22276" w:rsidP="0083252A">
            <w:pPr>
              <w:ind w:left="210" w:right="210"/>
              <w:jc w:val="center"/>
              <w:rPr>
                <w:rFonts w:ascii="宋体" w:hAnsi="宋体"/>
                <w:b/>
                <w:szCs w:val="21"/>
              </w:rPr>
            </w:pPr>
            <w:r>
              <w:rPr>
                <w:rFonts w:ascii="宋体" w:hAnsi="宋体" w:hint="eastAsia"/>
                <w:b/>
                <w:szCs w:val="21"/>
              </w:rPr>
              <w:t>本地名称</w:t>
            </w:r>
          </w:p>
        </w:tc>
        <w:tc>
          <w:tcPr>
            <w:tcW w:w="634" w:type="pct"/>
            <w:shd w:val="clear" w:color="auto" w:fill="FFFFFF" w:themeFill="background1"/>
            <w:vAlign w:val="center"/>
          </w:tcPr>
          <w:p w14:paraId="0B0EF2CE" w14:textId="77777777" w:rsidR="00F22276" w:rsidRPr="00BF567F" w:rsidRDefault="00F22276" w:rsidP="009F58F1">
            <w:pPr>
              <w:tabs>
                <w:tab w:val="left" w:pos="-125"/>
              </w:tabs>
              <w:ind w:leftChars="-60" w:left="-126" w:rightChars="-51" w:right="-107"/>
              <w:jc w:val="center"/>
              <w:rPr>
                <w:rFonts w:ascii="宋体" w:hAnsi="宋体"/>
                <w:b/>
                <w:szCs w:val="21"/>
              </w:rPr>
            </w:pPr>
            <w:r>
              <w:rPr>
                <w:rFonts w:ascii="宋体" w:hAnsi="宋体" w:hint="eastAsia"/>
                <w:b/>
                <w:szCs w:val="21"/>
              </w:rPr>
              <w:t>英文</w:t>
            </w:r>
          </w:p>
        </w:tc>
        <w:tc>
          <w:tcPr>
            <w:tcW w:w="503" w:type="pct"/>
            <w:shd w:val="clear" w:color="auto" w:fill="FFFFFF" w:themeFill="background1"/>
          </w:tcPr>
          <w:p w14:paraId="57858288" w14:textId="77777777" w:rsidR="00F22276" w:rsidRPr="00BF567F" w:rsidRDefault="00F22276" w:rsidP="009F58F1">
            <w:pPr>
              <w:tabs>
                <w:tab w:val="left" w:pos="-125"/>
              </w:tabs>
              <w:ind w:leftChars="-60" w:left="-126" w:rightChars="-51" w:right="-107"/>
              <w:jc w:val="center"/>
              <w:rPr>
                <w:rFonts w:ascii="宋体" w:hAnsi="宋体"/>
                <w:b/>
                <w:szCs w:val="21"/>
              </w:rPr>
            </w:pPr>
            <w:r>
              <w:rPr>
                <w:rFonts w:hint="eastAsia"/>
                <w:b/>
              </w:rPr>
              <w:t>类型</w:t>
            </w:r>
          </w:p>
        </w:tc>
        <w:tc>
          <w:tcPr>
            <w:tcW w:w="249" w:type="pct"/>
            <w:shd w:val="clear" w:color="auto" w:fill="FFFFFF" w:themeFill="background1"/>
            <w:vAlign w:val="center"/>
          </w:tcPr>
          <w:p w14:paraId="37ED7000" w14:textId="77777777" w:rsidR="00F22276" w:rsidRPr="00BF567F" w:rsidRDefault="00F22276" w:rsidP="005639B3">
            <w:pPr>
              <w:tabs>
                <w:tab w:val="left" w:pos="-125"/>
              </w:tabs>
              <w:ind w:leftChars="-60" w:left="-126" w:rightChars="-51" w:right="-107"/>
              <w:jc w:val="center"/>
              <w:rPr>
                <w:rFonts w:ascii="宋体" w:hAnsi="宋体"/>
                <w:b/>
                <w:szCs w:val="21"/>
              </w:rPr>
            </w:pPr>
            <w:r w:rsidRPr="00BF567F">
              <w:rPr>
                <w:rFonts w:ascii="宋体" w:hAnsi="宋体" w:hint="eastAsia"/>
                <w:b/>
                <w:szCs w:val="21"/>
              </w:rPr>
              <w:t>M/O/P</w:t>
            </w:r>
          </w:p>
        </w:tc>
        <w:tc>
          <w:tcPr>
            <w:tcW w:w="749" w:type="pct"/>
            <w:shd w:val="clear" w:color="auto" w:fill="FFFFFF" w:themeFill="background1"/>
            <w:vAlign w:val="center"/>
          </w:tcPr>
          <w:p w14:paraId="2AEE8C9D" w14:textId="77777777" w:rsidR="00F22276" w:rsidRPr="00BF567F" w:rsidRDefault="00F22276" w:rsidP="0083252A">
            <w:pPr>
              <w:ind w:left="210" w:right="210"/>
              <w:jc w:val="center"/>
              <w:rPr>
                <w:rFonts w:ascii="宋体" w:hAnsi="宋体"/>
                <w:b/>
                <w:szCs w:val="21"/>
              </w:rPr>
            </w:pPr>
            <w:r w:rsidRPr="00BF567F">
              <w:rPr>
                <w:rFonts w:ascii="宋体" w:hAnsi="宋体" w:hint="eastAsia"/>
                <w:b/>
                <w:szCs w:val="21"/>
              </w:rPr>
              <w:t>数据来源</w:t>
            </w:r>
          </w:p>
        </w:tc>
        <w:tc>
          <w:tcPr>
            <w:tcW w:w="1776" w:type="pct"/>
            <w:shd w:val="clear" w:color="auto" w:fill="FFFFFF" w:themeFill="background1"/>
            <w:vAlign w:val="center"/>
          </w:tcPr>
          <w:p w14:paraId="1C9529FF" w14:textId="77777777" w:rsidR="00F22276" w:rsidRPr="00BF567F" w:rsidRDefault="00F22276" w:rsidP="0083252A">
            <w:pPr>
              <w:ind w:left="210" w:right="210"/>
              <w:jc w:val="center"/>
              <w:rPr>
                <w:rFonts w:ascii="宋体" w:hAnsi="宋体"/>
                <w:b/>
                <w:szCs w:val="21"/>
              </w:rPr>
            </w:pPr>
            <w:r w:rsidRPr="00BF567F">
              <w:rPr>
                <w:rFonts w:ascii="宋体" w:hAnsi="宋体" w:hint="eastAsia"/>
                <w:b/>
                <w:szCs w:val="21"/>
              </w:rPr>
              <w:t>描述</w:t>
            </w:r>
          </w:p>
        </w:tc>
      </w:tr>
      <w:tr w:rsidR="003D2895" w:rsidRPr="006D6D00" w14:paraId="1864C640" w14:textId="77777777" w:rsidTr="0083252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2C27C4E" w14:textId="77777777" w:rsidR="003D2895" w:rsidRPr="006D6D00" w:rsidRDefault="003D2895" w:rsidP="008D48CD">
            <w:pPr>
              <w:numPr>
                <w:ilvl w:val="0"/>
                <w:numId w:val="7"/>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A2778E0" w14:textId="77777777" w:rsidR="003D2895" w:rsidRDefault="003D2895" w:rsidP="00BD1BB6">
            <w:r>
              <w:rPr>
                <w:rFonts w:hint="eastAsia"/>
              </w:rPr>
              <w:t>保函编号</w:t>
            </w:r>
          </w:p>
        </w:tc>
        <w:tc>
          <w:tcPr>
            <w:tcW w:w="634" w:type="pct"/>
            <w:tcBorders>
              <w:top w:val="single" w:sz="4" w:space="0" w:color="auto"/>
              <w:left w:val="single" w:sz="4" w:space="0" w:color="auto"/>
              <w:bottom w:val="single" w:sz="4" w:space="0" w:color="auto"/>
              <w:right w:val="single" w:sz="4" w:space="0" w:color="auto"/>
            </w:tcBorders>
          </w:tcPr>
          <w:p w14:paraId="07552097" w14:textId="77777777" w:rsidR="003D2895" w:rsidRDefault="003D2895"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67CFF3F4" w14:textId="77777777" w:rsidR="003D2895" w:rsidRDefault="003D2895" w:rsidP="00BD1BB6">
            <w:pPr>
              <w:jc w:val="center"/>
            </w:pPr>
            <w:r>
              <w:rPr>
                <w:rFonts w:hint="eastAsia"/>
              </w:rPr>
              <w:t>V(16)</w:t>
            </w:r>
          </w:p>
        </w:tc>
        <w:tc>
          <w:tcPr>
            <w:tcW w:w="249" w:type="pct"/>
            <w:tcBorders>
              <w:top w:val="single" w:sz="4" w:space="0" w:color="auto"/>
              <w:left w:val="single" w:sz="4" w:space="0" w:color="auto"/>
              <w:bottom w:val="single" w:sz="4" w:space="0" w:color="auto"/>
              <w:right w:val="single" w:sz="4" w:space="0" w:color="auto"/>
            </w:tcBorders>
          </w:tcPr>
          <w:p w14:paraId="2FCED333" w14:textId="77777777" w:rsidR="003D2895" w:rsidRDefault="003D2895" w:rsidP="00BD1BB6">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2C891329" w14:textId="77777777" w:rsidR="003D2895" w:rsidRDefault="003D2895"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21B0D840" w14:textId="77777777" w:rsidR="003D2895" w:rsidRDefault="003D2895" w:rsidP="00BD1BB6"/>
        </w:tc>
      </w:tr>
      <w:tr w:rsidR="003D2895" w:rsidRPr="006D6D00" w14:paraId="69B4C5CA" w14:textId="77777777" w:rsidTr="0083252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D164529" w14:textId="77777777" w:rsidR="003D2895" w:rsidRPr="006D6D00" w:rsidRDefault="003D2895" w:rsidP="008D48CD">
            <w:pPr>
              <w:numPr>
                <w:ilvl w:val="0"/>
                <w:numId w:val="7"/>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A6833C7" w14:textId="77777777" w:rsidR="003D2895" w:rsidRDefault="003D2895" w:rsidP="00BD1BB6">
            <w:r>
              <w:rPr>
                <w:rFonts w:hint="eastAsia"/>
              </w:rPr>
              <w:t>修改日期</w:t>
            </w:r>
          </w:p>
        </w:tc>
        <w:tc>
          <w:tcPr>
            <w:tcW w:w="634" w:type="pct"/>
            <w:tcBorders>
              <w:top w:val="single" w:sz="4" w:space="0" w:color="auto"/>
              <w:left w:val="single" w:sz="4" w:space="0" w:color="auto"/>
              <w:bottom w:val="single" w:sz="4" w:space="0" w:color="auto"/>
              <w:right w:val="single" w:sz="4" w:space="0" w:color="auto"/>
            </w:tcBorders>
          </w:tcPr>
          <w:p w14:paraId="5A9712C3" w14:textId="77777777" w:rsidR="003D2895" w:rsidRDefault="003D2895"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70B7A8E4" w14:textId="77777777" w:rsidR="003D2895" w:rsidRDefault="003D2895" w:rsidP="00BD1BB6">
            <w:pPr>
              <w:jc w:val="center"/>
            </w:pPr>
            <w:r>
              <w:rPr>
                <w:rFonts w:hint="eastAsia"/>
              </w:rPr>
              <w:t>D</w:t>
            </w:r>
          </w:p>
        </w:tc>
        <w:tc>
          <w:tcPr>
            <w:tcW w:w="249" w:type="pct"/>
            <w:tcBorders>
              <w:top w:val="single" w:sz="4" w:space="0" w:color="auto"/>
              <w:left w:val="single" w:sz="4" w:space="0" w:color="auto"/>
              <w:bottom w:val="single" w:sz="4" w:space="0" w:color="auto"/>
              <w:right w:val="single" w:sz="4" w:space="0" w:color="auto"/>
            </w:tcBorders>
          </w:tcPr>
          <w:p w14:paraId="50D71BCD" w14:textId="77777777" w:rsidR="003D2895" w:rsidRDefault="003D2895" w:rsidP="00BD1BB6">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675273BE" w14:textId="77777777" w:rsidR="003D2895" w:rsidRDefault="003D2895"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612F2BEB" w14:textId="77777777" w:rsidR="003D2895" w:rsidRDefault="003D2895" w:rsidP="00BD1BB6">
            <w:r>
              <w:rPr>
                <w:rFonts w:hint="eastAsia"/>
              </w:rPr>
              <w:t>本笔确认对应的修改日期</w:t>
            </w:r>
          </w:p>
        </w:tc>
      </w:tr>
      <w:tr w:rsidR="003D2895" w:rsidRPr="006D6D00" w14:paraId="12A3AC2A" w14:textId="77777777" w:rsidTr="0083252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714B40B" w14:textId="77777777" w:rsidR="003D2895" w:rsidRPr="006D6D00" w:rsidRDefault="003D2895" w:rsidP="008D48CD">
            <w:pPr>
              <w:numPr>
                <w:ilvl w:val="0"/>
                <w:numId w:val="7"/>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04BE5C8" w14:textId="77777777" w:rsidR="003D2895" w:rsidRDefault="003D2895" w:rsidP="00BD1BB6">
            <w:r>
              <w:rPr>
                <w:rFonts w:hint="eastAsia"/>
              </w:rPr>
              <w:t>保函币种</w:t>
            </w:r>
          </w:p>
        </w:tc>
        <w:tc>
          <w:tcPr>
            <w:tcW w:w="634" w:type="pct"/>
            <w:tcBorders>
              <w:top w:val="single" w:sz="4" w:space="0" w:color="auto"/>
              <w:left w:val="single" w:sz="4" w:space="0" w:color="auto"/>
              <w:bottom w:val="single" w:sz="4" w:space="0" w:color="auto"/>
              <w:right w:val="single" w:sz="4" w:space="0" w:color="auto"/>
            </w:tcBorders>
          </w:tcPr>
          <w:p w14:paraId="0ABB170E" w14:textId="77777777" w:rsidR="003D2895" w:rsidRDefault="003D2895"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46702F0E" w14:textId="77777777" w:rsidR="003D2895" w:rsidRDefault="003D2895"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58CA040D" w14:textId="77777777" w:rsidR="003D2895" w:rsidRDefault="003D2895" w:rsidP="00BD1BB6">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590A4A00" w14:textId="77777777" w:rsidR="003D2895" w:rsidRDefault="003D2895"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7AC5D5B0" w14:textId="77777777" w:rsidR="003D2895" w:rsidRDefault="003D2895" w:rsidP="00BD1BB6"/>
        </w:tc>
      </w:tr>
      <w:tr w:rsidR="003D2895" w:rsidRPr="006D6D00" w14:paraId="78F5F198" w14:textId="77777777" w:rsidTr="0083252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C10780A" w14:textId="77777777" w:rsidR="003D2895" w:rsidRPr="006D6D00" w:rsidRDefault="003D2895" w:rsidP="008D48CD">
            <w:pPr>
              <w:numPr>
                <w:ilvl w:val="0"/>
                <w:numId w:val="7"/>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ED9D4A1" w14:textId="77777777" w:rsidR="003D2895" w:rsidRDefault="003D2895" w:rsidP="00BD1BB6">
            <w:r>
              <w:rPr>
                <w:rFonts w:hint="eastAsia"/>
              </w:rPr>
              <w:t>保函金额</w:t>
            </w:r>
          </w:p>
        </w:tc>
        <w:tc>
          <w:tcPr>
            <w:tcW w:w="634" w:type="pct"/>
            <w:tcBorders>
              <w:top w:val="single" w:sz="4" w:space="0" w:color="auto"/>
              <w:left w:val="single" w:sz="4" w:space="0" w:color="auto"/>
              <w:bottom w:val="single" w:sz="4" w:space="0" w:color="auto"/>
              <w:right w:val="single" w:sz="4" w:space="0" w:color="auto"/>
            </w:tcBorders>
          </w:tcPr>
          <w:p w14:paraId="55BED26B" w14:textId="77777777" w:rsidR="003D2895" w:rsidRDefault="003D2895"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149B39FA" w14:textId="77777777" w:rsidR="003D2895" w:rsidRDefault="003D2895" w:rsidP="00BD1BB6">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220BDCE7" w14:textId="77777777" w:rsidR="003D2895" w:rsidRDefault="003D2895" w:rsidP="00BD1BB6">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3C263C6C" w14:textId="77777777" w:rsidR="003D2895" w:rsidRDefault="003D2895"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21E8BF0C" w14:textId="77777777" w:rsidR="003D2895" w:rsidRDefault="003D2895" w:rsidP="00BD1BB6"/>
        </w:tc>
      </w:tr>
      <w:tr w:rsidR="003D2895" w:rsidRPr="006D6D00" w14:paraId="790A9355" w14:textId="77777777" w:rsidTr="0083252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E4243F1" w14:textId="77777777" w:rsidR="003D2895" w:rsidRPr="006D6D00" w:rsidRDefault="003D2895" w:rsidP="008D48CD">
            <w:pPr>
              <w:numPr>
                <w:ilvl w:val="0"/>
                <w:numId w:val="7"/>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F35216F" w14:textId="77777777" w:rsidR="003D2895" w:rsidRDefault="003D2895" w:rsidP="00BD1BB6">
            <w:r>
              <w:rPr>
                <w:rFonts w:hint="eastAsia"/>
              </w:rPr>
              <w:t>修改次数</w:t>
            </w:r>
          </w:p>
        </w:tc>
        <w:tc>
          <w:tcPr>
            <w:tcW w:w="634" w:type="pct"/>
            <w:tcBorders>
              <w:top w:val="single" w:sz="4" w:space="0" w:color="auto"/>
              <w:left w:val="single" w:sz="4" w:space="0" w:color="auto"/>
              <w:bottom w:val="single" w:sz="4" w:space="0" w:color="auto"/>
              <w:right w:val="single" w:sz="4" w:space="0" w:color="auto"/>
            </w:tcBorders>
          </w:tcPr>
          <w:p w14:paraId="54507198" w14:textId="77777777" w:rsidR="003D2895" w:rsidRDefault="003D2895"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2D22BEFE" w14:textId="77777777" w:rsidR="003D2895" w:rsidRDefault="003D2895" w:rsidP="00BD1BB6">
            <w:pPr>
              <w:jc w:val="center"/>
            </w:pPr>
            <w:r>
              <w:rPr>
                <w:rFonts w:hint="eastAsia"/>
              </w:rPr>
              <w:t>N(18,0)</w:t>
            </w:r>
          </w:p>
        </w:tc>
        <w:tc>
          <w:tcPr>
            <w:tcW w:w="249" w:type="pct"/>
            <w:tcBorders>
              <w:top w:val="single" w:sz="4" w:space="0" w:color="auto"/>
              <w:left w:val="single" w:sz="4" w:space="0" w:color="auto"/>
              <w:bottom w:val="single" w:sz="4" w:space="0" w:color="auto"/>
              <w:right w:val="single" w:sz="4" w:space="0" w:color="auto"/>
            </w:tcBorders>
          </w:tcPr>
          <w:p w14:paraId="2905E9E5" w14:textId="77777777" w:rsidR="003D2895" w:rsidRDefault="003D2895" w:rsidP="00BD1BB6">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62EAC4F0" w14:textId="77777777" w:rsidR="003D2895" w:rsidRDefault="003D2895" w:rsidP="00BD1BB6">
            <w:r>
              <w:rPr>
                <w:rFonts w:hint="eastAsia"/>
              </w:rPr>
              <w:t>自动带出</w:t>
            </w:r>
          </w:p>
        </w:tc>
        <w:tc>
          <w:tcPr>
            <w:tcW w:w="1776" w:type="pct"/>
            <w:tcBorders>
              <w:top w:val="single" w:sz="4" w:space="0" w:color="auto"/>
              <w:left w:val="single" w:sz="4" w:space="0" w:color="auto"/>
              <w:bottom w:val="single" w:sz="4" w:space="0" w:color="auto"/>
              <w:right w:val="single" w:sz="4" w:space="0" w:color="auto"/>
            </w:tcBorders>
          </w:tcPr>
          <w:p w14:paraId="639227B7" w14:textId="77777777" w:rsidR="003D2895" w:rsidRDefault="003D2895" w:rsidP="00BD1BB6"/>
        </w:tc>
      </w:tr>
      <w:tr w:rsidR="003D2895" w:rsidRPr="006D6D00" w14:paraId="68C7117C" w14:textId="77777777" w:rsidTr="0083252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5C32DC0" w14:textId="77777777" w:rsidR="003D2895" w:rsidRPr="006D6D00" w:rsidRDefault="003D2895" w:rsidP="008D48CD">
            <w:pPr>
              <w:numPr>
                <w:ilvl w:val="0"/>
                <w:numId w:val="7"/>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BBEDA9E" w14:textId="77777777" w:rsidR="003D2895" w:rsidRDefault="003D2895" w:rsidP="00BD1BB6">
            <w:r>
              <w:rPr>
                <w:rFonts w:hint="eastAsia"/>
              </w:rPr>
              <w:t>确认修改日期</w:t>
            </w:r>
          </w:p>
        </w:tc>
        <w:tc>
          <w:tcPr>
            <w:tcW w:w="634" w:type="pct"/>
            <w:tcBorders>
              <w:top w:val="single" w:sz="4" w:space="0" w:color="auto"/>
              <w:left w:val="single" w:sz="4" w:space="0" w:color="auto"/>
              <w:bottom w:val="single" w:sz="4" w:space="0" w:color="auto"/>
              <w:right w:val="single" w:sz="4" w:space="0" w:color="auto"/>
            </w:tcBorders>
          </w:tcPr>
          <w:p w14:paraId="73D5BE41" w14:textId="77777777" w:rsidR="003D2895" w:rsidRDefault="003D2895"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69F0C22A" w14:textId="77777777" w:rsidR="003D2895" w:rsidRDefault="003D2895" w:rsidP="00BD1BB6">
            <w:pPr>
              <w:jc w:val="center"/>
            </w:pPr>
            <w:r>
              <w:rPr>
                <w:rFonts w:hint="eastAsia"/>
              </w:rPr>
              <w:t>D</w:t>
            </w:r>
          </w:p>
        </w:tc>
        <w:tc>
          <w:tcPr>
            <w:tcW w:w="249" w:type="pct"/>
            <w:tcBorders>
              <w:top w:val="single" w:sz="4" w:space="0" w:color="auto"/>
              <w:left w:val="single" w:sz="4" w:space="0" w:color="auto"/>
              <w:bottom w:val="single" w:sz="4" w:space="0" w:color="auto"/>
              <w:right w:val="single" w:sz="4" w:space="0" w:color="auto"/>
            </w:tcBorders>
          </w:tcPr>
          <w:p w14:paraId="5455BD84" w14:textId="77777777" w:rsidR="003D2895" w:rsidRDefault="003D2895" w:rsidP="00BD1BB6">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78545F3F" w14:textId="77777777" w:rsidR="003D2895" w:rsidRDefault="003D2895" w:rsidP="00BD1BB6">
            <w:r>
              <w:rPr>
                <w:rFonts w:hint="eastAsia"/>
              </w:rPr>
              <w:t>选择日期</w:t>
            </w:r>
          </w:p>
        </w:tc>
        <w:tc>
          <w:tcPr>
            <w:tcW w:w="1776" w:type="pct"/>
            <w:tcBorders>
              <w:top w:val="single" w:sz="4" w:space="0" w:color="auto"/>
              <w:left w:val="single" w:sz="4" w:space="0" w:color="auto"/>
              <w:bottom w:val="single" w:sz="4" w:space="0" w:color="auto"/>
              <w:right w:val="single" w:sz="4" w:space="0" w:color="auto"/>
            </w:tcBorders>
          </w:tcPr>
          <w:p w14:paraId="57D6DC1C" w14:textId="77777777" w:rsidR="003D2895" w:rsidRDefault="003D2895" w:rsidP="00BD1BB6">
            <w:r>
              <w:rPr>
                <w:rFonts w:hint="eastAsia"/>
              </w:rPr>
              <w:t>默认系统当前日期</w:t>
            </w:r>
          </w:p>
        </w:tc>
      </w:tr>
      <w:tr w:rsidR="003D2895" w:rsidRPr="006D6D00" w14:paraId="25DE5972" w14:textId="77777777" w:rsidTr="0083252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7F6B0CB" w14:textId="77777777" w:rsidR="003D2895" w:rsidRPr="006D6D00" w:rsidRDefault="003D2895" w:rsidP="008D48CD">
            <w:pPr>
              <w:numPr>
                <w:ilvl w:val="0"/>
                <w:numId w:val="7"/>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DE9210F" w14:textId="77777777" w:rsidR="003D2895" w:rsidRDefault="003D2895" w:rsidP="00BD1BB6">
            <w:r>
              <w:rPr>
                <w:rFonts w:hint="eastAsia"/>
              </w:rPr>
              <w:t>是否接爱修改</w:t>
            </w:r>
          </w:p>
        </w:tc>
        <w:tc>
          <w:tcPr>
            <w:tcW w:w="634" w:type="pct"/>
            <w:tcBorders>
              <w:top w:val="single" w:sz="4" w:space="0" w:color="auto"/>
              <w:left w:val="single" w:sz="4" w:space="0" w:color="auto"/>
              <w:bottom w:val="single" w:sz="4" w:space="0" w:color="auto"/>
              <w:right w:val="single" w:sz="4" w:space="0" w:color="auto"/>
            </w:tcBorders>
          </w:tcPr>
          <w:p w14:paraId="43A5F099" w14:textId="77777777" w:rsidR="003D2895" w:rsidRDefault="003D2895"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500C079B" w14:textId="77777777" w:rsidR="003D2895" w:rsidRDefault="003D2895" w:rsidP="00BD1BB6">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788C9FF8" w14:textId="77777777" w:rsidR="003D2895" w:rsidRDefault="003D2895" w:rsidP="00BD1BB6">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45E1E50E" w14:textId="77777777" w:rsidR="003D2895" w:rsidRDefault="003D2895" w:rsidP="00BD1BB6">
            <w:r>
              <w:rPr>
                <w:rFonts w:hint="eastAsia"/>
              </w:rPr>
              <w:t>选择</w:t>
            </w:r>
          </w:p>
        </w:tc>
        <w:tc>
          <w:tcPr>
            <w:tcW w:w="1776" w:type="pct"/>
            <w:tcBorders>
              <w:top w:val="single" w:sz="4" w:space="0" w:color="auto"/>
              <w:left w:val="single" w:sz="4" w:space="0" w:color="auto"/>
              <w:bottom w:val="single" w:sz="4" w:space="0" w:color="auto"/>
              <w:right w:val="single" w:sz="4" w:space="0" w:color="auto"/>
            </w:tcBorders>
          </w:tcPr>
          <w:p w14:paraId="061D1C96" w14:textId="77777777" w:rsidR="003D2895" w:rsidRDefault="003D2895" w:rsidP="00BD1BB6">
            <w:r>
              <w:rPr>
                <w:rFonts w:hint="eastAsia"/>
              </w:rPr>
              <w:t>选择项包括“同意”，“不同意”详见控制说明</w:t>
            </w:r>
          </w:p>
        </w:tc>
      </w:tr>
      <w:tr w:rsidR="003D2895" w:rsidRPr="006D6D00" w14:paraId="7F7850CE" w14:textId="77777777" w:rsidTr="0083252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E1A31AB" w14:textId="77777777" w:rsidR="003D2895" w:rsidRPr="006D6D00" w:rsidRDefault="003D2895" w:rsidP="008D48CD">
            <w:pPr>
              <w:numPr>
                <w:ilvl w:val="0"/>
                <w:numId w:val="7"/>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DF0635C" w14:textId="77777777" w:rsidR="003D2895" w:rsidRDefault="003D2895" w:rsidP="00BD1BB6">
            <w:r>
              <w:rPr>
                <w:rFonts w:hint="eastAsia"/>
              </w:rPr>
              <w:t>拒绝原因</w:t>
            </w:r>
          </w:p>
        </w:tc>
        <w:tc>
          <w:tcPr>
            <w:tcW w:w="634" w:type="pct"/>
            <w:tcBorders>
              <w:top w:val="single" w:sz="4" w:space="0" w:color="auto"/>
              <w:left w:val="single" w:sz="4" w:space="0" w:color="auto"/>
              <w:bottom w:val="single" w:sz="4" w:space="0" w:color="auto"/>
              <w:right w:val="single" w:sz="4" w:space="0" w:color="auto"/>
            </w:tcBorders>
          </w:tcPr>
          <w:p w14:paraId="7A208C05" w14:textId="77777777" w:rsidR="003D2895" w:rsidRDefault="003D2895"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4DA8A695" w14:textId="77777777" w:rsidR="003D2895" w:rsidRDefault="003D2895" w:rsidP="00BD1BB6">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5A0B8B41" w14:textId="77777777" w:rsidR="003D2895" w:rsidRDefault="003D2895" w:rsidP="00BD1BB6">
            <w:pPr>
              <w:jc w:val="center"/>
            </w:pPr>
            <w:r>
              <w:rPr>
                <w:rFonts w:hint="eastAsia"/>
              </w:rPr>
              <w:t>MO</w:t>
            </w:r>
          </w:p>
        </w:tc>
        <w:tc>
          <w:tcPr>
            <w:tcW w:w="749" w:type="pct"/>
            <w:tcBorders>
              <w:top w:val="single" w:sz="4" w:space="0" w:color="auto"/>
              <w:left w:val="single" w:sz="4" w:space="0" w:color="auto"/>
              <w:bottom w:val="single" w:sz="4" w:space="0" w:color="auto"/>
              <w:right w:val="single" w:sz="4" w:space="0" w:color="auto"/>
            </w:tcBorders>
          </w:tcPr>
          <w:p w14:paraId="07EA1063" w14:textId="77777777" w:rsidR="003D2895" w:rsidRDefault="003D2895"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39835C4A" w14:textId="77777777" w:rsidR="003D2895" w:rsidRDefault="003D2895" w:rsidP="00BD1BB6"/>
        </w:tc>
      </w:tr>
      <w:tr w:rsidR="003D2895" w:rsidRPr="006D6D00" w14:paraId="23AC3313" w14:textId="77777777" w:rsidTr="0083252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5C0EB71" w14:textId="77777777" w:rsidR="003D2895" w:rsidRPr="006D6D00" w:rsidRDefault="003D2895" w:rsidP="008D48CD">
            <w:pPr>
              <w:numPr>
                <w:ilvl w:val="0"/>
                <w:numId w:val="7"/>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5152A97" w14:textId="77777777" w:rsidR="003D2895" w:rsidRDefault="003D2895" w:rsidP="00BD1BB6">
            <w:r>
              <w:rPr>
                <w:rFonts w:hint="eastAsia"/>
              </w:rPr>
              <w:t>备注</w:t>
            </w:r>
          </w:p>
        </w:tc>
        <w:tc>
          <w:tcPr>
            <w:tcW w:w="634" w:type="pct"/>
            <w:tcBorders>
              <w:top w:val="single" w:sz="4" w:space="0" w:color="auto"/>
              <w:left w:val="single" w:sz="4" w:space="0" w:color="auto"/>
              <w:bottom w:val="single" w:sz="4" w:space="0" w:color="auto"/>
              <w:right w:val="single" w:sz="4" w:space="0" w:color="auto"/>
            </w:tcBorders>
          </w:tcPr>
          <w:p w14:paraId="680FA2D8" w14:textId="77777777" w:rsidR="003D2895" w:rsidRDefault="003D2895" w:rsidP="00BD1BB6">
            <w:pPr>
              <w:pStyle w:val="p0"/>
              <w:ind w:firstLine="0"/>
            </w:pPr>
          </w:p>
        </w:tc>
        <w:tc>
          <w:tcPr>
            <w:tcW w:w="503" w:type="pct"/>
            <w:tcBorders>
              <w:top w:val="single" w:sz="4" w:space="0" w:color="auto"/>
              <w:left w:val="single" w:sz="4" w:space="0" w:color="auto"/>
              <w:bottom w:val="single" w:sz="4" w:space="0" w:color="auto"/>
              <w:right w:val="single" w:sz="4" w:space="0" w:color="auto"/>
            </w:tcBorders>
          </w:tcPr>
          <w:p w14:paraId="3AE716F4" w14:textId="77777777" w:rsidR="003D2895" w:rsidRDefault="003D2895" w:rsidP="00BD1BB6">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4E686A5A" w14:textId="77777777" w:rsidR="003D2895" w:rsidRDefault="003D2895" w:rsidP="00BD1BB6">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16C4E520" w14:textId="77777777" w:rsidR="003D2895" w:rsidRDefault="003D2895" w:rsidP="00BD1BB6">
            <w:r>
              <w:rPr>
                <w:rFonts w:hint="eastAsia"/>
              </w:rPr>
              <w:t>手工录入</w:t>
            </w:r>
          </w:p>
        </w:tc>
        <w:tc>
          <w:tcPr>
            <w:tcW w:w="1776" w:type="pct"/>
            <w:tcBorders>
              <w:top w:val="single" w:sz="4" w:space="0" w:color="auto"/>
              <w:left w:val="single" w:sz="4" w:space="0" w:color="auto"/>
              <w:bottom w:val="single" w:sz="4" w:space="0" w:color="auto"/>
              <w:right w:val="single" w:sz="4" w:space="0" w:color="auto"/>
            </w:tcBorders>
          </w:tcPr>
          <w:p w14:paraId="1A96BBB8" w14:textId="77777777" w:rsidR="003D2895" w:rsidRDefault="003D2895" w:rsidP="00BD1BB6"/>
        </w:tc>
      </w:tr>
    </w:tbl>
    <w:p w14:paraId="20302058" w14:textId="77777777" w:rsidR="00390730" w:rsidRDefault="00390730" w:rsidP="009F58F1">
      <w:pPr>
        <w:pStyle w:val="4"/>
        <w:ind w:left="294"/>
      </w:pPr>
      <w:bookmarkStart w:id="101" w:name="_Toc393285171"/>
      <w:bookmarkStart w:id="102" w:name="_Toc395083733"/>
      <w:r>
        <w:rPr>
          <w:rFonts w:hint="eastAsia"/>
        </w:rPr>
        <w:t>交易控制</w:t>
      </w:r>
      <w:bookmarkEnd w:id="101"/>
      <w:bookmarkEnd w:id="102"/>
    </w:p>
    <w:p w14:paraId="71558B89" w14:textId="77777777" w:rsidR="00EC68BE" w:rsidRDefault="00EC68BE" w:rsidP="00B84A42">
      <w:pPr>
        <w:pStyle w:val="5"/>
      </w:pPr>
      <w:r>
        <w:rPr>
          <w:rFonts w:hint="eastAsia"/>
        </w:rPr>
        <w:t>左树控制</w:t>
      </w:r>
    </w:p>
    <w:p w14:paraId="79D6F01E" w14:textId="77777777" w:rsidR="00EC68BE" w:rsidRDefault="00EC68BE" w:rsidP="00451BED">
      <w:pPr>
        <w:ind w:firstLine="420"/>
      </w:pPr>
      <w:r>
        <w:rPr>
          <w:rFonts w:hint="eastAsia"/>
        </w:rPr>
        <w:t>交易手工发起时应加载已修改未确认的保函修改信息。</w:t>
      </w:r>
    </w:p>
    <w:p w14:paraId="45C697B9" w14:textId="77777777" w:rsidR="00EC68BE" w:rsidRDefault="00EC68BE" w:rsidP="00B84A42">
      <w:pPr>
        <w:pStyle w:val="5"/>
      </w:pPr>
      <w:r>
        <w:rPr>
          <w:rFonts w:hint="eastAsia"/>
        </w:rPr>
        <w:t>是否接受修改</w:t>
      </w:r>
    </w:p>
    <w:p w14:paraId="6EB7728A" w14:textId="77777777" w:rsidR="00EC68BE" w:rsidRDefault="00EC68BE" w:rsidP="00EC68BE">
      <w:pPr>
        <w:ind w:firstLine="420"/>
      </w:pPr>
      <w:r>
        <w:rPr>
          <w:rFonts w:hint="eastAsia"/>
        </w:rPr>
        <w:t>当是否接爱修改为‘否’时，拒绝原因需要显示且必须录入。</w:t>
      </w:r>
    </w:p>
    <w:p w14:paraId="0EB20C46" w14:textId="77777777" w:rsidR="00EC68BE" w:rsidRPr="00EC68BE" w:rsidRDefault="00EC68BE" w:rsidP="00EC68BE">
      <w:pPr>
        <w:ind w:firstLine="420"/>
      </w:pPr>
      <w:r>
        <w:rPr>
          <w:rFonts w:hint="eastAsia"/>
        </w:rPr>
        <w:t>当是否接爱修改为‘是’时，拒绝原因需要隐藏且赋空值。</w:t>
      </w:r>
    </w:p>
    <w:p w14:paraId="5F8DA1E2" w14:textId="77777777" w:rsidR="00EC68BE" w:rsidRDefault="00EC68BE" w:rsidP="00B84A42">
      <w:pPr>
        <w:pStyle w:val="5"/>
      </w:pPr>
      <w:r>
        <w:rPr>
          <w:rFonts w:hint="eastAsia"/>
        </w:rPr>
        <w:t>确认修改日期</w:t>
      </w:r>
    </w:p>
    <w:p w14:paraId="57884DBE" w14:textId="77777777" w:rsidR="00EC68BE" w:rsidRPr="00EC68BE" w:rsidRDefault="00EC68BE" w:rsidP="00EC68BE">
      <w:pPr>
        <w:ind w:firstLine="420"/>
      </w:pPr>
      <w:r>
        <w:rPr>
          <w:rFonts w:hint="eastAsia"/>
        </w:rPr>
        <w:t>确认修改日期应默认为当前系统日期，可修改，应控制该日期大于或等于修改日期。</w:t>
      </w:r>
    </w:p>
    <w:p w14:paraId="231B486B" w14:textId="77777777" w:rsidR="00920204" w:rsidRDefault="00920204" w:rsidP="006E45E9">
      <w:pPr>
        <w:pStyle w:val="4"/>
      </w:pPr>
      <w:bookmarkStart w:id="103" w:name="_Toc393285172"/>
      <w:bookmarkStart w:id="104" w:name="_Toc395083734"/>
      <w:r>
        <w:rPr>
          <w:rFonts w:hint="eastAsia"/>
        </w:rPr>
        <w:t>边界描述</w:t>
      </w:r>
      <w:bookmarkEnd w:id="103"/>
      <w:bookmarkEnd w:id="104"/>
    </w:p>
    <w:p w14:paraId="68B5F4E7" w14:textId="77777777" w:rsidR="00920204" w:rsidRDefault="00920204" w:rsidP="00920204">
      <w:pPr>
        <w:ind w:firstLine="420"/>
      </w:pPr>
      <w:r>
        <w:rPr>
          <w:rFonts w:hint="eastAsia"/>
        </w:rPr>
        <w:t>本交易产生的账务信息需要发送到核心系统进行处理。</w:t>
      </w:r>
    </w:p>
    <w:p w14:paraId="27813F6D" w14:textId="77777777" w:rsidR="00797FA2" w:rsidRDefault="00797FA2" w:rsidP="006E45E9">
      <w:pPr>
        <w:pStyle w:val="4"/>
      </w:pPr>
      <w:bookmarkStart w:id="105" w:name="_Toc393285173"/>
      <w:bookmarkStart w:id="106" w:name="_Toc395083735"/>
      <w:r>
        <w:rPr>
          <w:rFonts w:hint="eastAsia"/>
        </w:rPr>
        <w:t>输出描述</w:t>
      </w:r>
      <w:bookmarkEnd w:id="105"/>
      <w:bookmarkEnd w:id="106"/>
    </w:p>
    <w:p w14:paraId="246AF597" w14:textId="77777777" w:rsidR="00797FA2" w:rsidRDefault="00797FA2" w:rsidP="00B84A42">
      <w:pPr>
        <w:pStyle w:val="5"/>
      </w:pPr>
      <w:r>
        <w:rPr>
          <w:rFonts w:hint="eastAsia"/>
        </w:rPr>
        <w:t>面函</w:t>
      </w:r>
    </w:p>
    <w:p w14:paraId="365C7627" w14:textId="77777777" w:rsidR="00797FA2" w:rsidRPr="00EC0029" w:rsidRDefault="00760623" w:rsidP="007C1ECA">
      <w:pPr>
        <w:ind w:firstLine="420"/>
      </w:pPr>
      <w:r>
        <w:rPr>
          <w:rFonts w:hint="eastAsia"/>
        </w:rPr>
        <w:t>无</w:t>
      </w:r>
      <w:r w:rsidR="00797FA2">
        <w:rPr>
          <w:rFonts w:hint="eastAsia"/>
        </w:rPr>
        <w:t>。</w:t>
      </w:r>
    </w:p>
    <w:p w14:paraId="142D76E9" w14:textId="77777777" w:rsidR="00797FA2" w:rsidRDefault="00797FA2" w:rsidP="00B84A42">
      <w:pPr>
        <w:pStyle w:val="5"/>
      </w:pPr>
      <w:r>
        <w:rPr>
          <w:rFonts w:hint="eastAsia"/>
        </w:rPr>
        <w:t>报文</w:t>
      </w:r>
    </w:p>
    <w:p w14:paraId="2F3779B9" w14:textId="77777777" w:rsidR="00797FA2" w:rsidRDefault="00797FA2" w:rsidP="007C1ECA">
      <w:pPr>
        <w:ind w:firstLine="420"/>
      </w:pPr>
      <w:r w:rsidRPr="00797FA2">
        <w:rPr>
          <w:rFonts w:hint="eastAsia"/>
        </w:rPr>
        <w:t>无</w:t>
      </w:r>
      <w:r w:rsidR="008774B0">
        <w:rPr>
          <w:rFonts w:hint="eastAsia"/>
        </w:rPr>
        <w:t>。</w:t>
      </w:r>
    </w:p>
    <w:p w14:paraId="7E458712" w14:textId="77777777" w:rsidR="00D2290A" w:rsidRPr="00CC0D80" w:rsidRDefault="00D2290A" w:rsidP="006E45E9">
      <w:pPr>
        <w:pStyle w:val="4"/>
      </w:pPr>
      <w:bookmarkStart w:id="107" w:name="_Toc393285174"/>
      <w:bookmarkStart w:id="108" w:name="_Toc395083736"/>
      <w:r>
        <w:rPr>
          <w:rFonts w:hint="eastAsia"/>
        </w:rPr>
        <w:t>保证金和额度</w:t>
      </w:r>
      <w:bookmarkEnd w:id="107"/>
      <w:bookmarkEnd w:id="108"/>
    </w:p>
    <w:p w14:paraId="4C5BA7B6" w14:textId="77777777" w:rsidR="00D2290A" w:rsidRDefault="00D2290A" w:rsidP="00B84A42">
      <w:pPr>
        <w:pStyle w:val="5"/>
      </w:pPr>
      <w:r>
        <w:rPr>
          <w:rFonts w:hint="eastAsia"/>
        </w:rPr>
        <w:t>额度</w:t>
      </w:r>
    </w:p>
    <w:p w14:paraId="733DD9CA" w14:textId="77777777" w:rsidR="00760623" w:rsidRPr="00760623" w:rsidRDefault="00760623" w:rsidP="007C1ECA">
      <w:pPr>
        <w:ind w:firstLine="420"/>
      </w:pPr>
      <w:r>
        <w:rPr>
          <w:rFonts w:hint="eastAsia"/>
        </w:rPr>
        <w:t>无。</w:t>
      </w:r>
    </w:p>
    <w:p w14:paraId="26D91112" w14:textId="77777777" w:rsidR="00D2290A" w:rsidRDefault="00D2290A" w:rsidP="00B84A42">
      <w:pPr>
        <w:pStyle w:val="5"/>
      </w:pPr>
      <w:r>
        <w:rPr>
          <w:rFonts w:hint="eastAsia"/>
        </w:rPr>
        <w:t>保证金</w:t>
      </w:r>
    </w:p>
    <w:p w14:paraId="7070AE96" w14:textId="77777777" w:rsidR="00760623" w:rsidRPr="00760623" w:rsidRDefault="00760623" w:rsidP="007C1ECA">
      <w:pPr>
        <w:ind w:firstLine="420"/>
      </w:pPr>
      <w:r>
        <w:rPr>
          <w:rFonts w:hint="eastAsia"/>
        </w:rPr>
        <w:t>无。</w:t>
      </w:r>
    </w:p>
    <w:p w14:paraId="2DE6A289" w14:textId="77777777" w:rsidR="00D2290A" w:rsidRPr="00CC0D80" w:rsidRDefault="00D2290A" w:rsidP="006E45E9">
      <w:pPr>
        <w:pStyle w:val="4"/>
      </w:pPr>
      <w:bookmarkStart w:id="109" w:name="_Toc393285175"/>
      <w:bookmarkStart w:id="110" w:name="_Toc395083737"/>
      <w:r>
        <w:rPr>
          <w:rFonts w:hint="eastAsia"/>
        </w:rPr>
        <w:t>手续费</w:t>
      </w:r>
      <w:bookmarkEnd w:id="109"/>
      <w:bookmarkEnd w:id="110"/>
    </w:p>
    <w:p w14:paraId="03F626EF" w14:textId="77777777" w:rsidR="00D2290A" w:rsidRPr="00B23D3C" w:rsidRDefault="00410F20" w:rsidP="007C1ECA">
      <w:pPr>
        <w:ind w:firstLine="420"/>
      </w:pPr>
      <w:r>
        <w:rPr>
          <w:rFonts w:hint="eastAsia"/>
        </w:rPr>
        <w:t>无</w:t>
      </w:r>
      <w:r w:rsidR="008774B0">
        <w:rPr>
          <w:rFonts w:hint="eastAsia"/>
        </w:rPr>
        <w:t>。</w:t>
      </w:r>
    </w:p>
    <w:p w14:paraId="1540450A" w14:textId="77777777" w:rsidR="00D2290A" w:rsidRDefault="00D2290A" w:rsidP="006E45E9">
      <w:pPr>
        <w:pStyle w:val="4"/>
        <w:ind w:left="840" w:hanging="735"/>
      </w:pPr>
      <w:bookmarkStart w:id="111" w:name="_Toc393285176"/>
      <w:bookmarkStart w:id="112" w:name="_Toc395083738"/>
      <w:r>
        <w:rPr>
          <w:rFonts w:hint="eastAsia"/>
        </w:rPr>
        <w:t>会计分录</w:t>
      </w:r>
      <w:bookmarkEnd w:id="111"/>
      <w:bookmarkEnd w:id="112"/>
    </w:p>
    <w:p w14:paraId="5DA55C89" w14:textId="77777777" w:rsidR="00760623" w:rsidRDefault="00760623" w:rsidP="00760623">
      <w:pPr>
        <w:ind w:firstLine="420"/>
      </w:pPr>
      <w:r>
        <w:rPr>
          <w:rFonts w:hint="eastAsia"/>
        </w:rPr>
        <w:t>如果修改时发生了增减额，且是否接受修改为‘否’，则作如下表外处理：</w:t>
      </w:r>
    </w:p>
    <w:p w14:paraId="2BDBCDAF" w14:textId="77777777" w:rsidR="00760623" w:rsidRDefault="00A63C82" w:rsidP="00760623">
      <w:pPr>
        <w:ind w:firstLine="420"/>
      </w:pPr>
      <w:r w:rsidRPr="00A63C82">
        <w:rPr>
          <w:rFonts w:hint="eastAsia"/>
        </w:rPr>
        <w:t>付：</w:t>
      </w:r>
      <w:r w:rsidRPr="00A63C82">
        <w:rPr>
          <w:rFonts w:hint="eastAsia"/>
        </w:rPr>
        <w:t>818</w:t>
      </w:r>
      <w:r w:rsidRPr="00A63C82">
        <w:rPr>
          <w:rFonts w:hint="eastAsia"/>
        </w:rPr>
        <w:t>开出保函外币</w:t>
      </w:r>
      <w:r w:rsidR="00760623">
        <w:rPr>
          <w:rFonts w:hint="eastAsia"/>
        </w:rPr>
        <w:t>（修改增额时）</w:t>
      </w:r>
    </w:p>
    <w:p w14:paraId="2A6E8B37" w14:textId="77777777" w:rsidR="00760623" w:rsidRPr="00760623" w:rsidRDefault="00760623" w:rsidP="007D0FDF">
      <w:pPr>
        <w:ind w:firstLine="420"/>
      </w:pPr>
      <w:r>
        <w:rPr>
          <w:rFonts w:hint="eastAsia"/>
        </w:rPr>
        <w:t>或</w:t>
      </w:r>
      <w:r w:rsidR="00A63C82" w:rsidRPr="00A63C82">
        <w:rPr>
          <w:rFonts w:hint="eastAsia"/>
        </w:rPr>
        <w:t>收：</w:t>
      </w:r>
      <w:r w:rsidR="00A63C82" w:rsidRPr="00A63C82">
        <w:rPr>
          <w:rFonts w:hint="eastAsia"/>
        </w:rPr>
        <w:t>818</w:t>
      </w:r>
      <w:r w:rsidR="00A63C82" w:rsidRPr="00A63C82">
        <w:rPr>
          <w:rFonts w:hint="eastAsia"/>
        </w:rPr>
        <w:t>开出保函外币</w:t>
      </w:r>
      <w:r>
        <w:rPr>
          <w:rFonts w:hint="eastAsia"/>
        </w:rPr>
        <w:t>（修改减额时）</w:t>
      </w:r>
    </w:p>
    <w:p w14:paraId="6DDF923F" w14:textId="77777777" w:rsidR="00B57BAD" w:rsidRDefault="00B57BAD" w:rsidP="006E45E9">
      <w:pPr>
        <w:pStyle w:val="4"/>
        <w:ind w:left="0" w:firstLine="0"/>
      </w:pPr>
      <w:bookmarkStart w:id="113" w:name="_Toc393285177"/>
      <w:bookmarkStart w:id="114" w:name="_Toc395083739"/>
      <w:r>
        <w:rPr>
          <w:rFonts w:hint="eastAsia"/>
        </w:rPr>
        <w:t>其他</w:t>
      </w:r>
      <w:bookmarkEnd w:id="113"/>
      <w:bookmarkEnd w:id="114"/>
    </w:p>
    <w:p w14:paraId="34FA6FDA" w14:textId="77777777" w:rsidR="00D2290A" w:rsidRPr="00410F20" w:rsidRDefault="00B57BAD" w:rsidP="00A14A70">
      <w:r>
        <w:rPr>
          <w:rFonts w:hint="eastAsia"/>
        </w:rPr>
        <w:t>无</w:t>
      </w:r>
    </w:p>
    <w:p w14:paraId="06A1C681" w14:textId="77777777" w:rsidR="00DD5422" w:rsidRDefault="00DD5422" w:rsidP="00B84A42">
      <w:pPr>
        <w:pStyle w:val="3"/>
        <w:ind w:hanging="1429"/>
      </w:pPr>
      <w:bookmarkStart w:id="115" w:name="_Toc415598200"/>
      <w:r>
        <w:rPr>
          <w:rFonts w:hint="eastAsia"/>
        </w:rPr>
        <w:t>保证金调整</w:t>
      </w:r>
      <w:bookmarkEnd w:id="115"/>
    </w:p>
    <w:p w14:paraId="07490135" w14:textId="77777777" w:rsidR="007047FD" w:rsidRDefault="0079503D" w:rsidP="002865A2">
      <w:r>
        <w:rPr>
          <w:rFonts w:hint="eastAsia"/>
        </w:rPr>
        <w:t>见公共交易模块。</w:t>
      </w:r>
    </w:p>
    <w:p w14:paraId="16C00687" w14:textId="77777777" w:rsidR="00DD5422" w:rsidRDefault="00F915DB" w:rsidP="00B84A42">
      <w:pPr>
        <w:pStyle w:val="3"/>
        <w:ind w:hanging="1429"/>
      </w:pPr>
      <w:bookmarkStart w:id="116" w:name="_Toc415598201"/>
      <w:r>
        <w:rPr>
          <w:rFonts w:hint="eastAsia"/>
        </w:rPr>
        <w:t>往来函电</w:t>
      </w:r>
      <w:bookmarkEnd w:id="116"/>
    </w:p>
    <w:p w14:paraId="5FC72C54" w14:textId="77777777" w:rsidR="0079503D" w:rsidRDefault="0079503D" w:rsidP="0079503D">
      <w:r>
        <w:rPr>
          <w:rFonts w:hint="eastAsia"/>
        </w:rPr>
        <w:t>见公共交易模块。</w:t>
      </w:r>
    </w:p>
    <w:p w14:paraId="76FC70B3" w14:textId="77777777" w:rsidR="00F53773" w:rsidRDefault="00F53773" w:rsidP="00684628">
      <w:pPr>
        <w:ind w:firstLine="420"/>
        <w:rPr>
          <w:rFonts w:asciiTheme="minorEastAsia" w:hAnsiTheme="minorEastAsia"/>
        </w:rPr>
      </w:pPr>
    </w:p>
    <w:p w14:paraId="4D7C693B" w14:textId="77777777" w:rsidR="007E5962" w:rsidRDefault="007E5962" w:rsidP="00B84A42">
      <w:pPr>
        <w:pStyle w:val="3"/>
        <w:ind w:hanging="1429"/>
      </w:pPr>
      <w:bookmarkStart w:id="117" w:name="_Toc415598202"/>
      <w:r>
        <w:rPr>
          <w:rFonts w:hint="eastAsia"/>
        </w:rPr>
        <w:t>注销恢复</w:t>
      </w:r>
      <w:bookmarkEnd w:id="117"/>
    </w:p>
    <w:p w14:paraId="38DDCCFB" w14:textId="77777777" w:rsidR="007E5962" w:rsidRPr="007E5962" w:rsidRDefault="007E5962" w:rsidP="001A4CD1">
      <w:pPr>
        <w:ind w:firstLine="420"/>
      </w:pPr>
      <w:r>
        <w:rPr>
          <w:rFonts w:hint="eastAsia"/>
        </w:rPr>
        <w:t>见公共交易模块。</w:t>
      </w:r>
    </w:p>
    <w:p w14:paraId="300D9D24" w14:textId="77777777" w:rsidR="00071B60" w:rsidRDefault="00BB6B84" w:rsidP="00B84A42">
      <w:pPr>
        <w:pStyle w:val="3"/>
        <w:ind w:hanging="1429"/>
      </w:pPr>
      <w:bookmarkStart w:id="118" w:name="_Toc415598203"/>
      <w:r>
        <w:rPr>
          <w:rFonts w:hint="eastAsia"/>
        </w:rPr>
        <w:t>保函撤销</w:t>
      </w:r>
      <w:bookmarkEnd w:id="118"/>
    </w:p>
    <w:p w14:paraId="15522D65" w14:textId="77777777" w:rsidR="00071B60" w:rsidRDefault="00071B60" w:rsidP="006E45E9">
      <w:pPr>
        <w:pStyle w:val="4"/>
      </w:pPr>
      <w:bookmarkStart w:id="119" w:name="_Toc393285194"/>
      <w:bookmarkStart w:id="120" w:name="_Toc395083756"/>
      <w:r>
        <w:rPr>
          <w:rFonts w:hint="eastAsia"/>
        </w:rPr>
        <w:t>交易描述：</w:t>
      </w:r>
      <w:bookmarkEnd w:id="119"/>
      <w:bookmarkEnd w:id="120"/>
    </w:p>
    <w:p w14:paraId="0CA441D4" w14:textId="77777777" w:rsidR="00071B60" w:rsidRPr="00BB6B84" w:rsidRDefault="00BB6B84" w:rsidP="00BB6B84">
      <w:pPr>
        <w:ind w:left="432"/>
      </w:pPr>
      <w:r>
        <w:rPr>
          <w:rFonts w:hint="eastAsia"/>
        </w:rPr>
        <w:t>本交易在保函发出后，受益人接受申请人提出撤销保函申请时（或申请人接受受益人提出撤销保函申请时，作撤销确认处理，正式撤销开出的保函</w:t>
      </w:r>
      <w:r w:rsidRPr="00FE0430">
        <w:rPr>
          <w:rFonts w:hint="eastAsia"/>
        </w:rPr>
        <w:t>。</w:t>
      </w:r>
    </w:p>
    <w:p w14:paraId="147E1618" w14:textId="77777777" w:rsidR="00071B60" w:rsidRDefault="00071B60" w:rsidP="006E45E9">
      <w:pPr>
        <w:pStyle w:val="4"/>
      </w:pPr>
      <w:bookmarkStart w:id="121" w:name="_Toc393285195"/>
      <w:bookmarkStart w:id="122" w:name="_Toc395083757"/>
      <w:r>
        <w:rPr>
          <w:rFonts w:hint="eastAsia"/>
        </w:rPr>
        <w:t>柜员操作</w:t>
      </w:r>
      <w:bookmarkEnd w:id="121"/>
      <w:bookmarkEnd w:id="122"/>
    </w:p>
    <w:p w14:paraId="44225369" w14:textId="77777777" w:rsidR="00BB6B84" w:rsidRDefault="00BB6B84" w:rsidP="00BB6B84">
      <w:pPr>
        <w:ind w:firstLine="420"/>
      </w:pPr>
      <w:r>
        <w:rPr>
          <w:rFonts w:hint="eastAsia"/>
        </w:rPr>
        <w:t>本交易由具有保函撤销经办权限的柜员操作。</w:t>
      </w:r>
    </w:p>
    <w:p w14:paraId="73E6C1ED" w14:textId="77777777" w:rsidR="00BB6B84" w:rsidRDefault="00BB6B84" w:rsidP="00BB6B84">
      <w:pPr>
        <w:ind w:firstLine="420"/>
      </w:pPr>
      <w:r>
        <w:rPr>
          <w:rFonts w:hint="eastAsia"/>
        </w:rPr>
        <w:t>系统需支持本交易能多级授权。</w:t>
      </w:r>
    </w:p>
    <w:p w14:paraId="76AA98AE" w14:textId="77777777" w:rsidR="00071B60" w:rsidRPr="00BB6B84" w:rsidRDefault="00BB6B84" w:rsidP="00BB6B84">
      <w:pPr>
        <w:ind w:firstLine="420"/>
      </w:pPr>
      <w:r>
        <w:rPr>
          <w:rFonts w:hint="eastAsia"/>
        </w:rPr>
        <w:t>该交易需要支持手工经办和扫描</w:t>
      </w:r>
      <w:r>
        <w:rPr>
          <w:rFonts w:hint="eastAsia"/>
        </w:rPr>
        <w:t>,</w:t>
      </w:r>
      <w:r>
        <w:rPr>
          <w:rFonts w:hint="eastAsia"/>
        </w:rPr>
        <w:t>报文等发起方式。</w:t>
      </w:r>
    </w:p>
    <w:p w14:paraId="09B04785" w14:textId="77777777" w:rsidR="000F00E6" w:rsidRDefault="000F00E6" w:rsidP="006E45E9">
      <w:pPr>
        <w:pStyle w:val="4"/>
        <w:ind w:left="840"/>
      </w:pPr>
      <w:bookmarkStart w:id="123" w:name="_Toc393285196"/>
      <w:bookmarkStart w:id="124" w:name="_Toc395083758"/>
      <w:r>
        <w:rPr>
          <w:rFonts w:hint="eastAsia"/>
        </w:rPr>
        <w:t>界面布局与菜单按钮</w:t>
      </w:r>
      <w:bookmarkEnd w:id="123"/>
      <w:bookmarkEnd w:id="124"/>
    </w:p>
    <w:p w14:paraId="4AB479FB" w14:textId="77777777" w:rsidR="000F00E6" w:rsidRDefault="000F00E6" w:rsidP="005639B3">
      <w:pPr>
        <w:ind w:leftChars="200" w:left="420"/>
      </w:pPr>
      <w:r>
        <w:rPr>
          <w:rFonts w:hint="eastAsia"/>
        </w:rPr>
        <w:t>同一页面布局原则，一行两列，从上至下：</w:t>
      </w:r>
    </w:p>
    <w:p w14:paraId="08B862A9" w14:textId="77777777" w:rsidR="0040633A" w:rsidRDefault="000F00E6" w:rsidP="005639B3">
      <w:pPr>
        <w:ind w:leftChars="200" w:left="420"/>
      </w:pPr>
      <w:r>
        <w:rPr>
          <w:rFonts w:hint="eastAsia"/>
        </w:rPr>
        <w:t>第一区域：基本信息；</w:t>
      </w:r>
    </w:p>
    <w:p w14:paraId="24ADA405" w14:textId="77777777" w:rsidR="000F00E6" w:rsidRPr="00064281" w:rsidRDefault="000F00E6" w:rsidP="005639B3">
      <w:pPr>
        <w:ind w:leftChars="200" w:left="420"/>
      </w:pPr>
      <w:r>
        <w:rPr>
          <w:rFonts w:hint="eastAsia"/>
        </w:rPr>
        <w:t>第二区域：按钮。</w:t>
      </w:r>
    </w:p>
    <w:p w14:paraId="347A1741" w14:textId="77777777" w:rsidR="00963CC6" w:rsidRDefault="00963CC6" w:rsidP="00B84A42">
      <w:pPr>
        <w:pStyle w:val="5"/>
      </w:pPr>
      <w:r>
        <w:rPr>
          <w:rFonts w:hint="eastAsia"/>
        </w:rPr>
        <w:t>基本信息</w:t>
      </w:r>
      <w:r w:rsidR="00F521A6">
        <w:rPr>
          <w:rFonts w:hint="eastAsia"/>
        </w:rPr>
        <w:t>和按钮</w:t>
      </w:r>
    </w:p>
    <w:p w14:paraId="4ADADE5F" w14:textId="77777777" w:rsidR="00963CC6" w:rsidRDefault="00DD7EA1" w:rsidP="009F58F1">
      <w:pPr>
        <w:spacing w:line="360" w:lineRule="auto"/>
        <w:ind w:leftChars="-675" w:left="-1418"/>
      </w:pPr>
      <w:r>
        <w:rPr>
          <w:noProof/>
        </w:rPr>
        <w:drawing>
          <wp:inline distT="0" distB="0" distL="0" distR="0" wp14:anchorId="63275A5D" wp14:editId="77C296D2">
            <wp:extent cx="6864829" cy="2486910"/>
            <wp:effectExtent l="19050" t="0" r="0" b="0"/>
            <wp:docPr id="13" name="图片 12" descr="保函撤销确认.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撤销确认.bmp"/>
                    <pic:cNvPicPr/>
                  </pic:nvPicPr>
                  <pic:blipFill>
                    <a:blip r:embed="rId20"/>
                    <a:stretch>
                      <a:fillRect/>
                    </a:stretch>
                  </pic:blipFill>
                  <pic:spPr>
                    <a:xfrm>
                      <a:off x="0" y="0"/>
                      <a:ext cx="6880230" cy="2492489"/>
                    </a:xfrm>
                    <a:prstGeom prst="rect">
                      <a:avLst/>
                    </a:prstGeom>
                  </pic:spPr>
                </pic:pic>
              </a:graphicData>
            </a:graphic>
          </wp:inline>
        </w:drawing>
      </w:r>
    </w:p>
    <w:p w14:paraId="4991C079" w14:textId="77777777" w:rsidR="00963CC6" w:rsidRDefault="00406E0E" w:rsidP="009F58F1">
      <w:pPr>
        <w:spacing w:line="360" w:lineRule="auto"/>
        <w:ind w:leftChars="-675" w:left="-1418"/>
      </w:pPr>
      <w:r>
        <w:rPr>
          <w:rFonts w:hint="eastAsia"/>
        </w:rPr>
        <w:t>备注：</w:t>
      </w:r>
    </w:p>
    <w:p w14:paraId="7791B340" w14:textId="77777777" w:rsidR="00406E0E" w:rsidRPr="00406E0E" w:rsidRDefault="00406E0E" w:rsidP="00406E0E">
      <w:r>
        <w:rPr>
          <w:rFonts w:hint="eastAsia"/>
        </w:rPr>
        <w:t>从左至右：提交、保存、打印查看、查询、附加功能、取消、返回。</w:t>
      </w:r>
    </w:p>
    <w:p w14:paraId="2B96A187" w14:textId="77777777" w:rsidR="00071B60" w:rsidRDefault="00071B60" w:rsidP="009F58F1">
      <w:pPr>
        <w:pStyle w:val="4"/>
        <w:ind w:left="-998"/>
      </w:pPr>
      <w:bookmarkStart w:id="125" w:name="_Toc393285197"/>
      <w:bookmarkStart w:id="126" w:name="_Toc395083759"/>
      <w:r>
        <w:rPr>
          <w:rFonts w:hint="eastAsia"/>
        </w:rPr>
        <w:t>输入描述</w:t>
      </w:r>
      <w:bookmarkEnd w:id="125"/>
      <w:bookmarkEnd w:id="1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8"/>
        <w:gridCol w:w="1352"/>
        <w:gridCol w:w="1082"/>
        <w:gridCol w:w="1139"/>
        <w:gridCol w:w="426"/>
        <w:gridCol w:w="1276"/>
        <w:gridCol w:w="2746"/>
      </w:tblGrid>
      <w:tr w:rsidR="00071B60" w:rsidRPr="00BF567F" w14:paraId="76AB1916" w14:textId="77777777" w:rsidTr="00511430">
        <w:trPr>
          <w:jc w:val="center"/>
        </w:trPr>
        <w:tc>
          <w:tcPr>
            <w:tcW w:w="297" w:type="pct"/>
            <w:shd w:val="clear" w:color="auto" w:fill="FFFFFF" w:themeFill="background1"/>
            <w:vAlign w:val="center"/>
          </w:tcPr>
          <w:p w14:paraId="4CBF7482" w14:textId="77777777" w:rsidR="00071B60" w:rsidRPr="00BF567F" w:rsidRDefault="00071B60" w:rsidP="00511430">
            <w:pPr>
              <w:ind w:right="210"/>
              <w:jc w:val="center"/>
              <w:rPr>
                <w:rFonts w:ascii="宋体" w:hAnsi="宋体"/>
                <w:b/>
                <w:szCs w:val="21"/>
              </w:rPr>
            </w:pPr>
            <w:r w:rsidRPr="00BF567F">
              <w:rPr>
                <w:rFonts w:ascii="宋体" w:hAnsi="宋体" w:hint="eastAsia"/>
                <w:b/>
                <w:szCs w:val="21"/>
              </w:rPr>
              <w:t>序号</w:t>
            </w:r>
          </w:p>
        </w:tc>
        <w:tc>
          <w:tcPr>
            <w:tcW w:w="792" w:type="pct"/>
            <w:shd w:val="clear" w:color="auto" w:fill="FFFFFF" w:themeFill="background1"/>
            <w:vAlign w:val="center"/>
          </w:tcPr>
          <w:p w14:paraId="67E58F78" w14:textId="77777777" w:rsidR="00071B60" w:rsidRPr="00BF567F" w:rsidRDefault="00071B60" w:rsidP="00511430">
            <w:pPr>
              <w:ind w:left="210" w:right="210"/>
              <w:rPr>
                <w:rFonts w:ascii="宋体" w:hAnsi="宋体"/>
                <w:b/>
                <w:szCs w:val="21"/>
              </w:rPr>
            </w:pPr>
            <w:r>
              <w:rPr>
                <w:rFonts w:ascii="宋体" w:hAnsi="宋体" w:hint="eastAsia"/>
                <w:b/>
                <w:szCs w:val="21"/>
              </w:rPr>
              <w:t>本地名称</w:t>
            </w:r>
          </w:p>
        </w:tc>
        <w:tc>
          <w:tcPr>
            <w:tcW w:w="634" w:type="pct"/>
            <w:shd w:val="clear" w:color="auto" w:fill="FFFFFF" w:themeFill="background1"/>
            <w:vAlign w:val="center"/>
          </w:tcPr>
          <w:p w14:paraId="6CBDCC2D" w14:textId="77777777" w:rsidR="00071B60" w:rsidRPr="00BF567F" w:rsidRDefault="00071B60" w:rsidP="009F58F1">
            <w:pPr>
              <w:tabs>
                <w:tab w:val="left" w:pos="-125"/>
              </w:tabs>
              <w:ind w:leftChars="-60" w:left="-126" w:rightChars="-51" w:right="-107"/>
              <w:rPr>
                <w:rFonts w:ascii="宋体" w:hAnsi="宋体"/>
                <w:b/>
                <w:szCs w:val="21"/>
              </w:rPr>
            </w:pPr>
            <w:r>
              <w:rPr>
                <w:rFonts w:ascii="宋体" w:hAnsi="宋体" w:hint="eastAsia"/>
                <w:b/>
                <w:szCs w:val="21"/>
              </w:rPr>
              <w:t>英文名称</w:t>
            </w:r>
          </w:p>
        </w:tc>
        <w:tc>
          <w:tcPr>
            <w:tcW w:w="668" w:type="pct"/>
            <w:shd w:val="clear" w:color="auto" w:fill="FFFFFF" w:themeFill="background1"/>
          </w:tcPr>
          <w:p w14:paraId="484ED588" w14:textId="77777777" w:rsidR="00071B60" w:rsidRPr="00BF567F" w:rsidRDefault="00071B60" w:rsidP="009F58F1">
            <w:pPr>
              <w:tabs>
                <w:tab w:val="left" w:pos="-125"/>
              </w:tabs>
              <w:ind w:leftChars="-60" w:left="-126" w:rightChars="-51" w:right="-107"/>
              <w:jc w:val="center"/>
              <w:rPr>
                <w:rFonts w:ascii="宋体" w:hAnsi="宋体"/>
                <w:b/>
                <w:szCs w:val="21"/>
              </w:rPr>
            </w:pPr>
            <w:r>
              <w:rPr>
                <w:rFonts w:hint="eastAsia"/>
                <w:b/>
              </w:rPr>
              <w:t>类型</w:t>
            </w:r>
          </w:p>
        </w:tc>
        <w:tc>
          <w:tcPr>
            <w:tcW w:w="250" w:type="pct"/>
            <w:shd w:val="clear" w:color="auto" w:fill="FFFFFF" w:themeFill="background1"/>
            <w:vAlign w:val="center"/>
          </w:tcPr>
          <w:p w14:paraId="13628D90" w14:textId="77777777" w:rsidR="00071B60" w:rsidRPr="00BF567F" w:rsidRDefault="00071B60" w:rsidP="005639B3">
            <w:pPr>
              <w:tabs>
                <w:tab w:val="left" w:pos="-125"/>
              </w:tabs>
              <w:ind w:leftChars="-60" w:left="-126" w:rightChars="-51" w:right="-107"/>
              <w:rPr>
                <w:rFonts w:ascii="宋体" w:hAnsi="宋体"/>
                <w:b/>
                <w:szCs w:val="21"/>
              </w:rPr>
            </w:pPr>
            <w:r w:rsidRPr="00BF567F">
              <w:rPr>
                <w:rFonts w:ascii="宋体" w:hAnsi="宋体" w:hint="eastAsia"/>
                <w:b/>
                <w:szCs w:val="21"/>
              </w:rPr>
              <w:t>M/O/P</w:t>
            </w:r>
          </w:p>
        </w:tc>
        <w:tc>
          <w:tcPr>
            <w:tcW w:w="748" w:type="pct"/>
            <w:shd w:val="clear" w:color="auto" w:fill="FFFFFF" w:themeFill="background1"/>
            <w:vAlign w:val="center"/>
          </w:tcPr>
          <w:p w14:paraId="46DD87E8" w14:textId="77777777" w:rsidR="00071B60" w:rsidRPr="00BF567F" w:rsidRDefault="00071B60" w:rsidP="00511430">
            <w:pPr>
              <w:ind w:left="210" w:right="210"/>
              <w:jc w:val="center"/>
              <w:rPr>
                <w:rFonts w:ascii="宋体" w:hAnsi="宋体"/>
                <w:b/>
                <w:szCs w:val="21"/>
              </w:rPr>
            </w:pPr>
            <w:r w:rsidRPr="00BF567F">
              <w:rPr>
                <w:rFonts w:ascii="宋体" w:hAnsi="宋体" w:hint="eastAsia"/>
                <w:b/>
                <w:szCs w:val="21"/>
              </w:rPr>
              <w:t>数据来源</w:t>
            </w:r>
          </w:p>
        </w:tc>
        <w:tc>
          <w:tcPr>
            <w:tcW w:w="1610" w:type="pct"/>
            <w:shd w:val="clear" w:color="auto" w:fill="FFFFFF" w:themeFill="background1"/>
            <w:vAlign w:val="center"/>
          </w:tcPr>
          <w:p w14:paraId="3BB3AAC5" w14:textId="77777777" w:rsidR="00071B60" w:rsidRPr="00BF567F" w:rsidRDefault="00071B60" w:rsidP="00511430">
            <w:pPr>
              <w:ind w:left="210" w:right="210"/>
              <w:jc w:val="center"/>
              <w:rPr>
                <w:rFonts w:ascii="宋体" w:hAnsi="宋体"/>
                <w:b/>
                <w:szCs w:val="21"/>
              </w:rPr>
            </w:pPr>
            <w:r w:rsidRPr="00BF567F">
              <w:rPr>
                <w:rFonts w:ascii="宋体" w:hAnsi="宋体" w:hint="eastAsia"/>
                <w:b/>
                <w:szCs w:val="21"/>
              </w:rPr>
              <w:t>描述</w:t>
            </w:r>
          </w:p>
        </w:tc>
      </w:tr>
      <w:tr w:rsidR="006A5CDD" w14:paraId="2111522B" w14:textId="77777777" w:rsidTr="00511430">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CEE52D0" w14:textId="77777777" w:rsidR="006A5CDD" w:rsidRPr="006D6D00" w:rsidRDefault="006A5CDD" w:rsidP="008D48CD">
            <w:pPr>
              <w:numPr>
                <w:ilvl w:val="0"/>
                <w:numId w:val="16"/>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DEBA5BD" w14:textId="77777777" w:rsidR="006A5CDD" w:rsidRDefault="006A5CDD" w:rsidP="00BD1BB6">
            <w:r>
              <w:rPr>
                <w:rFonts w:hint="eastAsia"/>
              </w:rPr>
              <w:t>保函编号</w:t>
            </w:r>
          </w:p>
        </w:tc>
        <w:tc>
          <w:tcPr>
            <w:tcW w:w="634" w:type="pct"/>
            <w:tcBorders>
              <w:top w:val="single" w:sz="4" w:space="0" w:color="auto"/>
              <w:left w:val="single" w:sz="4" w:space="0" w:color="auto"/>
              <w:bottom w:val="single" w:sz="4" w:space="0" w:color="auto"/>
              <w:right w:val="single" w:sz="4" w:space="0" w:color="auto"/>
            </w:tcBorders>
          </w:tcPr>
          <w:p w14:paraId="54423BFE" w14:textId="77777777" w:rsidR="006A5CDD" w:rsidRDefault="006A5CDD" w:rsidP="00BD1BB6">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0C0474B1" w14:textId="77777777" w:rsidR="006A5CDD" w:rsidRDefault="006A5CDD" w:rsidP="00BD1BB6">
            <w:pPr>
              <w:jc w:val="center"/>
            </w:pPr>
            <w:r>
              <w:rPr>
                <w:rFonts w:hint="eastAsia"/>
              </w:rPr>
              <w:t>V(16)</w:t>
            </w:r>
          </w:p>
        </w:tc>
        <w:tc>
          <w:tcPr>
            <w:tcW w:w="250" w:type="pct"/>
            <w:tcBorders>
              <w:top w:val="single" w:sz="4" w:space="0" w:color="auto"/>
              <w:left w:val="single" w:sz="4" w:space="0" w:color="auto"/>
              <w:bottom w:val="single" w:sz="4" w:space="0" w:color="auto"/>
              <w:right w:val="single" w:sz="4" w:space="0" w:color="auto"/>
            </w:tcBorders>
          </w:tcPr>
          <w:p w14:paraId="21FD4F9E" w14:textId="77777777" w:rsidR="006A5CDD" w:rsidRDefault="006A5CDD" w:rsidP="00BD1BB6">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0DE42569" w14:textId="77777777" w:rsidR="006A5CDD" w:rsidRDefault="006A5CDD" w:rsidP="00BD1BB6">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047BEBCA" w14:textId="77777777" w:rsidR="006A5CDD" w:rsidRDefault="006A5CDD" w:rsidP="00BD1BB6"/>
        </w:tc>
      </w:tr>
      <w:tr w:rsidR="006A5CDD" w14:paraId="4FFC6D26" w14:textId="77777777" w:rsidTr="00511430">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089EE6C" w14:textId="77777777" w:rsidR="006A5CDD" w:rsidRPr="006D6D00" w:rsidRDefault="006A5CDD" w:rsidP="008D48CD">
            <w:pPr>
              <w:numPr>
                <w:ilvl w:val="0"/>
                <w:numId w:val="16"/>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68C84EB" w14:textId="77777777" w:rsidR="006A5CDD" w:rsidRDefault="006A5CDD" w:rsidP="00BD1BB6">
            <w:r>
              <w:rPr>
                <w:rFonts w:hint="eastAsia"/>
              </w:rPr>
              <w:t>保函币种</w:t>
            </w:r>
          </w:p>
        </w:tc>
        <w:tc>
          <w:tcPr>
            <w:tcW w:w="634" w:type="pct"/>
            <w:tcBorders>
              <w:top w:val="single" w:sz="4" w:space="0" w:color="auto"/>
              <w:left w:val="single" w:sz="4" w:space="0" w:color="auto"/>
              <w:bottom w:val="single" w:sz="4" w:space="0" w:color="auto"/>
              <w:right w:val="single" w:sz="4" w:space="0" w:color="auto"/>
            </w:tcBorders>
          </w:tcPr>
          <w:p w14:paraId="47D4037D" w14:textId="77777777" w:rsidR="006A5CDD" w:rsidRDefault="006A5CDD" w:rsidP="00BD1BB6">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2B969D44" w14:textId="77777777" w:rsidR="006A5CDD" w:rsidRDefault="006A5CDD" w:rsidP="00BD1BB6">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4C1BFEC9" w14:textId="77777777" w:rsidR="006A5CDD" w:rsidRDefault="006A5CDD" w:rsidP="00BD1BB6">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690A50FD" w14:textId="77777777" w:rsidR="006A5CDD" w:rsidRDefault="006A5CDD" w:rsidP="00BD1BB6">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4BD1F04C" w14:textId="77777777" w:rsidR="006A5CDD" w:rsidRDefault="006A5CDD" w:rsidP="00BD1BB6"/>
        </w:tc>
      </w:tr>
      <w:tr w:rsidR="006A5CDD" w14:paraId="50AC0A8E" w14:textId="77777777" w:rsidTr="00511430">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1F426F8" w14:textId="77777777" w:rsidR="006A5CDD" w:rsidRPr="006D6D00" w:rsidRDefault="006A5CDD" w:rsidP="008D48CD">
            <w:pPr>
              <w:numPr>
                <w:ilvl w:val="0"/>
                <w:numId w:val="16"/>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E87BB9B" w14:textId="77777777" w:rsidR="006A5CDD" w:rsidRDefault="006A5CDD" w:rsidP="00BD1BB6">
            <w:r>
              <w:rPr>
                <w:rFonts w:hint="eastAsia"/>
              </w:rPr>
              <w:t>保函余额</w:t>
            </w:r>
          </w:p>
        </w:tc>
        <w:tc>
          <w:tcPr>
            <w:tcW w:w="634" w:type="pct"/>
            <w:tcBorders>
              <w:top w:val="single" w:sz="4" w:space="0" w:color="auto"/>
              <w:left w:val="single" w:sz="4" w:space="0" w:color="auto"/>
              <w:bottom w:val="single" w:sz="4" w:space="0" w:color="auto"/>
              <w:right w:val="single" w:sz="4" w:space="0" w:color="auto"/>
            </w:tcBorders>
          </w:tcPr>
          <w:p w14:paraId="2834F609" w14:textId="77777777" w:rsidR="006A5CDD" w:rsidRDefault="006A5CDD" w:rsidP="00BD1BB6">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2CF911D" w14:textId="77777777" w:rsidR="006A5CDD" w:rsidRDefault="006A5CDD" w:rsidP="00BD1BB6">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3FFEB0D8" w14:textId="77777777" w:rsidR="006A5CDD" w:rsidRDefault="006A5CDD" w:rsidP="00BD1BB6">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28D327DC" w14:textId="77777777" w:rsidR="006A5CDD" w:rsidRDefault="006A5CDD" w:rsidP="00BD1BB6">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47ACF126" w14:textId="77777777" w:rsidR="006A5CDD" w:rsidRDefault="006A5CDD" w:rsidP="00BD1BB6"/>
        </w:tc>
      </w:tr>
      <w:tr w:rsidR="006A5CDD" w14:paraId="4F9BFD1C" w14:textId="77777777" w:rsidTr="00511430">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31DDBEC" w14:textId="77777777" w:rsidR="006A5CDD" w:rsidRPr="006D6D00" w:rsidRDefault="006A5CDD" w:rsidP="008D48CD">
            <w:pPr>
              <w:numPr>
                <w:ilvl w:val="0"/>
                <w:numId w:val="16"/>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B8AF3FB" w14:textId="77777777" w:rsidR="006A5CDD" w:rsidRDefault="006A5CDD" w:rsidP="00BD1BB6">
            <w:r>
              <w:rPr>
                <w:rFonts w:hint="eastAsia"/>
              </w:rPr>
              <w:t>收报行</w:t>
            </w:r>
            <w:r>
              <w:rPr>
                <w:rFonts w:hint="eastAsia"/>
              </w:rPr>
              <w:t>SWIFTCODE</w:t>
            </w:r>
          </w:p>
        </w:tc>
        <w:tc>
          <w:tcPr>
            <w:tcW w:w="634" w:type="pct"/>
            <w:tcBorders>
              <w:top w:val="single" w:sz="4" w:space="0" w:color="auto"/>
              <w:left w:val="single" w:sz="4" w:space="0" w:color="auto"/>
              <w:bottom w:val="single" w:sz="4" w:space="0" w:color="auto"/>
              <w:right w:val="single" w:sz="4" w:space="0" w:color="auto"/>
            </w:tcBorders>
          </w:tcPr>
          <w:p w14:paraId="7CBEB8C6" w14:textId="77777777" w:rsidR="006A5CDD" w:rsidRDefault="006A5CDD" w:rsidP="00BD1BB6">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BC386E8" w14:textId="77777777" w:rsidR="006A5CDD" w:rsidRDefault="006A5CDD" w:rsidP="00BD1BB6">
            <w:pPr>
              <w:jc w:val="center"/>
            </w:pPr>
            <w:r>
              <w:rPr>
                <w:rFonts w:hint="eastAsia"/>
              </w:rPr>
              <w:t>V(20)</w:t>
            </w:r>
          </w:p>
        </w:tc>
        <w:tc>
          <w:tcPr>
            <w:tcW w:w="250" w:type="pct"/>
            <w:tcBorders>
              <w:top w:val="single" w:sz="4" w:space="0" w:color="auto"/>
              <w:left w:val="single" w:sz="4" w:space="0" w:color="auto"/>
              <w:bottom w:val="single" w:sz="4" w:space="0" w:color="auto"/>
              <w:right w:val="single" w:sz="4" w:space="0" w:color="auto"/>
            </w:tcBorders>
          </w:tcPr>
          <w:p w14:paraId="571B393D" w14:textId="77777777" w:rsidR="006A5CDD" w:rsidRDefault="00742604" w:rsidP="00BD1BB6">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4A6FB386" w14:textId="77777777" w:rsidR="006A5CDD" w:rsidRDefault="006A5CDD" w:rsidP="00BD1BB6">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3A46F7C4" w14:textId="77777777" w:rsidR="006A5CDD" w:rsidRDefault="006A5CDD" w:rsidP="00BD1BB6"/>
        </w:tc>
      </w:tr>
      <w:tr w:rsidR="006A5CDD" w14:paraId="45C9E49F" w14:textId="77777777" w:rsidTr="00511430">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E49EC05" w14:textId="77777777" w:rsidR="006A5CDD" w:rsidRPr="006D6D00" w:rsidRDefault="006A5CDD" w:rsidP="008D48CD">
            <w:pPr>
              <w:numPr>
                <w:ilvl w:val="0"/>
                <w:numId w:val="16"/>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4F05547" w14:textId="77777777" w:rsidR="006A5CDD" w:rsidRDefault="006A5CDD" w:rsidP="00BD1BB6">
            <w:r>
              <w:rPr>
                <w:rFonts w:hint="eastAsia"/>
              </w:rPr>
              <w:t>收报行</w:t>
            </w:r>
            <w:r w:rsidR="00DD7EA1">
              <w:rPr>
                <w:rFonts w:hint="eastAsia"/>
              </w:rPr>
              <w:t>英文</w:t>
            </w:r>
            <w:r>
              <w:rPr>
                <w:rFonts w:hint="eastAsia"/>
              </w:rPr>
              <w:t>名称</w:t>
            </w:r>
          </w:p>
        </w:tc>
        <w:tc>
          <w:tcPr>
            <w:tcW w:w="634" w:type="pct"/>
            <w:tcBorders>
              <w:top w:val="single" w:sz="4" w:space="0" w:color="auto"/>
              <w:left w:val="single" w:sz="4" w:space="0" w:color="auto"/>
              <w:bottom w:val="single" w:sz="4" w:space="0" w:color="auto"/>
              <w:right w:val="single" w:sz="4" w:space="0" w:color="auto"/>
            </w:tcBorders>
          </w:tcPr>
          <w:p w14:paraId="73048059" w14:textId="77777777" w:rsidR="006A5CDD" w:rsidRDefault="006A5CDD" w:rsidP="00BD1BB6">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0EBCC455" w14:textId="77777777" w:rsidR="006A5CDD" w:rsidRDefault="006A5CDD" w:rsidP="00BD1BB6">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7AC496DD" w14:textId="77777777" w:rsidR="006A5CDD" w:rsidRDefault="00742604" w:rsidP="00BD1BB6">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62DCA002" w14:textId="77777777" w:rsidR="006A5CDD" w:rsidRDefault="006A5CDD" w:rsidP="00BD1BB6">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44F35327" w14:textId="77777777" w:rsidR="006A5CDD" w:rsidRDefault="006A5CDD" w:rsidP="00BD1BB6"/>
        </w:tc>
      </w:tr>
      <w:tr w:rsidR="006A5CDD" w14:paraId="11071159" w14:textId="77777777" w:rsidTr="00511430">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D547F5A" w14:textId="77777777" w:rsidR="006A5CDD" w:rsidRPr="006D6D00" w:rsidRDefault="006A5CDD" w:rsidP="008D48CD">
            <w:pPr>
              <w:numPr>
                <w:ilvl w:val="0"/>
                <w:numId w:val="16"/>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DA6867F" w14:textId="77777777" w:rsidR="006A5CDD" w:rsidRDefault="006A5CDD" w:rsidP="00BD1BB6">
            <w:r>
              <w:rPr>
                <w:rFonts w:hint="eastAsia"/>
              </w:rPr>
              <w:t>申请人编号</w:t>
            </w:r>
          </w:p>
        </w:tc>
        <w:tc>
          <w:tcPr>
            <w:tcW w:w="634" w:type="pct"/>
            <w:tcBorders>
              <w:top w:val="single" w:sz="4" w:space="0" w:color="auto"/>
              <w:left w:val="single" w:sz="4" w:space="0" w:color="auto"/>
              <w:bottom w:val="single" w:sz="4" w:space="0" w:color="auto"/>
              <w:right w:val="single" w:sz="4" w:space="0" w:color="auto"/>
            </w:tcBorders>
          </w:tcPr>
          <w:p w14:paraId="58829811" w14:textId="77777777" w:rsidR="006A5CDD" w:rsidRDefault="006A5CDD" w:rsidP="00BD1BB6">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2510AD87" w14:textId="77777777" w:rsidR="006A5CDD" w:rsidRDefault="006A5CDD" w:rsidP="00BD1BB6">
            <w:pPr>
              <w:jc w:val="center"/>
            </w:pPr>
            <w:r>
              <w:rPr>
                <w:rFonts w:hint="eastAsia"/>
              </w:rPr>
              <w:t>V(10)</w:t>
            </w:r>
          </w:p>
        </w:tc>
        <w:tc>
          <w:tcPr>
            <w:tcW w:w="250" w:type="pct"/>
            <w:tcBorders>
              <w:top w:val="single" w:sz="4" w:space="0" w:color="auto"/>
              <w:left w:val="single" w:sz="4" w:space="0" w:color="auto"/>
              <w:bottom w:val="single" w:sz="4" w:space="0" w:color="auto"/>
              <w:right w:val="single" w:sz="4" w:space="0" w:color="auto"/>
            </w:tcBorders>
          </w:tcPr>
          <w:p w14:paraId="0BDDD65C" w14:textId="77777777" w:rsidR="006A5CDD" w:rsidRDefault="00742604" w:rsidP="00BD1BB6">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58753161" w14:textId="77777777" w:rsidR="006A5CDD" w:rsidRDefault="006A5CDD" w:rsidP="00BD1BB6">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22F44BA7" w14:textId="77777777" w:rsidR="006A5CDD" w:rsidRDefault="006A5CDD" w:rsidP="00BD1BB6"/>
        </w:tc>
      </w:tr>
      <w:tr w:rsidR="006A5CDD" w14:paraId="5BB79D64" w14:textId="77777777" w:rsidTr="00511430">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7314857" w14:textId="77777777" w:rsidR="006A5CDD" w:rsidRPr="006D6D00" w:rsidRDefault="006A5CDD" w:rsidP="008D48CD">
            <w:pPr>
              <w:numPr>
                <w:ilvl w:val="0"/>
                <w:numId w:val="16"/>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8B1169D" w14:textId="77777777" w:rsidR="006A5CDD" w:rsidRDefault="006A5CDD" w:rsidP="00BD1BB6">
            <w:r>
              <w:rPr>
                <w:rFonts w:hint="eastAsia"/>
              </w:rPr>
              <w:t>申请人名称</w:t>
            </w:r>
          </w:p>
        </w:tc>
        <w:tc>
          <w:tcPr>
            <w:tcW w:w="634" w:type="pct"/>
            <w:tcBorders>
              <w:top w:val="single" w:sz="4" w:space="0" w:color="auto"/>
              <w:left w:val="single" w:sz="4" w:space="0" w:color="auto"/>
              <w:bottom w:val="single" w:sz="4" w:space="0" w:color="auto"/>
              <w:right w:val="single" w:sz="4" w:space="0" w:color="auto"/>
            </w:tcBorders>
          </w:tcPr>
          <w:p w14:paraId="5CBD32D1" w14:textId="77777777" w:rsidR="006A5CDD" w:rsidRDefault="006A5CDD" w:rsidP="00BD1BB6">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61535517" w14:textId="77777777" w:rsidR="006A5CDD" w:rsidRDefault="006A5CDD" w:rsidP="00BD1BB6">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54F4330A" w14:textId="77777777" w:rsidR="006A5CDD" w:rsidRDefault="00742604" w:rsidP="00BD1BB6">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3756DEC0" w14:textId="77777777" w:rsidR="006A5CDD" w:rsidRDefault="006A5CDD" w:rsidP="00BD1BB6">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1AAC369B" w14:textId="77777777" w:rsidR="006A5CDD" w:rsidRDefault="006A5CDD" w:rsidP="00BD1BB6"/>
        </w:tc>
      </w:tr>
      <w:tr w:rsidR="006A5CDD" w14:paraId="47933853" w14:textId="77777777" w:rsidTr="00511430">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E1DF14D" w14:textId="77777777" w:rsidR="006A5CDD" w:rsidRPr="006D6D00" w:rsidRDefault="006A5CDD" w:rsidP="008D48CD">
            <w:pPr>
              <w:numPr>
                <w:ilvl w:val="0"/>
                <w:numId w:val="16"/>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DBEE6FF" w14:textId="77777777" w:rsidR="006A5CDD" w:rsidRDefault="006A5CDD" w:rsidP="00BD1BB6">
            <w:r>
              <w:rPr>
                <w:rFonts w:hint="eastAsia"/>
              </w:rPr>
              <w:t>撤销日期</w:t>
            </w:r>
          </w:p>
        </w:tc>
        <w:tc>
          <w:tcPr>
            <w:tcW w:w="634" w:type="pct"/>
            <w:tcBorders>
              <w:top w:val="single" w:sz="4" w:space="0" w:color="auto"/>
              <w:left w:val="single" w:sz="4" w:space="0" w:color="auto"/>
              <w:bottom w:val="single" w:sz="4" w:space="0" w:color="auto"/>
              <w:right w:val="single" w:sz="4" w:space="0" w:color="auto"/>
            </w:tcBorders>
          </w:tcPr>
          <w:p w14:paraId="2FB09E2D" w14:textId="77777777" w:rsidR="006A5CDD" w:rsidRDefault="006A5CDD" w:rsidP="00BD1BB6">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25B10083" w14:textId="77777777" w:rsidR="006A5CDD" w:rsidRDefault="006A5CDD" w:rsidP="00BD1BB6">
            <w:pPr>
              <w:jc w:val="center"/>
            </w:pPr>
            <w:r>
              <w:rPr>
                <w:rFonts w:hint="eastAsia"/>
              </w:rPr>
              <w:t>D</w:t>
            </w:r>
          </w:p>
        </w:tc>
        <w:tc>
          <w:tcPr>
            <w:tcW w:w="250" w:type="pct"/>
            <w:tcBorders>
              <w:top w:val="single" w:sz="4" w:space="0" w:color="auto"/>
              <w:left w:val="single" w:sz="4" w:space="0" w:color="auto"/>
              <w:bottom w:val="single" w:sz="4" w:space="0" w:color="auto"/>
              <w:right w:val="single" w:sz="4" w:space="0" w:color="auto"/>
            </w:tcBorders>
          </w:tcPr>
          <w:p w14:paraId="126D651A" w14:textId="77777777" w:rsidR="006A5CDD" w:rsidRDefault="006A5CDD"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09CC632D" w14:textId="77777777" w:rsidR="006A5CDD" w:rsidRDefault="006A5CDD" w:rsidP="00BD1BB6">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010568D4" w14:textId="77777777" w:rsidR="006A5CDD" w:rsidRDefault="006A5CDD" w:rsidP="00BD1BB6"/>
        </w:tc>
      </w:tr>
      <w:tr w:rsidR="006A5CDD" w14:paraId="59905E8A" w14:textId="77777777" w:rsidTr="00511430">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5E4A18A" w14:textId="77777777" w:rsidR="006A5CDD" w:rsidRPr="006D6D00" w:rsidRDefault="006A5CDD" w:rsidP="008D48CD">
            <w:pPr>
              <w:numPr>
                <w:ilvl w:val="0"/>
                <w:numId w:val="16"/>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F162B2F" w14:textId="77777777" w:rsidR="006A5CDD" w:rsidRDefault="006A5CDD" w:rsidP="00BD1BB6">
            <w:pPr>
              <w:tabs>
                <w:tab w:val="right" w:pos="2053"/>
              </w:tabs>
            </w:pPr>
            <w:r>
              <w:rPr>
                <w:rFonts w:hint="eastAsia"/>
              </w:rPr>
              <w:t>撤销标识</w:t>
            </w:r>
          </w:p>
        </w:tc>
        <w:tc>
          <w:tcPr>
            <w:tcW w:w="634" w:type="pct"/>
            <w:tcBorders>
              <w:top w:val="single" w:sz="4" w:space="0" w:color="auto"/>
              <w:left w:val="single" w:sz="4" w:space="0" w:color="auto"/>
              <w:bottom w:val="single" w:sz="4" w:space="0" w:color="auto"/>
              <w:right w:val="single" w:sz="4" w:space="0" w:color="auto"/>
            </w:tcBorders>
          </w:tcPr>
          <w:p w14:paraId="7083943F" w14:textId="77777777" w:rsidR="006A5CDD" w:rsidRDefault="006A5CDD" w:rsidP="00BD1BB6">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02DB1D7E" w14:textId="77777777" w:rsidR="006A5CDD" w:rsidRDefault="006A5CDD" w:rsidP="00BD1BB6">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2B070DC4" w14:textId="77777777" w:rsidR="006A5CDD" w:rsidRDefault="006A5CDD" w:rsidP="00BD1BB6">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48A7EB60" w14:textId="77777777" w:rsidR="006A5CDD" w:rsidRDefault="00F04CC2" w:rsidP="00BD1BB6">
            <w:r>
              <w:rPr>
                <w:rFonts w:hint="eastAsia"/>
              </w:rPr>
              <w:t>选择</w:t>
            </w:r>
          </w:p>
        </w:tc>
        <w:tc>
          <w:tcPr>
            <w:tcW w:w="1610" w:type="pct"/>
            <w:tcBorders>
              <w:top w:val="single" w:sz="4" w:space="0" w:color="auto"/>
              <w:left w:val="single" w:sz="4" w:space="0" w:color="auto"/>
              <w:bottom w:val="single" w:sz="4" w:space="0" w:color="auto"/>
              <w:right w:val="single" w:sz="4" w:space="0" w:color="auto"/>
            </w:tcBorders>
          </w:tcPr>
          <w:p w14:paraId="6CFDA42E" w14:textId="77777777" w:rsidR="006A5CDD" w:rsidRDefault="006A5CDD" w:rsidP="00BD1BB6">
            <w:r>
              <w:rPr>
                <w:rFonts w:hint="eastAsia"/>
              </w:rPr>
              <w:t>详见控制说明</w:t>
            </w:r>
          </w:p>
        </w:tc>
      </w:tr>
      <w:tr w:rsidR="006A5CDD" w14:paraId="5C871B3F" w14:textId="77777777" w:rsidTr="00511430">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287A848" w14:textId="77777777" w:rsidR="006A5CDD" w:rsidRPr="006D6D00" w:rsidRDefault="006A5CDD" w:rsidP="008D48CD">
            <w:pPr>
              <w:numPr>
                <w:ilvl w:val="0"/>
                <w:numId w:val="16"/>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94F84F4" w14:textId="77777777" w:rsidR="006A5CDD" w:rsidRDefault="006A5CDD" w:rsidP="00BD1BB6">
            <w:pPr>
              <w:tabs>
                <w:tab w:val="right" w:pos="2053"/>
              </w:tabs>
            </w:pPr>
            <w:r>
              <w:rPr>
                <w:rFonts w:hint="eastAsia"/>
              </w:rPr>
              <w:t>撤销原因</w:t>
            </w:r>
          </w:p>
        </w:tc>
        <w:tc>
          <w:tcPr>
            <w:tcW w:w="634" w:type="pct"/>
            <w:tcBorders>
              <w:top w:val="single" w:sz="4" w:space="0" w:color="auto"/>
              <w:left w:val="single" w:sz="4" w:space="0" w:color="auto"/>
              <w:bottom w:val="single" w:sz="4" w:space="0" w:color="auto"/>
              <w:right w:val="single" w:sz="4" w:space="0" w:color="auto"/>
            </w:tcBorders>
          </w:tcPr>
          <w:p w14:paraId="7AAC8AAF" w14:textId="77777777" w:rsidR="006A5CDD" w:rsidRDefault="006A5CDD" w:rsidP="00BD1BB6">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48515A21" w14:textId="77777777" w:rsidR="006A5CDD" w:rsidRDefault="006A5CDD" w:rsidP="00BD1BB6">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73FB75E2" w14:textId="77777777" w:rsidR="006A5CDD" w:rsidRDefault="006A5CDD" w:rsidP="00BD1BB6">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10E64D66" w14:textId="77777777" w:rsidR="006A5CDD" w:rsidRDefault="006A5CDD" w:rsidP="00BD1BB6">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6E3403EA" w14:textId="77777777" w:rsidR="006A5CDD" w:rsidRDefault="006A5CDD" w:rsidP="00BD1BB6"/>
        </w:tc>
      </w:tr>
      <w:tr w:rsidR="006A5CDD" w14:paraId="4D1C6CF3" w14:textId="77777777" w:rsidTr="00511430">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62D27D0" w14:textId="77777777" w:rsidR="006A5CDD" w:rsidRPr="006D6D00" w:rsidRDefault="006A5CDD" w:rsidP="008D48CD">
            <w:pPr>
              <w:numPr>
                <w:ilvl w:val="0"/>
                <w:numId w:val="16"/>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D5D2DEE" w14:textId="77777777" w:rsidR="006A5CDD" w:rsidRDefault="006A5CDD" w:rsidP="00BD1BB6">
            <w:r>
              <w:rPr>
                <w:rFonts w:hint="eastAsia"/>
              </w:rPr>
              <w:t>备注</w:t>
            </w:r>
          </w:p>
        </w:tc>
        <w:tc>
          <w:tcPr>
            <w:tcW w:w="634" w:type="pct"/>
            <w:tcBorders>
              <w:top w:val="single" w:sz="4" w:space="0" w:color="auto"/>
              <w:left w:val="single" w:sz="4" w:space="0" w:color="auto"/>
              <w:bottom w:val="single" w:sz="4" w:space="0" w:color="auto"/>
              <w:right w:val="single" w:sz="4" w:space="0" w:color="auto"/>
            </w:tcBorders>
          </w:tcPr>
          <w:p w14:paraId="0AB7D55C" w14:textId="77777777" w:rsidR="006A5CDD" w:rsidRDefault="006A5CDD" w:rsidP="00BD1BB6">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4980F25A" w14:textId="77777777" w:rsidR="006A5CDD" w:rsidRDefault="006A5CDD" w:rsidP="00BD1BB6">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72DE4EEB" w14:textId="77777777" w:rsidR="006A5CDD" w:rsidRDefault="006A5CDD" w:rsidP="00BD1BB6">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5586809C" w14:textId="77777777" w:rsidR="006A5CDD" w:rsidRDefault="006A5CDD" w:rsidP="00BD1BB6">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2400C899" w14:textId="77777777" w:rsidR="006A5CDD" w:rsidRDefault="006A5CDD" w:rsidP="00BD1BB6"/>
        </w:tc>
      </w:tr>
    </w:tbl>
    <w:p w14:paraId="568C782C" w14:textId="77777777" w:rsidR="00071B60" w:rsidRPr="005018B4" w:rsidRDefault="00071B60" w:rsidP="00071B60"/>
    <w:p w14:paraId="65EB1E47" w14:textId="77777777" w:rsidR="00071B60" w:rsidRDefault="00071B60" w:rsidP="006E45E9">
      <w:pPr>
        <w:pStyle w:val="4"/>
        <w:ind w:left="840"/>
      </w:pPr>
      <w:bookmarkStart w:id="127" w:name="_Toc393285198"/>
      <w:bookmarkStart w:id="128" w:name="_Toc395083760"/>
      <w:r>
        <w:rPr>
          <w:rFonts w:hint="eastAsia"/>
        </w:rPr>
        <w:t>交易控制</w:t>
      </w:r>
      <w:bookmarkEnd w:id="127"/>
      <w:bookmarkEnd w:id="128"/>
    </w:p>
    <w:p w14:paraId="07F57206" w14:textId="77777777" w:rsidR="00071B60" w:rsidRDefault="00D439B1" w:rsidP="00B84A42">
      <w:pPr>
        <w:pStyle w:val="5"/>
      </w:pPr>
      <w:r>
        <w:rPr>
          <w:rFonts w:hint="eastAsia"/>
        </w:rPr>
        <w:t>交易控制</w:t>
      </w:r>
      <w:r w:rsidR="00071B60">
        <w:rPr>
          <w:rFonts w:hint="eastAsia"/>
        </w:rPr>
        <w:t>说明</w:t>
      </w:r>
    </w:p>
    <w:p w14:paraId="6E23F6B1" w14:textId="77777777" w:rsidR="009D5D1A" w:rsidRDefault="009D5D1A" w:rsidP="009D5D1A">
      <w:pPr>
        <w:ind w:firstLine="420"/>
      </w:pPr>
      <w:r>
        <w:rPr>
          <w:rFonts w:hint="eastAsia"/>
        </w:rPr>
        <w:t>交易应加载保函未注销、未撤销的交易信息且此保函未收到索赔</w:t>
      </w:r>
      <w:r w:rsidRPr="00914E92">
        <w:rPr>
          <w:rFonts w:hint="eastAsia"/>
        </w:rPr>
        <w:t>，且该任务没有在业务处理临时表中。</w:t>
      </w:r>
    </w:p>
    <w:p w14:paraId="74BBCC13" w14:textId="77777777" w:rsidR="009D5D1A" w:rsidRDefault="009D5D1A" w:rsidP="00B84A42">
      <w:pPr>
        <w:pStyle w:val="5"/>
      </w:pPr>
      <w:r>
        <w:rPr>
          <w:rFonts w:hint="eastAsia"/>
        </w:rPr>
        <w:t>撤销标识说明</w:t>
      </w:r>
    </w:p>
    <w:p w14:paraId="6390E4C5" w14:textId="77777777" w:rsidR="009D5D1A" w:rsidRDefault="009D5D1A" w:rsidP="009D5D1A">
      <w:pPr>
        <w:ind w:firstLine="420"/>
      </w:pPr>
      <w:r w:rsidRPr="00294543">
        <w:t>PRE-CANCEL(BY APPLICANT)</w:t>
      </w:r>
      <w:r>
        <w:rPr>
          <w:rFonts w:hint="eastAsia"/>
        </w:rPr>
        <w:t>注：应申请人请求撤销</w:t>
      </w:r>
    </w:p>
    <w:p w14:paraId="48A53AC0" w14:textId="77777777" w:rsidR="009D5D1A" w:rsidRDefault="009D5D1A" w:rsidP="0056707A">
      <w:pPr>
        <w:ind w:firstLine="420"/>
      </w:pPr>
      <w:r w:rsidRPr="00294543">
        <w:t>PRE-CANCEL(BY BENEFICIARY)</w:t>
      </w:r>
      <w:r>
        <w:rPr>
          <w:rFonts w:hint="eastAsia"/>
        </w:rPr>
        <w:t>注：应受益人请求撤销</w:t>
      </w:r>
    </w:p>
    <w:p w14:paraId="05CBA1C8" w14:textId="77777777" w:rsidR="00071B60" w:rsidRDefault="00071B60" w:rsidP="006E45E9">
      <w:pPr>
        <w:pStyle w:val="4"/>
        <w:ind w:left="840"/>
      </w:pPr>
      <w:bookmarkStart w:id="129" w:name="_Toc393285199"/>
      <w:bookmarkStart w:id="130" w:name="_Toc395083761"/>
      <w:r>
        <w:rPr>
          <w:rFonts w:hint="eastAsia"/>
        </w:rPr>
        <w:t>边界描述</w:t>
      </w:r>
      <w:bookmarkEnd w:id="129"/>
      <w:bookmarkEnd w:id="130"/>
    </w:p>
    <w:p w14:paraId="700A3AD0" w14:textId="77777777" w:rsidR="00071B60" w:rsidRDefault="00BD1BB6" w:rsidP="005639B3">
      <w:pPr>
        <w:ind w:leftChars="200" w:left="420"/>
      </w:pPr>
      <w:r>
        <w:rPr>
          <w:rFonts w:hint="eastAsia"/>
        </w:rPr>
        <w:t>无。</w:t>
      </w:r>
    </w:p>
    <w:p w14:paraId="537F3080" w14:textId="77777777" w:rsidR="00071B60" w:rsidRDefault="00071B60" w:rsidP="005639B3">
      <w:pPr>
        <w:pStyle w:val="4"/>
        <w:ind w:left="420"/>
      </w:pPr>
      <w:bookmarkStart w:id="131" w:name="_Toc393285200"/>
      <w:bookmarkStart w:id="132" w:name="_Toc395083762"/>
      <w:r>
        <w:rPr>
          <w:rFonts w:hint="eastAsia"/>
        </w:rPr>
        <w:t>输出描述</w:t>
      </w:r>
      <w:bookmarkEnd w:id="131"/>
      <w:bookmarkEnd w:id="132"/>
    </w:p>
    <w:p w14:paraId="517490EA" w14:textId="77777777" w:rsidR="00071B60" w:rsidRDefault="00071B60" w:rsidP="00B84A42">
      <w:pPr>
        <w:pStyle w:val="5"/>
      </w:pPr>
      <w:r>
        <w:rPr>
          <w:rFonts w:hint="eastAsia"/>
        </w:rPr>
        <w:t>面函</w:t>
      </w:r>
    </w:p>
    <w:p w14:paraId="7FE848DB" w14:textId="77777777" w:rsidR="00071B60" w:rsidRDefault="00BD1BB6" w:rsidP="00071B60">
      <w:pPr>
        <w:ind w:firstLine="420"/>
      </w:pPr>
      <w:r>
        <w:rPr>
          <w:rFonts w:hint="eastAsia"/>
        </w:rPr>
        <w:t>无。</w:t>
      </w:r>
    </w:p>
    <w:p w14:paraId="0D3FF053" w14:textId="77777777" w:rsidR="00071B60" w:rsidRDefault="00071B60" w:rsidP="00B84A42">
      <w:pPr>
        <w:pStyle w:val="5"/>
      </w:pPr>
      <w:r>
        <w:rPr>
          <w:rFonts w:hint="eastAsia"/>
        </w:rPr>
        <w:t>报文</w:t>
      </w:r>
    </w:p>
    <w:p w14:paraId="68F34FE1" w14:textId="77777777" w:rsidR="00071B60" w:rsidRDefault="00D319FD" w:rsidP="007A3B02">
      <w:pPr>
        <w:ind w:leftChars="100" w:left="210" w:firstLineChars="150" w:firstLine="315"/>
      </w:pPr>
      <w:r>
        <w:rPr>
          <w:rFonts w:hint="eastAsia"/>
        </w:rPr>
        <w:t>无。</w:t>
      </w:r>
    </w:p>
    <w:p w14:paraId="594C5FA0" w14:textId="77777777" w:rsidR="00071B60" w:rsidRPr="00CC0D80" w:rsidRDefault="00071B60" w:rsidP="006E45E9">
      <w:pPr>
        <w:pStyle w:val="4"/>
        <w:ind w:left="840"/>
      </w:pPr>
      <w:bookmarkStart w:id="133" w:name="_Toc393285201"/>
      <w:bookmarkStart w:id="134" w:name="_Toc395083763"/>
      <w:r>
        <w:rPr>
          <w:rFonts w:hint="eastAsia"/>
        </w:rPr>
        <w:t>保证金和额度</w:t>
      </w:r>
      <w:bookmarkEnd w:id="133"/>
      <w:bookmarkEnd w:id="134"/>
    </w:p>
    <w:p w14:paraId="61FD64C0" w14:textId="77777777" w:rsidR="00071B60" w:rsidRDefault="00071B60" w:rsidP="00B84A42">
      <w:pPr>
        <w:pStyle w:val="5"/>
      </w:pPr>
      <w:r>
        <w:rPr>
          <w:rFonts w:hint="eastAsia"/>
        </w:rPr>
        <w:t>保证金</w:t>
      </w:r>
    </w:p>
    <w:p w14:paraId="510EFB9B" w14:textId="77777777" w:rsidR="00071B60" w:rsidRPr="00684628" w:rsidRDefault="00BD1BB6" w:rsidP="00071B60">
      <w:pPr>
        <w:ind w:firstLine="420"/>
      </w:pPr>
      <w:r>
        <w:rPr>
          <w:rFonts w:hint="eastAsia"/>
        </w:rPr>
        <w:t>无</w:t>
      </w:r>
      <w:r w:rsidR="00071B60">
        <w:rPr>
          <w:rFonts w:hint="eastAsia"/>
        </w:rPr>
        <w:t>。</w:t>
      </w:r>
    </w:p>
    <w:p w14:paraId="46D74BB0" w14:textId="77777777" w:rsidR="00071B60" w:rsidRDefault="00071B60" w:rsidP="00B84A42">
      <w:pPr>
        <w:pStyle w:val="5"/>
      </w:pPr>
      <w:r>
        <w:rPr>
          <w:rFonts w:hint="eastAsia"/>
        </w:rPr>
        <w:t>额度</w:t>
      </w:r>
    </w:p>
    <w:p w14:paraId="4C7F8BBC" w14:textId="77777777" w:rsidR="00FA7115" w:rsidRDefault="00FA7115" w:rsidP="00FA7115">
      <w:r>
        <w:rPr>
          <w:rFonts w:hint="eastAsia"/>
        </w:rPr>
        <w:t>通知信贷系统恢复客户额度；</w:t>
      </w:r>
    </w:p>
    <w:p w14:paraId="54207B3F" w14:textId="77777777" w:rsidR="00071B60" w:rsidRPr="00CC0D80" w:rsidRDefault="00071B60" w:rsidP="006E45E9">
      <w:pPr>
        <w:pStyle w:val="4"/>
      </w:pPr>
      <w:bookmarkStart w:id="135" w:name="_Toc393285202"/>
      <w:bookmarkStart w:id="136" w:name="_Toc395083764"/>
      <w:r>
        <w:rPr>
          <w:rFonts w:hint="eastAsia"/>
        </w:rPr>
        <w:t>手续费</w:t>
      </w:r>
      <w:bookmarkEnd w:id="135"/>
      <w:bookmarkEnd w:id="136"/>
    </w:p>
    <w:p w14:paraId="7D24F274" w14:textId="77777777" w:rsidR="00BD1BB6" w:rsidRPr="00920903" w:rsidRDefault="00BD1BB6" w:rsidP="00BD1BB6">
      <w:pPr>
        <w:ind w:left="432"/>
      </w:pPr>
      <w:r w:rsidRPr="000F2D9F">
        <w:rPr>
          <w:rFonts w:hint="eastAsia"/>
        </w:rPr>
        <w:t>默认的收费方式：</w:t>
      </w:r>
      <w:r>
        <w:rPr>
          <w:rFonts w:hint="eastAsia"/>
        </w:rPr>
        <w:t>现收、外收</w:t>
      </w:r>
      <w:r w:rsidRPr="000F2D9F">
        <w:rPr>
          <w:rFonts w:hint="eastAsia"/>
        </w:rPr>
        <w:t>。允许现收，免收，</w:t>
      </w:r>
      <w:r>
        <w:rPr>
          <w:rFonts w:hint="eastAsia"/>
        </w:rPr>
        <w:t>不</w:t>
      </w:r>
      <w:r w:rsidRPr="000F2D9F">
        <w:rPr>
          <w:rFonts w:hint="eastAsia"/>
        </w:rPr>
        <w:t>允许</w:t>
      </w:r>
      <w:r>
        <w:rPr>
          <w:rFonts w:hint="eastAsia"/>
        </w:rPr>
        <w:t>现收</w:t>
      </w:r>
      <w:r w:rsidRPr="000F2D9F">
        <w:rPr>
          <w:rFonts w:hint="eastAsia"/>
        </w:rPr>
        <w:t>内扣。</w:t>
      </w:r>
      <w:r w:rsidR="00A131DE">
        <w:rPr>
          <w:rFonts w:hint="eastAsia"/>
        </w:rPr>
        <w:t>不允许后收。</w:t>
      </w:r>
    </w:p>
    <w:p w14:paraId="0D7652CA" w14:textId="77777777" w:rsidR="00071B60" w:rsidRPr="00BD1BB6" w:rsidRDefault="00BD1BB6" w:rsidP="00BD1BB6">
      <w:pPr>
        <w:ind w:firstLine="420"/>
      </w:pPr>
      <w:r>
        <w:rPr>
          <w:rFonts w:hint="eastAsia"/>
        </w:rPr>
        <w:t>本交易自动带出保函编号项下的所有后收费用并默认在本交易收取。</w:t>
      </w:r>
    </w:p>
    <w:p w14:paraId="0F52D299" w14:textId="77777777" w:rsidR="00071B60" w:rsidRDefault="00071B60" w:rsidP="006E45E9">
      <w:pPr>
        <w:pStyle w:val="4"/>
        <w:ind w:left="840"/>
      </w:pPr>
      <w:bookmarkStart w:id="137" w:name="_Toc393285203"/>
      <w:bookmarkStart w:id="138" w:name="_Toc395083765"/>
      <w:r>
        <w:rPr>
          <w:rFonts w:hint="eastAsia"/>
        </w:rPr>
        <w:t>会计分录</w:t>
      </w:r>
      <w:bookmarkEnd w:id="137"/>
      <w:bookmarkEnd w:id="138"/>
    </w:p>
    <w:p w14:paraId="7765E86F" w14:textId="77777777" w:rsidR="00A131DE" w:rsidRPr="003F685A" w:rsidRDefault="00A131DE" w:rsidP="005639B3">
      <w:pPr>
        <w:ind w:leftChars="200" w:left="420"/>
        <w:rPr>
          <w:b/>
          <w:bCs/>
          <w:szCs w:val="21"/>
        </w:rPr>
      </w:pPr>
      <w:r w:rsidRPr="003F685A">
        <w:rPr>
          <w:rFonts w:hint="eastAsia"/>
          <w:b/>
          <w:bCs/>
          <w:szCs w:val="21"/>
        </w:rPr>
        <w:t>表外：</w:t>
      </w:r>
    </w:p>
    <w:p w14:paraId="1B92D4A6" w14:textId="77777777" w:rsidR="00A131DE" w:rsidRDefault="00A131DE" w:rsidP="009F58F1">
      <w:pPr>
        <w:ind w:leftChars="406" w:left="853"/>
        <w:rPr>
          <w:bCs/>
          <w:szCs w:val="21"/>
        </w:rPr>
      </w:pPr>
      <w:r w:rsidRPr="003753EA">
        <w:rPr>
          <w:rFonts w:hint="eastAsia"/>
          <w:bCs/>
          <w:szCs w:val="21"/>
        </w:rPr>
        <w:t>付：</w:t>
      </w:r>
      <w:r w:rsidRPr="003753EA">
        <w:rPr>
          <w:rFonts w:hint="eastAsia"/>
          <w:bCs/>
          <w:szCs w:val="21"/>
        </w:rPr>
        <w:t>818</w:t>
      </w:r>
      <w:r w:rsidRPr="003753EA">
        <w:rPr>
          <w:rFonts w:hint="eastAsia"/>
          <w:bCs/>
          <w:szCs w:val="21"/>
        </w:rPr>
        <w:t>开出保函外币</w:t>
      </w:r>
      <w:r w:rsidR="00AC6C7F">
        <w:rPr>
          <w:rFonts w:hint="eastAsia"/>
          <w:bCs/>
          <w:szCs w:val="21"/>
        </w:rPr>
        <w:t>（金额</w:t>
      </w:r>
      <w:r w:rsidR="00AC6C7F">
        <w:rPr>
          <w:rFonts w:hint="eastAsia"/>
          <w:bCs/>
          <w:szCs w:val="21"/>
        </w:rPr>
        <w:t xml:space="preserve"> = </w:t>
      </w:r>
      <w:r w:rsidR="00AC6C7F">
        <w:rPr>
          <w:rFonts w:hint="eastAsia"/>
          <w:bCs/>
          <w:szCs w:val="21"/>
        </w:rPr>
        <w:t>保函余额）</w:t>
      </w:r>
    </w:p>
    <w:p w14:paraId="6AF4B48D" w14:textId="77777777" w:rsidR="003F685A" w:rsidRPr="003F685A" w:rsidRDefault="003F685A" w:rsidP="005639B3">
      <w:pPr>
        <w:ind w:leftChars="200" w:left="420"/>
        <w:rPr>
          <w:b/>
        </w:rPr>
      </w:pPr>
      <w:r w:rsidRPr="003F685A">
        <w:rPr>
          <w:rFonts w:hint="eastAsia"/>
          <w:b/>
        </w:rPr>
        <w:t>手续费：</w:t>
      </w:r>
    </w:p>
    <w:p w14:paraId="48BF73AB" w14:textId="77777777" w:rsidR="003F685A" w:rsidRDefault="003F685A" w:rsidP="005639B3">
      <w:pPr>
        <w:ind w:leftChars="200" w:left="420" w:firstLine="420"/>
      </w:pPr>
      <w:r>
        <w:rPr>
          <w:rFonts w:hint="eastAsia"/>
        </w:rPr>
        <w:t>借：</w:t>
      </w:r>
      <w:r>
        <w:rPr>
          <w:rFonts w:hint="eastAsia"/>
        </w:rPr>
        <w:t>201101</w:t>
      </w:r>
      <w:r>
        <w:rPr>
          <w:rFonts w:hint="eastAsia"/>
        </w:rPr>
        <w:t>活期存款等科目外币或人民币</w:t>
      </w:r>
    </w:p>
    <w:p w14:paraId="73C53711" w14:textId="77777777" w:rsidR="008D12E2" w:rsidRPr="008D12E2" w:rsidRDefault="003F685A" w:rsidP="005639B3">
      <w:pPr>
        <w:ind w:leftChars="200" w:left="420" w:firstLine="420"/>
      </w:pPr>
      <w:r>
        <w:rPr>
          <w:rFonts w:hint="eastAsia"/>
        </w:rPr>
        <w:t>贷：</w:t>
      </w:r>
      <w:r>
        <w:rPr>
          <w:rFonts w:hint="eastAsia"/>
        </w:rPr>
        <w:t>60210502</w:t>
      </w:r>
      <w:r>
        <w:rPr>
          <w:rFonts w:hint="eastAsia"/>
        </w:rPr>
        <w:t>保函手续费收入外币或人民币</w:t>
      </w:r>
    </w:p>
    <w:p w14:paraId="6FDE801C" w14:textId="77777777" w:rsidR="00071B60" w:rsidRDefault="00071B60" w:rsidP="005639B3">
      <w:pPr>
        <w:pStyle w:val="4"/>
        <w:ind w:left="420"/>
      </w:pPr>
      <w:bookmarkStart w:id="139" w:name="_Toc393285204"/>
      <w:bookmarkStart w:id="140" w:name="_Toc395083766"/>
      <w:r>
        <w:rPr>
          <w:rFonts w:hint="eastAsia"/>
        </w:rPr>
        <w:t>其他</w:t>
      </w:r>
      <w:bookmarkEnd w:id="139"/>
      <w:bookmarkEnd w:id="140"/>
    </w:p>
    <w:p w14:paraId="45E5929B" w14:textId="77777777" w:rsidR="00071B60" w:rsidRPr="00684628" w:rsidRDefault="00743030" w:rsidP="00071B60">
      <w:pPr>
        <w:ind w:firstLine="420"/>
        <w:rPr>
          <w:rFonts w:asciiTheme="minorEastAsia" w:hAnsiTheme="minorEastAsia"/>
        </w:rPr>
      </w:pPr>
      <w:r>
        <w:rPr>
          <w:rFonts w:asciiTheme="minorEastAsia" w:hAnsiTheme="minorEastAsia" w:hint="eastAsia"/>
        </w:rPr>
        <w:t>无</w:t>
      </w:r>
      <w:r w:rsidR="006130D8">
        <w:rPr>
          <w:rFonts w:asciiTheme="minorEastAsia" w:hAnsiTheme="minorEastAsia" w:hint="eastAsia"/>
        </w:rPr>
        <w:t>。</w:t>
      </w:r>
    </w:p>
    <w:p w14:paraId="13361576" w14:textId="77777777" w:rsidR="0088567F" w:rsidRDefault="0035721F" w:rsidP="00B84A42">
      <w:pPr>
        <w:pStyle w:val="3"/>
      </w:pPr>
      <w:bookmarkStart w:id="141" w:name="_Toc383158466"/>
      <w:bookmarkStart w:id="142" w:name="_Toc415598204"/>
      <w:r>
        <w:rPr>
          <w:rFonts w:hint="eastAsia"/>
        </w:rPr>
        <w:t>生效日/失效日期确认</w:t>
      </w:r>
      <w:bookmarkEnd w:id="141"/>
      <w:bookmarkEnd w:id="142"/>
    </w:p>
    <w:p w14:paraId="1CE1F87B" w14:textId="77777777" w:rsidR="0088567F" w:rsidRDefault="0088567F" w:rsidP="006E45E9">
      <w:pPr>
        <w:pStyle w:val="4"/>
        <w:ind w:left="840"/>
      </w:pPr>
      <w:bookmarkStart w:id="143" w:name="_Toc393285206"/>
      <w:bookmarkStart w:id="144" w:name="_Toc395083768"/>
      <w:r>
        <w:rPr>
          <w:rFonts w:hint="eastAsia"/>
        </w:rPr>
        <w:t>交易描述：</w:t>
      </w:r>
      <w:bookmarkEnd w:id="143"/>
      <w:bookmarkEnd w:id="144"/>
    </w:p>
    <w:p w14:paraId="24064B65" w14:textId="77777777" w:rsidR="0088567F" w:rsidRPr="0035721F" w:rsidRDefault="0035721F" w:rsidP="0035721F">
      <w:pPr>
        <w:ind w:firstLine="420"/>
      </w:pPr>
      <w:r>
        <w:rPr>
          <w:rFonts w:hint="eastAsia"/>
        </w:rPr>
        <w:t>此交易用来跟通知行或委托银行确认保函开立时的生效日期</w:t>
      </w:r>
      <w:r>
        <w:rPr>
          <w:rFonts w:hint="eastAsia"/>
        </w:rPr>
        <w:t>/</w:t>
      </w:r>
      <w:r>
        <w:rPr>
          <w:rFonts w:hint="eastAsia"/>
        </w:rPr>
        <w:t>失效日期，发送</w:t>
      </w:r>
      <w:r>
        <w:rPr>
          <w:rFonts w:hint="eastAsia"/>
        </w:rPr>
        <w:t>MT799</w:t>
      </w:r>
      <w:r>
        <w:rPr>
          <w:rFonts w:hint="eastAsia"/>
        </w:rPr>
        <w:t>报文或面函确认。</w:t>
      </w:r>
    </w:p>
    <w:p w14:paraId="20872AD3" w14:textId="77777777" w:rsidR="00167A3E" w:rsidRDefault="00167A3E" w:rsidP="006E45E9">
      <w:pPr>
        <w:pStyle w:val="4"/>
        <w:ind w:left="-998" w:hanging="735"/>
      </w:pPr>
      <w:bookmarkStart w:id="145" w:name="_Toc393285207"/>
      <w:bookmarkStart w:id="146" w:name="_Toc395083769"/>
      <w:r>
        <w:rPr>
          <w:rFonts w:hint="eastAsia"/>
        </w:rPr>
        <w:t>柜员操作</w:t>
      </w:r>
      <w:bookmarkEnd w:id="145"/>
      <w:bookmarkEnd w:id="146"/>
    </w:p>
    <w:p w14:paraId="7C829EEA" w14:textId="77777777" w:rsidR="0035721F" w:rsidRDefault="0035721F" w:rsidP="007535ED">
      <w:pPr>
        <w:spacing w:line="240" w:lineRule="atLeast"/>
        <w:ind w:firstLine="420"/>
      </w:pPr>
      <w:r>
        <w:rPr>
          <w:rFonts w:hint="eastAsia"/>
        </w:rPr>
        <w:t>本交易由具有保函生效日</w:t>
      </w:r>
      <w:r>
        <w:rPr>
          <w:rFonts w:hint="eastAsia"/>
        </w:rPr>
        <w:t>/</w:t>
      </w:r>
      <w:r>
        <w:rPr>
          <w:rFonts w:hint="eastAsia"/>
        </w:rPr>
        <w:t>失效日确认经办权限的柜员操作。</w:t>
      </w:r>
    </w:p>
    <w:p w14:paraId="3A17750A" w14:textId="77777777" w:rsidR="00167A3E" w:rsidRDefault="0035721F" w:rsidP="007535ED">
      <w:pPr>
        <w:spacing w:line="240" w:lineRule="atLeast"/>
        <w:ind w:firstLine="420"/>
      </w:pPr>
      <w:r>
        <w:rPr>
          <w:rFonts w:hint="eastAsia"/>
        </w:rPr>
        <w:t>系统需支持本交易能多级授权。</w:t>
      </w:r>
    </w:p>
    <w:p w14:paraId="30F1C831" w14:textId="77777777" w:rsidR="0035721F" w:rsidRDefault="0035721F" w:rsidP="007535ED">
      <w:pPr>
        <w:spacing w:line="240" w:lineRule="atLeast"/>
        <w:ind w:firstLine="420"/>
      </w:pPr>
      <w:r>
        <w:rPr>
          <w:rFonts w:hint="eastAsia"/>
        </w:rPr>
        <w:t>该交易需要支持手工经办和扫描</w:t>
      </w:r>
      <w:r>
        <w:rPr>
          <w:rFonts w:hint="eastAsia"/>
        </w:rPr>
        <w:t>,</w:t>
      </w:r>
      <w:r>
        <w:rPr>
          <w:rFonts w:hint="eastAsia"/>
        </w:rPr>
        <w:t>报文等发起方式。</w:t>
      </w:r>
    </w:p>
    <w:p w14:paraId="4699C52F" w14:textId="77777777" w:rsidR="00535636" w:rsidRDefault="00535636" w:rsidP="006E45E9">
      <w:pPr>
        <w:pStyle w:val="4"/>
        <w:ind w:left="840" w:firstLine="0"/>
      </w:pPr>
      <w:bookmarkStart w:id="147" w:name="_Toc393285208"/>
      <w:bookmarkStart w:id="148" w:name="_Toc395083770"/>
      <w:r>
        <w:rPr>
          <w:rFonts w:hint="eastAsia"/>
        </w:rPr>
        <w:t>界面布局与菜单按钮</w:t>
      </w:r>
      <w:bookmarkEnd w:id="147"/>
      <w:bookmarkEnd w:id="148"/>
    </w:p>
    <w:p w14:paraId="142E7D8F" w14:textId="77777777" w:rsidR="00535636" w:rsidRDefault="00535636" w:rsidP="005639B3">
      <w:pPr>
        <w:ind w:leftChars="200" w:left="420"/>
      </w:pPr>
      <w:r>
        <w:rPr>
          <w:rFonts w:hint="eastAsia"/>
        </w:rPr>
        <w:t>同一页面布局原则，一行两列，从上至下：</w:t>
      </w:r>
    </w:p>
    <w:p w14:paraId="5693967D" w14:textId="77777777" w:rsidR="00535636" w:rsidRDefault="00535636" w:rsidP="005639B3">
      <w:pPr>
        <w:ind w:leftChars="200" w:left="420"/>
      </w:pPr>
      <w:r>
        <w:rPr>
          <w:rFonts w:hint="eastAsia"/>
        </w:rPr>
        <w:t>第一区域：基本信息；</w:t>
      </w:r>
    </w:p>
    <w:p w14:paraId="77011472" w14:textId="77777777" w:rsidR="00813692" w:rsidRDefault="00535636" w:rsidP="005639B3">
      <w:pPr>
        <w:spacing w:line="240" w:lineRule="atLeast"/>
        <w:ind w:leftChars="200" w:left="420"/>
      </w:pPr>
      <w:r>
        <w:rPr>
          <w:rFonts w:hint="eastAsia"/>
        </w:rPr>
        <w:t>第二区域：费用管理；</w:t>
      </w:r>
    </w:p>
    <w:p w14:paraId="7F7A4DD9" w14:textId="77777777" w:rsidR="00813692" w:rsidRDefault="0035721F" w:rsidP="005639B3">
      <w:pPr>
        <w:spacing w:line="240" w:lineRule="atLeast"/>
        <w:ind w:leftChars="200" w:left="420"/>
      </w:pPr>
      <w:r>
        <w:rPr>
          <w:rFonts w:hint="eastAsia"/>
        </w:rPr>
        <w:t>第三区域：按钮；</w:t>
      </w:r>
    </w:p>
    <w:p w14:paraId="12098887" w14:textId="77777777" w:rsidR="0035721F" w:rsidRDefault="0035721F" w:rsidP="005639B3">
      <w:pPr>
        <w:spacing w:line="240" w:lineRule="atLeast"/>
        <w:ind w:leftChars="200" w:left="420"/>
      </w:pPr>
      <w:r>
        <w:rPr>
          <w:rFonts w:hint="eastAsia"/>
        </w:rPr>
        <w:t>第四区域：报文。</w:t>
      </w:r>
    </w:p>
    <w:p w14:paraId="12C75EEA" w14:textId="77777777" w:rsidR="00A40D04" w:rsidRDefault="00A40D04" w:rsidP="00B84A42">
      <w:pPr>
        <w:pStyle w:val="5"/>
      </w:pPr>
      <w:r>
        <w:rPr>
          <w:rFonts w:hint="eastAsia"/>
        </w:rPr>
        <w:t>基本信息</w:t>
      </w:r>
      <w:r w:rsidR="006B484C">
        <w:rPr>
          <w:rFonts w:hint="eastAsia"/>
        </w:rPr>
        <w:t>、</w:t>
      </w:r>
      <w:r>
        <w:rPr>
          <w:rFonts w:hint="eastAsia"/>
        </w:rPr>
        <w:t>费用管理</w:t>
      </w:r>
      <w:r w:rsidR="006B484C">
        <w:rPr>
          <w:rFonts w:hint="eastAsia"/>
        </w:rPr>
        <w:t>和按钮</w:t>
      </w:r>
    </w:p>
    <w:p w14:paraId="0590EF82" w14:textId="77777777" w:rsidR="00813692" w:rsidRDefault="0035721F" w:rsidP="009F58F1">
      <w:pPr>
        <w:spacing w:line="360" w:lineRule="auto"/>
        <w:ind w:leftChars="-675" w:left="-1418"/>
      </w:pPr>
      <w:r>
        <w:rPr>
          <w:noProof/>
        </w:rPr>
        <w:drawing>
          <wp:inline distT="0" distB="0" distL="0" distR="0" wp14:anchorId="7F20EBD9" wp14:editId="2D04E3E3">
            <wp:extent cx="6787384" cy="3053751"/>
            <wp:effectExtent l="19050" t="0" r="0" b="0"/>
            <wp:docPr id="1" name="图片 0" descr="生效日失效日确认.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生效日失效日确认.bmp"/>
                    <pic:cNvPicPr/>
                  </pic:nvPicPr>
                  <pic:blipFill>
                    <a:blip r:embed="rId21"/>
                    <a:stretch>
                      <a:fillRect/>
                    </a:stretch>
                  </pic:blipFill>
                  <pic:spPr>
                    <a:xfrm>
                      <a:off x="0" y="0"/>
                      <a:ext cx="6789473" cy="3054691"/>
                    </a:xfrm>
                    <a:prstGeom prst="rect">
                      <a:avLst/>
                    </a:prstGeom>
                  </pic:spPr>
                </pic:pic>
              </a:graphicData>
            </a:graphic>
          </wp:inline>
        </w:drawing>
      </w:r>
    </w:p>
    <w:p w14:paraId="2441000E" w14:textId="77777777" w:rsidR="00F3534A" w:rsidRDefault="00F3534A" w:rsidP="00F3534A">
      <w:pPr>
        <w:spacing w:line="360" w:lineRule="auto"/>
      </w:pPr>
      <w:r>
        <w:rPr>
          <w:rFonts w:hint="eastAsia"/>
        </w:rPr>
        <w:t>备注：</w:t>
      </w:r>
    </w:p>
    <w:p w14:paraId="6CABEAE8" w14:textId="77777777" w:rsidR="00F3534A" w:rsidRDefault="00F3534A" w:rsidP="00F3534A">
      <w:pPr>
        <w:spacing w:line="360" w:lineRule="auto"/>
      </w:pPr>
      <w:r>
        <w:rPr>
          <w:rFonts w:hint="eastAsia"/>
        </w:rPr>
        <w:t>从左至右：提交、保存、打印查看、查询、附加功能、取消、返回。</w:t>
      </w:r>
    </w:p>
    <w:p w14:paraId="1A5FAD9C" w14:textId="77777777" w:rsidR="0035721F" w:rsidRDefault="0035721F" w:rsidP="00B84A42">
      <w:pPr>
        <w:pStyle w:val="5"/>
      </w:pPr>
      <w:r>
        <w:rPr>
          <w:rFonts w:hint="eastAsia"/>
        </w:rPr>
        <w:t>报文</w:t>
      </w:r>
    </w:p>
    <w:p w14:paraId="6393FFBA" w14:textId="77777777" w:rsidR="00813692" w:rsidRDefault="00B307C3" w:rsidP="009F58F1">
      <w:pPr>
        <w:spacing w:line="360" w:lineRule="auto"/>
        <w:ind w:leftChars="-675" w:left="-1418"/>
      </w:pPr>
      <w:r>
        <w:rPr>
          <w:noProof/>
        </w:rPr>
        <w:drawing>
          <wp:anchor distT="0" distB="0" distL="114300" distR="114300" simplePos="0" relativeHeight="251661312" behindDoc="0" locked="0" layoutInCell="1" allowOverlap="1" wp14:anchorId="2FA73F47" wp14:editId="3E334908">
            <wp:simplePos x="0" y="0"/>
            <wp:positionH relativeFrom="column">
              <wp:posOffset>2507771</wp:posOffset>
            </wp:positionH>
            <wp:positionV relativeFrom="paragraph">
              <wp:posOffset>725314</wp:posOffset>
            </wp:positionV>
            <wp:extent cx="1381340" cy="138023"/>
            <wp:effectExtent l="19050" t="0" r="9310" b="0"/>
            <wp:wrapNone/>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a:srcRect/>
                    <a:stretch>
                      <a:fillRect/>
                    </a:stretch>
                  </pic:blipFill>
                  <pic:spPr bwMode="auto">
                    <a:xfrm>
                      <a:off x="0" y="0"/>
                      <a:ext cx="1381340" cy="138023"/>
                    </a:xfrm>
                    <a:prstGeom prst="rect">
                      <a:avLst/>
                    </a:prstGeom>
                    <a:solidFill>
                      <a:srgbClr val="4F81BD"/>
                    </a:solidFill>
                    <a:ln w="9525">
                      <a:noFill/>
                      <a:miter lim="800000"/>
                      <a:headEnd/>
                      <a:tailEnd/>
                    </a:ln>
                  </pic:spPr>
                </pic:pic>
              </a:graphicData>
            </a:graphic>
          </wp:anchor>
        </w:drawing>
      </w:r>
      <w:r w:rsidR="009E3A50">
        <w:rPr>
          <w:noProof/>
        </w:rPr>
        <w:drawing>
          <wp:inline distT="0" distB="0" distL="0" distR="0" wp14:anchorId="50858143" wp14:editId="2CBCBA83">
            <wp:extent cx="6838950" cy="2990497"/>
            <wp:effectExtent l="19050" t="0" r="0" b="0"/>
            <wp:docPr id="24" name="图片 23" descr="复件 生效日失效日确认_报文.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复件 生效日失效日确认_报文.bmp"/>
                    <pic:cNvPicPr/>
                  </pic:nvPicPr>
                  <pic:blipFill>
                    <a:blip r:embed="rId22"/>
                    <a:stretch>
                      <a:fillRect/>
                    </a:stretch>
                  </pic:blipFill>
                  <pic:spPr>
                    <a:xfrm>
                      <a:off x="0" y="0"/>
                      <a:ext cx="6848060" cy="2994480"/>
                    </a:xfrm>
                    <a:prstGeom prst="rect">
                      <a:avLst/>
                    </a:prstGeom>
                  </pic:spPr>
                </pic:pic>
              </a:graphicData>
            </a:graphic>
          </wp:inline>
        </w:drawing>
      </w:r>
    </w:p>
    <w:p w14:paraId="3FC67C67" w14:textId="77777777" w:rsidR="007A3B02" w:rsidRPr="007A3B02" w:rsidRDefault="007A3B02" w:rsidP="009F58F1">
      <w:pPr>
        <w:spacing w:line="360" w:lineRule="auto"/>
        <w:ind w:leftChars="-675" w:left="-1418"/>
      </w:pPr>
    </w:p>
    <w:p w14:paraId="3C9F6298" w14:textId="77777777" w:rsidR="0088567F" w:rsidRDefault="0088567F" w:rsidP="009F58F1">
      <w:pPr>
        <w:pStyle w:val="4"/>
        <w:ind w:left="-998"/>
      </w:pPr>
      <w:bookmarkStart w:id="149" w:name="_Toc393285209"/>
      <w:bookmarkStart w:id="150" w:name="_Toc395083771"/>
      <w:r>
        <w:rPr>
          <w:rFonts w:hint="eastAsia"/>
        </w:rPr>
        <w:t>输入描述</w:t>
      </w:r>
      <w:bookmarkEnd w:id="149"/>
      <w:bookmarkEnd w:id="15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8"/>
        <w:gridCol w:w="1352"/>
        <w:gridCol w:w="1082"/>
        <w:gridCol w:w="1139"/>
        <w:gridCol w:w="426"/>
        <w:gridCol w:w="1276"/>
        <w:gridCol w:w="2746"/>
      </w:tblGrid>
      <w:tr w:rsidR="006664C3" w:rsidRPr="00BF567F" w14:paraId="10B8DAF3" w14:textId="77777777" w:rsidTr="008F77E1">
        <w:trPr>
          <w:jc w:val="center"/>
        </w:trPr>
        <w:tc>
          <w:tcPr>
            <w:tcW w:w="297" w:type="pct"/>
            <w:shd w:val="clear" w:color="auto" w:fill="FFFFFF" w:themeFill="background1"/>
            <w:vAlign w:val="center"/>
          </w:tcPr>
          <w:p w14:paraId="49963FA1" w14:textId="77777777" w:rsidR="006664C3" w:rsidRPr="00BF567F" w:rsidRDefault="006664C3" w:rsidP="008F77E1">
            <w:pPr>
              <w:ind w:right="210"/>
              <w:jc w:val="center"/>
              <w:rPr>
                <w:rFonts w:ascii="宋体" w:hAnsi="宋体"/>
                <w:b/>
                <w:szCs w:val="21"/>
              </w:rPr>
            </w:pPr>
            <w:r w:rsidRPr="00BF567F">
              <w:rPr>
                <w:rFonts w:ascii="宋体" w:hAnsi="宋体" w:hint="eastAsia"/>
                <w:b/>
                <w:szCs w:val="21"/>
              </w:rPr>
              <w:t>序号</w:t>
            </w:r>
          </w:p>
        </w:tc>
        <w:tc>
          <w:tcPr>
            <w:tcW w:w="792" w:type="pct"/>
            <w:shd w:val="clear" w:color="auto" w:fill="FFFFFF" w:themeFill="background1"/>
            <w:vAlign w:val="center"/>
          </w:tcPr>
          <w:p w14:paraId="2413D83C" w14:textId="77777777" w:rsidR="006664C3" w:rsidRPr="00BF567F" w:rsidRDefault="006664C3" w:rsidP="008F77E1">
            <w:pPr>
              <w:ind w:left="210" w:right="210"/>
              <w:rPr>
                <w:rFonts w:ascii="宋体" w:hAnsi="宋体"/>
                <w:b/>
                <w:szCs w:val="21"/>
              </w:rPr>
            </w:pPr>
            <w:r>
              <w:rPr>
                <w:rFonts w:ascii="宋体" w:hAnsi="宋体" w:hint="eastAsia"/>
                <w:b/>
                <w:szCs w:val="21"/>
              </w:rPr>
              <w:t>本地名称</w:t>
            </w:r>
          </w:p>
        </w:tc>
        <w:tc>
          <w:tcPr>
            <w:tcW w:w="634" w:type="pct"/>
            <w:shd w:val="clear" w:color="auto" w:fill="FFFFFF" w:themeFill="background1"/>
            <w:vAlign w:val="center"/>
          </w:tcPr>
          <w:p w14:paraId="285B39FC" w14:textId="77777777" w:rsidR="006664C3" w:rsidRPr="00BF567F" w:rsidRDefault="006664C3" w:rsidP="009F58F1">
            <w:pPr>
              <w:tabs>
                <w:tab w:val="left" w:pos="-125"/>
              </w:tabs>
              <w:ind w:leftChars="-60" w:left="-126" w:rightChars="-51" w:right="-107"/>
              <w:rPr>
                <w:rFonts w:ascii="宋体" w:hAnsi="宋体"/>
                <w:b/>
                <w:szCs w:val="21"/>
              </w:rPr>
            </w:pPr>
            <w:r>
              <w:rPr>
                <w:rFonts w:ascii="宋体" w:hAnsi="宋体" w:hint="eastAsia"/>
                <w:b/>
                <w:szCs w:val="21"/>
              </w:rPr>
              <w:t>英文名称</w:t>
            </w:r>
          </w:p>
        </w:tc>
        <w:tc>
          <w:tcPr>
            <w:tcW w:w="668" w:type="pct"/>
            <w:shd w:val="clear" w:color="auto" w:fill="FFFFFF" w:themeFill="background1"/>
          </w:tcPr>
          <w:p w14:paraId="4ECC3743" w14:textId="77777777" w:rsidR="006664C3" w:rsidRPr="00BF567F" w:rsidRDefault="006664C3" w:rsidP="009F58F1">
            <w:pPr>
              <w:tabs>
                <w:tab w:val="left" w:pos="-125"/>
              </w:tabs>
              <w:ind w:leftChars="-60" w:left="-126" w:rightChars="-51" w:right="-107"/>
              <w:jc w:val="center"/>
              <w:rPr>
                <w:rFonts w:ascii="宋体" w:hAnsi="宋体"/>
                <w:b/>
                <w:szCs w:val="21"/>
              </w:rPr>
            </w:pPr>
            <w:r>
              <w:rPr>
                <w:rFonts w:hint="eastAsia"/>
                <w:b/>
              </w:rPr>
              <w:t>类型</w:t>
            </w:r>
          </w:p>
        </w:tc>
        <w:tc>
          <w:tcPr>
            <w:tcW w:w="250" w:type="pct"/>
            <w:shd w:val="clear" w:color="auto" w:fill="FFFFFF" w:themeFill="background1"/>
            <w:vAlign w:val="center"/>
          </w:tcPr>
          <w:p w14:paraId="0B70E075" w14:textId="77777777" w:rsidR="006664C3" w:rsidRPr="00BF567F" w:rsidRDefault="006664C3" w:rsidP="005639B3">
            <w:pPr>
              <w:tabs>
                <w:tab w:val="left" w:pos="-125"/>
              </w:tabs>
              <w:ind w:leftChars="-60" w:left="-126" w:rightChars="-51" w:right="-107"/>
              <w:rPr>
                <w:rFonts w:ascii="宋体" w:hAnsi="宋体"/>
                <w:b/>
                <w:szCs w:val="21"/>
              </w:rPr>
            </w:pPr>
            <w:r w:rsidRPr="00BF567F">
              <w:rPr>
                <w:rFonts w:ascii="宋体" w:hAnsi="宋体" w:hint="eastAsia"/>
                <w:b/>
                <w:szCs w:val="21"/>
              </w:rPr>
              <w:t>M/O/P</w:t>
            </w:r>
          </w:p>
        </w:tc>
        <w:tc>
          <w:tcPr>
            <w:tcW w:w="748" w:type="pct"/>
            <w:shd w:val="clear" w:color="auto" w:fill="FFFFFF" w:themeFill="background1"/>
            <w:vAlign w:val="center"/>
          </w:tcPr>
          <w:p w14:paraId="045F9730" w14:textId="77777777" w:rsidR="006664C3" w:rsidRPr="00BF567F" w:rsidRDefault="006664C3" w:rsidP="008F77E1">
            <w:pPr>
              <w:ind w:left="210" w:right="210"/>
              <w:jc w:val="center"/>
              <w:rPr>
                <w:rFonts w:ascii="宋体" w:hAnsi="宋体"/>
                <w:b/>
                <w:szCs w:val="21"/>
              </w:rPr>
            </w:pPr>
            <w:r w:rsidRPr="00BF567F">
              <w:rPr>
                <w:rFonts w:ascii="宋体" w:hAnsi="宋体" w:hint="eastAsia"/>
                <w:b/>
                <w:szCs w:val="21"/>
              </w:rPr>
              <w:t>数据来源</w:t>
            </w:r>
          </w:p>
        </w:tc>
        <w:tc>
          <w:tcPr>
            <w:tcW w:w="1610" w:type="pct"/>
            <w:shd w:val="clear" w:color="auto" w:fill="FFFFFF" w:themeFill="background1"/>
            <w:vAlign w:val="center"/>
          </w:tcPr>
          <w:p w14:paraId="6237C621" w14:textId="77777777" w:rsidR="006664C3" w:rsidRPr="00BF567F" w:rsidRDefault="006664C3" w:rsidP="008F77E1">
            <w:pPr>
              <w:ind w:left="210" w:right="210"/>
              <w:jc w:val="center"/>
              <w:rPr>
                <w:rFonts w:ascii="宋体" w:hAnsi="宋体"/>
                <w:b/>
                <w:szCs w:val="21"/>
              </w:rPr>
            </w:pPr>
            <w:r w:rsidRPr="00BF567F">
              <w:rPr>
                <w:rFonts w:ascii="宋体" w:hAnsi="宋体" w:hint="eastAsia"/>
                <w:b/>
                <w:szCs w:val="21"/>
              </w:rPr>
              <w:t>描述</w:t>
            </w:r>
          </w:p>
        </w:tc>
      </w:tr>
      <w:tr w:rsidR="00F3534A" w14:paraId="261B4565"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EB45287" w14:textId="77777777" w:rsidR="00F3534A" w:rsidRPr="006D6D00" w:rsidRDefault="00F3534A" w:rsidP="008D48CD">
            <w:pPr>
              <w:numPr>
                <w:ilvl w:val="0"/>
                <w:numId w:val="9"/>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6CECC01" w14:textId="77777777" w:rsidR="00F3534A" w:rsidRDefault="00F3534A" w:rsidP="0089526E">
            <w:r>
              <w:rPr>
                <w:rFonts w:hint="eastAsia"/>
              </w:rPr>
              <w:t>保函编号</w:t>
            </w:r>
          </w:p>
        </w:tc>
        <w:tc>
          <w:tcPr>
            <w:tcW w:w="634" w:type="pct"/>
            <w:tcBorders>
              <w:top w:val="single" w:sz="4" w:space="0" w:color="auto"/>
              <w:left w:val="single" w:sz="4" w:space="0" w:color="auto"/>
              <w:bottom w:val="single" w:sz="4" w:space="0" w:color="auto"/>
              <w:right w:val="single" w:sz="4" w:space="0" w:color="auto"/>
            </w:tcBorders>
          </w:tcPr>
          <w:p w14:paraId="4674F65D" w14:textId="77777777" w:rsidR="00F3534A" w:rsidRDefault="00F3534A"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01C29E0" w14:textId="77777777" w:rsidR="00F3534A" w:rsidRDefault="00F3534A" w:rsidP="0089526E">
            <w:pPr>
              <w:jc w:val="center"/>
            </w:pPr>
            <w:r>
              <w:rPr>
                <w:rFonts w:hint="eastAsia"/>
              </w:rPr>
              <w:t>V(16)</w:t>
            </w:r>
          </w:p>
        </w:tc>
        <w:tc>
          <w:tcPr>
            <w:tcW w:w="250" w:type="pct"/>
            <w:tcBorders>
              <w:top w:val="single" w:sz="4" w:space="0" w:color="auto"/>
              <w:left w:val="single" w:sz="4" w:space="0" w:color="auto"/>
              <w:bottom w:val="single" w:sz="4" w:space="0" w:color="auto"/>
              <w:right w:val="single" w:sz="4" w:space="0" w:color="auto"/>
            </w:tcBorders>
          </w:tcPr>
          <w:p w14:paraId="237F32EB" w14:textId="77777777" w:rsidR="00F3534A" w:rsidRDefault="00F3534A"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61D13238" w14:textId="77777777" w:rsidR="00F3534A" w:rsidRDefault="00F3534A"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318067CF" w14:textId="77777777" w:rsidR="00F3534A" w:rsidRDefault="00F3534A" w:rsidP="0089526E">
            <w:r>
              <w:rPr>
                <w:rFonts w:hint="eastAsia"/>
              </w:rPr>
              <w:t>自动带出原保函编号</w:t>
            </w:r>
          </w:p>
        </w:tc>
      </w:tr>
      <w:tr w:rsidR="00F3534A" w14:paraId="410D6028"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F41FB52" w14:textId="77777777" w:rsidR="00F3534A" w:rsidRPr="006D6D00" w:rsidRDefault="00F3534A" w:rsidP="008D48CD">
            <w:pPr>
              <w:numPr>
                <w:ilvl w:val="0"/>
                <w:numId w:val="9"/>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1536B82" w14:textId="77777777" w:rsidR="00F3534A" w:rsidRPr="002C2521" w:rsidRDefault="00F3534A" w:rsidP="0089526E">
            <w:r>
              <w:rPr>
                <w:rFonts w:hint="eastAsia"/>
              </w:rPr>
              <w:t>保函币种</w:t>
            </w:r>
          </w:p>
        </w:tc>
        <w:tc>
          <w:tcPr>
            <w:tcW w:w="634" w:type="pct"/>
            <w:tcBorders>
              <w:top w:val="single" w:sz="4" w:space="0" w:color="auto"/>
              <w:left w:val="single" w:sz="4" w:space="0" w:color="auto"/>
              <w:bottom w:val="single" w:sz="4" w:space="0" w:color="auto"/>
              <w:right w:val="single" w:sz="4" w:space="0" w:color="auto"/>
            </w:tcBorders>
          </w:tcPr>
          <w:p w14:paraId="1850114D" w14:textId="77777777" w:rsidR="00F3534A" w:rsidRDefault="00F3534A"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52B47DDB" w14:textId="77777777" w:rsidR="00F3534A" w:rsidRDefault="00F3534A"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714D0DF3" w14:textId="77777777" w:rsidR="00F3534A" w:rsidRDefault="00F3534A"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341D29D9" w14:textId="77777777" w:rsidR="00F3534A" w:rsidRDefault="00F3534A"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5DDB4C5C" w14:textId="77777777" w:rsidR="00F3534A" w:rsidRDefault="00F3534A" w:rsidP="0089526E"/>
        </w:tc>
      </w:tr>
      <w:tr w:rsidR="00F3534A" w14:paraId="675926CE"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92EA63D" w14:textId="77777777" w:rsidR="00F3534A" w:rsidRPr="006D6D00" w:rsidRDefault="00F3534A" w:rsidP="008D48CD">
            <w:pPr>
              <w:numPr>
                <w:ilvl w:val="0"/>
                <w:numId w:val="9"/>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DAC457B" w14:textId="77777777" w:rsidR="00F3534A" w:rsidRDefault="00F3534A" w:rsidP="0089526E">
            <w:r>
              <w:rPr>
                <w:rFonts w:hint="eastAsia"/>
              </w:rPr>
              <w:t>保函金额</w:t>
            </w:r>
          </w:p>
        </w:tc>
        <w:tc>
          <w:tcPr>
            <w:tcW w:w="634" w:type="pct"/>
            <w:tcBorders>
              <w:top w:val="single" w:sz="4" w:space="0" w:color="auto"/>
              <w:left w:val="single" w:sz="4" w:space="0" w:color="auto"/>
              <w:bottom w:val="single" w:sz="4" w:space="0" w:color="auto"/>
              <w:right w:val="single" w:sz="4" w:space="0" w:color="auto"/>
            </w:tcBorders>
          </w:tcPr>
          <w:p w14:paraId="64F258EC" w14:textId="77777777" w:rsidR="00F3534A" w:rsidRDefault="00F3534A"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404A3C63" w14:textId="77777777" w:rsidR="00F3534A" w:rsidRDefault="00F3534A"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7AFB75F5" w14:textId="77777777" w:rsidR="00F3534A" w:rsidRDefault="00F3534A"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1BE92999" w14:textId="77777777" w:rsidR="00F3534A" w:rsidRDefault="00F3534A"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5AED9425" w14:textId="77777777" w:rsidR="00F3534A" w:rsidRDefault="00F3534A" w:rsidP="0089526E"/>
        </w:tc>
      </w:tr>
      <w:tr w:rsidR="00F3534A" w14:paraId="1C997BC9"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232A518" w14:textId="77777777" w:rsidR="00F3534A" w:rsidRPr="006D6D00" w:rsidRDefault="00F3534A" w:rsidP="008D48CD">
            <w:pPr>
              <w:numPr>
                <w:ilvl w:val="0"/>
                <w:numId w:val="9"/>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BF47803" w14:textId="77777777" w:rsidR="00F3534A" w:rsidRDefault="00F3534A" w:rsidP="0089526E">
            <w:r>
              <w:rPr>
                <w:rFonts w:hint="eastAsia"/>
              </w:rPr>
              <w:t>生效日期</w:t>
            </w:r>
          </w:p>
        </w:tc>
        <w:tc>
          <w:tcPr>
            <w:tcW w:w="634" w:type="pct"/>
            <w:tcBorders>
              <w:top w:val="single" w:sz="4" w:space="0" w:color="auto"/>
              <w:left w:val="single" w:sz="4" w:space="0" w:color="auto"/>
              <w:bottom w:val="single" w:sz="4" w:space="0" w:color="auto"/>
              <w:right w:val="single" w:sz="4" w:space="0" w:color="auto"/>
            </w:tcBorders>
          </w:tcPr>
          <w:p w14:paraId="7CACF350" w14:textId="77777777" w:rsidR="00F3534A" w:rsidRDefault="00F3534A"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1FF374E" w14:textId="77777777" w:rsidR="00F3534A" w:rsidRDefault="00F3534A" w:rsidP="0089526E">
            <w:pPr>
              <w:jc w:val="center"/>
            </w:pPr>
            <w:r>
              <w:rPr>
                <w:rFonts w:hint="eastAsia"/>
              </w:rPr>
              <w:t>D</w:t>
            </w:r>
          </w:p>
        </w:tc>
        <w:tc>
          <w:tcPr>
            <w:tcW w:w="250" w:type="pct"/>
            <w:tcBorders>
              <w:top w:val="single" w:sz="4" w:space="0" w:color="auto"/>
              <w:left w:val="single" w:sz="4" w:space="0" w:color="auto"/>
              <w:bottom w:val="single" w:sz="4" w:space="0" w:color="auto"/>
              <w:right w:val="single" w:sz="4" w:space="0" w:color="auto"/>
            </w:tcBorders>
          </w:tcPr>
          <w:p w14:paraId="06F96CE7" w14:textId="77777777" w:rsidR="00F3534A" w:rsidRDefault="00F3534A"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29D38AEC" w14:textId="77777777" w:rsidR="00F3534A" w:rsidRDefault="00F3534A"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338551A2" w14:textId="77777777" w:rsidR="00F3534A" w:rsidRDefault="00F3534A" w:rsidP="0089526E"/>
        </w:tc>
      </w:tr>
      <w:tr w:rsidR="00F3534A" w14:paraId="6CF8AF22"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72E8FE2" w14:textId="77777777" w:rsidR="00F3534A" w:rsidRPr="006D6D00" w:rsidRDefault="00F3534A" w:rsidP="008D48CD">
            <w:pPr>
              <w:numPr>
                <w:ilvl w:val="0"/>
                <w:numId w:val="9"/>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0529DFA" w14:textId="77777777" w:rsidR="00F3534A" w:rsidRDefault="00F3534A" w:rsidP="0089526E">
            <w:r>
              <w:rPr>
                <w:rFonts w:hint="eastAsia"/>
              </w:rPr>
              <w:t>失效日期</w:t>
            </w:r>
          </w:p>
        </w:tc>
        <w:tc>
          <w:tcPr>
            <w:tcW w:w="634" w:type="pct"/>
            <w:tcBorders>
              <w:top w:val="single" w:sz="4" w:space="0" w:color="auto"/>
              <w:left w:val="single" w:sz="4" w:space="0" w:color="auto"/>
              <w:bottom w:val="single" w:sz="4" w:space="0" w:color="auto"/>
              <w:right w:val="single" w:sz="4" w:space="0" w:color="auto"/>
            </w:tcBorders>
          </w:tcPr>
          <w:p w14:paraId="5C836798" w14:textId="77777777" w:rsidR="00F3534A" w:rsidRDefault="00F3534A"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82A2203" w14:textId="77777777" w:rsidR="00F3534A" w:rsidRDefault="00F3534A" w:rsidP="0089526E">
            <w:pPr>
              <w:jc w:val="center"/>
            </w:pPr>
            <w:r>
              <w:rPr>
                <w:rFonts w:hint="eastAsia"/>
              </w:rPr>
              <w:t>D</w:t>
            </w:r>
          </w:p>
        </w:tc>
        <w:tc>
          <w:tcPr>
            <w:tcW w:w="250" w:type="pct"/>
            <w:tcBorders>
              <w:top w:val="single" w:sz="4" w:space="0" w:color="auto"/>
              <w:left w:val="single" w:sz="4" w:space="0" w:color="auto"/>
              <w:bottom w:val="single" w:sz="4" w:space="0" w:color="auto"/>
              <w:right w:val="single" w:sz="4" w:space="0" w:color="auto"/>
            </w:tcBorders>
          </w:tcPr>
          <w:p w14:paraId="4367A73B" w14:textId="77777777" w:rsidR="00F3534A" w:rsidRDefault="00F3534A"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7A87499D" w14:textId="77777777" w:rsidR="00F3534A" w:rsidRDefault="00F3534A"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331FFB4E" w14:textId="77777777" w:rsidR="00F3534A" w:rsidRDefault="00F3534A" w:rsidP="0089526E"/>
        </w:tc>
      </w:tr>
      <w:tr w:rsidR="00F3534A" w14:paraId="65B9E8D0"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B63965A" w14:textId="77777777" w:rsidR="00F3534A" w:rsidRPr="006D6D00" w:rsidRDefault="00F3534A" w:rsidP="008D48CD">
            <w:pPr>
              <w:numPr>
                <w:ilvl w:val="0"/>
                <w:numId w:val="9"/>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68BBCDB" w14:textId="77777777" w:rsidR="00F3534A" w:rsidRDefault="00F3534A" w:rsidP="0089526E">
            <w:r>
              <w:rPr>
                <w:rFonts w:hint="eastAsia"/>
              </w:rPr>
              <w:t>备注</w:t>
            </w:r>
          </w:p>
        </w:tc>
        <w:tc>
          <w:tcPr>
            <w:tcW w:w="634" w:type="pct"/>
            <w:tcBorders>
              <w:top w:val="single" w:sz="4" w:space="0" w:color="auto"/>
              <w:left w:val="single" w:sz="4" w:space="0" w:color="auto"/>
              <w:bottom w:val="single" w:sz="4" w:space="0" w:color="auto"/>
              <w:right w:val="single" w:sz="4" w:space="0" w:color="auto"/>
            </w:tcBorders>
          </w:tcPr>
          <w:p w14:paraId="49D9064F" w14:textId="77777777" w:rsidR="00F3534A" w:rsidRDefault="00F3534A"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25D3DBFE" w14:textId="77777777" w:rsidR="00F3534A" w:rsidRDefault="00F3534A"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4BAB6A34" w14:textId="77777777" w:rsidR="00F3534A" w:rsidRDefault="00F3534A"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0A1618F2" w14:textId="77777777" w:rsidR="00F3534A" w:rsidRDefault="00F3534A"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0CC7BD68" w14:textId="77777777" w:rsidR="00F3534A" w:rsidRDefault="00F3534A" w:rsidP="0089526E"/>
        </w:tc>
      </w:tr>
    </w:tbl>
    <w:p w14:paraId="28256FF2" w14:textId="77777777" w:rsidR="0088567F" w:rsidRPr="005018B4" w:rsidRDefault="0088567F" w:rsidP="0088567F"/>
    <w:p w14:paraId="3F445E79" w14:textId="77777777" w:rsidR="0088567F" w:rsidRDefault="0088567F" w:rsidP="009F58F1">
      <w:pPr>
        <w:pStyle w:val="4"/>
        <w:ind w:left="294" w:hanging="735"/>
      </w:pPr>
      <w:bookmarkStart w:id="151" w:name="_Toc393285210"/>
      <w:bookmarkStart w:id="152" w:name="_Toc395083772"/>
      <w:r>
        <w:rPr>
          <w:rFonts w:hint="eastAsia"/>
        </w:rPr>
        <w:t>交易控制</w:t>
      </w:r>
      <w:bookmarkEnd w:id="151"/>
      <w:bookmarkEnd w:id="152"/>
    </w:p>
    <w:p w14:paraId="3CE90D57" w14:textId="77777777" w:rsidR="0061445D" w:rsidRDefault="0061445D" w:rsidP="00B84A42">
      <w:pPr>
        <w:pStyle w:val="5"/>
      </w:pPr>
      <w:r>
        <w:rPr>
          <w:rFonts w:hint="eastAsia"/>
        </w:rPr>
        <w:t>交易控制说明</w:t>
      </w:r>
    </w:p>
    <w:p w14:paraId="53B1A416" w14:textId="77777777" w:rsidR="0088567F" w:rsidRDefault="00F3534A" w:rsidP="00F60E49">
      <w:pPr>
        <w:ind w:firstLine="420"/>
      </w:pPr>
      <w:r>
        <w:rPr>
          <w:rFonts w:hint="eastAsia"/>
        </w:rPr>
        <w:t>交易加载未注销未撤销的保函信息</w:t>
      </w:r>
      <w:r w:rsidRPr="00796845">
        <w:rPr>
          <w:rFonts w:hint="eastAsia"/>
        </w:rPr>
        <w:t>，且该任务没有在业务处理临时表中。</w:t>
      </w:r>
    </w:p>
    <w:p w14:paraId="60F0C5E5" w14:textId="77777777" w:rsidR="0088567F" w:rsidRDefault="0088567F" w:rsidP="006E45E9">
      <w:pPr>
        <w:pStyle w:val="4"/>
        <w:ind w:left="840" w:firstLine="0"/>
      </w:pPr>
      <w:bookmarkStart w:id="153" w:name="_Toc393285211"/>
      <w:bookmarkStart w:id="154" w:name="_Toc395083773"/>
      <w:r>
        <w:rPr>
          <w:rFonts w:hint="eastAsia"/>
        </w:rPr>
        <w:t>边界描述</w:t>
      </w:r>
      <w:bookmarkEnd w:id="153"/>
      <w:bookmarkEnd w:id="154"/>
    </w:p>
    <w:p w14:paraId="0FE4BD3C" w14:textId="77777777" w:rsidR="0061445D" w:rsidRPr="00064281" w:rsidRDefault="0061445D" w:rsidP="005639B3">
      <w:pPr>
        <w:ind w:leftChars="200" w:left="420"/>
      </w:pPr>
      <w:r>
        <w:rPr>
          <w:rFonts w:hint="eastAsia"/>
        </w:rPr>
        <w:t>本交易产生的账务信息需要发送到核心系统进行处理。</w:t>
      </w:r>
    </w:p>
    <w:p w14:paraId="553C4E82" w14:textId="77777777" w:rsidR="0061445D" w:rsidRDefault="0061445D" w:rsidP="005639B3">
      <w:pPr>
        <w:pStyle w:val="4"/>
        <w:ind w:left="420"/>
      </w:pPr>
      <w:bookmarkStart w:id="155" w:name="_Toc393285212"/>
      <w:bookmarkStart w:id="156" w:name="_Toc395083774"/>
      <w:r>
        <w:rPr>
          <w:rFonts w:hint="eastAsia"/>
        </w:rPr>
        <w:t>输出描述</w:t>
      </w:r>
      <w:bookmarkEnd w:id="155"/>
      <w:bookmarkEnd w:id="156"/>
    </w:p>
    <w:p w14:paraId="059CB569" w14:textId="77777777" w:rsidR="00F3534A" w:rsidRPr="00F3534A" w:rsidRDefault="00F3534A" w:rsidP="00B84A42">
      <w:pPr>
        <w:pStyle w:val="5"/>
      </w:pPr>
      <w:r>
        <w:rPr>
          <w:rFonts w:hint="eastAsia"/>
        </w:rPr>
        <w:t>面函</w:t>
      </w:r>
    </w:p>
    <w:p w14:paraId="67E82B00" w14:textId="77777777" w:rsidR="0061445D" w:rsidRDefault="0061445D" w:rsidP="00C374B8">
      <w:pPr>
        <w:ind w:firstLineChars="200" w:firstLine="420"/>
      </w:pPr>
      <w:r>
        <w:rPr>
          <w:rFonts w:hint="eastAsia"/>
        </w:rPr>
        <w:t>无</w:t>
      </w:r>
      <w:r w:rsidR="00C374B8">
        <w:rPr>
          <w:rFonts w:hint="eastAsia"/>
        </w:rPr>
        <w:t>。</w:t>
      </w:r>
    </w:p>
    <w:p w14:paraId="50C67F22" w14:textId="77777777" w:rsidR="00F3534A" w:rsidRDefault="00F3534A" w:rsidP="00B84A42">
      <w:pPr>
        <w:pStyle w:val="5"/>
      </w:pPr>
      <w:r>
        <w:rPr>
          <w:rFonts w:hint="eastAsia"/>
        </w:rPr>
        <w:t>报文</w:t>
      </w:r>
    </w:p>
    <w:p w14:paraId="6A0816E9" w14:textId="77777777" w:rsidR="00F3534A" w:rsidRDefault="00F3534A" w:rsidP="00C374B8">
      <w:pPr>
        <w:ind w:firstLineChars="200" w:firstLine="420"/>
      </w:pPr>
      <w:r>
        <w:rPr>
          <w:rFonts w:hint="eastAsia"/>
        </w:rPr>
        <w:t>产生</w:t>
      </w:r>
      <w:r>
        <w:rPr>
          <w:rFonts w:hint="eastAsia"/>
        </w:rPr>
        <w:t>MT799</w:t>
      </w:r>
      <w:r>
        <w:rPr>
          <w:rFonts w:hint="eastAsia"/>
        </w:rPr>
        <w:t>用于确认通知行或委托行此保函的生效日期与失效日期。</w:t>
      </w:r>
    </w:p>
    <w:p w14:paraId="5363E77F" w14:textId="77777777" w:rsidR="0061445D" w:rsidRPr="00CC0D80" w:rsidRDefault="0061445D" w:rsidP="006E45E9">
      <w:pPr>
        <w:pStyle w:val="4"/>
        <w:ind w:left="840"/>
      </w:pPr>
      <w:bookmarkStart w:id="157" w:name="_Toc393285213"/>
      <w:bookmarkStart w:id="158" w:name="_Toc395083775"/>
      <w:r>
        <w:rPr>
          <w:rFonts w:hint="eastAsia"/>
        </w:rPr>
        <w:t>保证金和额度</w:t>
      </w:r>
      <w:bookmarkEnd w:id="157"/>
      <w:bookmarkEnd w:id="158"/>
    </w:p>
    <w:p w14:paraId="3AB4E0D5" w14:textId="77777777" w:rsidR="0061445D" w:rsidRDefault="0061445D" w:rsidP="00B84A42">
      <w:pPr>
        <w:pStyle w:val="5"/>
      </w:pPr>
      <w:r>
        <w:rPr>
          <w:rFonts w:hint="eastAsia"/>
        </w:rPr>
        <w:t>保证金</w:t>
      </w:r>
    </w:p>
    <w:p w14:paraId="48222238" w14:textId="77777777" w:rsidR="0061445D" w:rsidRPr="00684628" w:rsidRDefault="000F2FF5" w:rsidP="0061445D">
      <w:pPr>
        <w:ind w:firstLine="420"/>
      </w:pPr>
      <w:r>
        <w:rPr>
          <w:rFonts w:hint="eastAsia"/>
        </w:rPr>
        <w:t>无。</w:t>
      </w:r>
    </w:p>
    <w:p w14:paraId="6087AC30" w14:textId="77777777" w:rsidR="0061445D" w:rsidRDefault="0061445D" w:rsidP="00B84A42">
      <w:pPr>
        <w:pStyle w:val="5"/>
      </w:pPr>
      <w:r>
        <w:rPr>
          <w:rFonts w:hint="eastAsia"/>
        </w:rPr>
        <w:t>额度</w:t>
      </w:r>
    </w:p>
    <w:p w14:paraId="4FE59237" w14:textId="77777777" w:rsidR="0061445D" w:rsidRDefault="000F2FF5" w:rsidP="0061445D">
      <w:r>
        <w:rPr>
          <w:rFonts w:hint="eastAsia"/>
        </w:rPr>
        <w:t>无</w:t>
      </w:r>
      <w:r w:rsidR="0061445D">
        <w:rPr>
          <w:rFonts w:hint="eastAsia"/>
        </w:rPr>
        <w:t>。</w:t>
      </w:r>
    </w:p>
    <w:p w14:paraId="35272D96" w14:textId="77777777" w:rsidR="00F60E49" w:rsidRPr="00CC0D80" w:rsidRDefault="00F60E49" w:rsidP="006E45E9">
      <w:pPr>
        <w:pStyle w:val="4"/>
        <w:ind w:left="840"/>
      </w:pPr>
      <w:bookmarkStart w:id="159" w:name="_Toc393285214"/>
      <w:bookmarkStart w:id="160" w:name="_Toc395083776"/>
      <w:r>
        <w:rPr>
          <w:rFonts w:hint="eastAsia"/>
        </w:rPr>
        <w:t>手续费</w:t>
      </w:r>
      <w:bookmarkEnd w:id="159"/>
      <w:bookmarkEnd w:id="160"/>
    </w:p>
    <w:p w14:paraId="3B0C92A8" w14:textId="77777777" w:rsidR="000F2FF5" w:rsidRPr="00920903" w:rsidRDefault="000F2FF5" w:rsidP="000F2FF5">
      <w:pPr>
        <w:ind w:left="432"/>
      </w:pPr>
      <w:r w:rsidRPr="000F2D9F">
        <w:rPr>
          <w:rFonts w:hint="eastAsia"/>
        </w:rPr>
        <w:t>默认的收费方式：</w:t>
      </w:r>
      <w:r>
        <w:rPr>
          <w:rFonts w:hint="eastAsia"/>
        </w:rPr>
        <w:t>现收、外收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p>
    <w:p w14:paraId="6C631597" w14:textId="77777777" w:rsidR="0061445D" w:rsidRPr="00F60E49" w:rsidRDefault="000F2FF5" w:rsidP="000F2FF5">
      <w:r>
        <w:rPr>
          <w:rFonts w:hint="eastAsia"/>
        </w:rPr>
        <w:t>本交易发送电报时收取电报费。</w:t>
      </w:r>
      <w:r w:rsidR="00ED6562">
        <w:rPr>
          <w:rFonts w:hint="eastAsia"/>
        </w:rPr>
        <w:t>见【</w:t>
      </w:r>
      <w:r w:rsidR="00ED6562">
        <w:rPr>
          <w:rFonts w:hint="eastAsia"/>
        </w:rPr>
        <w:t xml:space="preserve">1.7.2 </w:t>
      </w:r>
      <w:r w:rsidR="00ED6562">
        <w:rPr>
          <w:rFonts w:hint="eastAsia"/>
        </w:rPr>
        <w:t>电报费】</w:t>
      </w:r>
    </w:p>
    <w:p w14:paraId="3040248A" w14:textId="77777777" w:rsidR="0088567F" w:rsidRDefault="0088567F" w:rsidP="006E45E9">
      <w:pPr>
        <w:pStyle w:val="4"/>
      </w:pPr>
      <w:bookmarkStart w:id="161" w:name="_Toc393285215"/>
      <w:bookmarkStart w:id="162" w:name="_Toc395083777"/>
      <w:r>
        <w:rPr>
          <w:rFonts w:hint="eastAsia"/>
        </w:rPr>
        <w:t>会计分录</w:t>
      </w:r>
      <w:bookmarkEnd w:id="161"/>
      <w:bookmarkEnd w:id="162"/>
    </w:p>
    <w:p w14:paraId="27C67E27" w14:textId="77777777" w:rsidR="007428DF" w:rsidRPr="007428DF" w:rsidRDefault="007428DF" w:rsidP="007428DF">
      <w:pPr>
        <w:ind w:left="432"/>
        <w:rPr>
          <w:b/>
          <w:bCs/>
          <w:szCs w:val="21"/>
        </w:rPr>
      </w:pPr>
      <w:r w:rsidRPr="007428DF">
        <w:rPr>
          <w:rFonts w:hint="eastAsia"/>
          <w:b/>
          <w:bCs/>
          <w:szCs w:val="21"/>
        </w:rPr>
        <w:t>手续费：</w:t>
      </w:r>
    </w:p>
    <w:p w14:paraId="04E2649B" w14:textId="77777777" w:rsidR="007428DF" w:rsidRPr="007428DF" w:rsidRDefault="007428DF" w:rsidP="009F58F1">
      <w:pPr>
        <w:ind w:leftChars="400" w:left="840"/>
        <w:rPr>
          <w:bCs/>
          <w:szCs w:val="21"/>
        </w:rPr>
      </w:pPr>
      <w:r w:rsidRPr="007428DF">
        <w:rPr>
          <w:rFonts w:hint="eastAsia"/>
          <w:bCs/>
          <w:szCs w:val="21"/>
        </w:rPr>
        <w:t>借：</w:t>
      </w:r>
      <w:r w:rsidRPr="007428DF">
        <w:rPr>
          <w:rFonts w:hint="eastAsia"/>
          <w:bCs/>
          <w:szCs w:val="21"/>
        </w:rPr>
        <w:t>201101</w:t>
      </w:r>
      <w:r w:rsidRPr="007428DF">
        <w:rPr>
          <w:rFonts w:hint="eastAsia"/>
          <w:bCs/>
          <w:szCs w:val="21"/>
        </w:rPr>
        <w:t>活期存款等科目外币或人民币</w:t>
      </w:r>
    </w:p>
    <w:p w14:paraId="7C3A37E4" w14:textId="77777777" w:rsidR="000F2FF5" w:rsidRPr="00A172A6" w:rsidRDefault="007428DF" w:rsidP="009F58F1">
      <w:pPr>
        <w:ind w:leftChars="400" w:left="840"/>
        <w:rPr>
          <w:bCs/>
          <w:szCs w:val="21"/>
        </w:rPr>
      </w:pPr>
      <w:r w:rsidRPr="007428DF">
        <w:rPr>
          <w:rFonts w:hint="eastAsia"/>
          <w:bCs/>
          <w:szCs w:val="21"/>
        </w:rPr>
        <w:t>贷：</w:t>
      </w:r>
      <w:r w:rsidRPr="007428DF">
        <w:rPr>
          <w:rFonts w:hint="eastAsia"/>
          <w:bCs/>
          <w:szCs w:val="21"/>
        </w:rPr>
        <w:t>60210502</w:t>
      </w:r>
      <w:r w:rsidRPr="007428DF">
        <w:rPr>
          <w:rFonts w:hint="eastAsia"/>
          <w:bCs/>
          <w:szCs w:val="21"/>
        </w:rPr>
        <w:t>保函手续费收入外币或人民币</w:t>
      </w:r>
    </w:p>
    <w:p w14:paraId="607F1EC3" w14:textId="77777777" w:rsidR="00F60E49" w:rsidRDefault="00F60E49" w:rsidP="009F58F1">
      <w:pPr>
        <w:pStyle w:val="4"/>
        <w:ind w:left="1260"/>
      </w:pPr>
      <w:bookmarkStart w:id="163" w:name="_Toc393285216"/>
      <w:bookmarkStart w:id="164" w:name="_Toc395083778"/>
      <w:r>
        <w:rPr>
          <w:rFonts w:hint="eastAsia"/>
        </w:rPr>
        <w:t>其他</w:t>
      </w:r>
      <w:bookmarkEnd w:id="163"/>
      <w:bookmarkEnd w:id="164"/>
    </w:p>
    <w:p w14:paraId="07CBFF47" w14:textId="77777777" w:rsidR="00F60E49" w:rsidRPr="00684628" w:rsidRDefault="000F2FF5" w:rsidP="00F60E49">
      <w:pPr>
        <w:ind w:firstLine="420"/>
        <w:rPr>
          <w:rFonts w:asciiTheme="minorEastAsia" w:hAnsiTheme="minorEastAsia"/>
        </w:rPr>
      </w:pPr>
      <w:r>
        <w:rPr>
          <w:rFonts w:asciiTheme="minorEastAsia" w:hAnsiTheme="minorEastAsia" w:hint="eastAsia"/>
        </w:rPr>
        <w:t>无。</w:t>
      </w:r>
    </w:p>
    <w:p w14:paraId="380CF181" w14:textId="77777777" w:rsidR="00F60E49" w:rsidRPr="00F60E49" w:rsidRDefault="00F60E49" w:rsidP="0088567F"/>
    <w:p w14:paraId="6399A9DE" w14:textId="77777777" w:rsidR="00C3036B" w:rsidRDefault="000F2FF5" w:rsidP="00B84A42">
      <w:pPr>
        <w:pStyle w:val="3"/>
      </w:pPr>
      <w:bookmarkStart w:id="165" w:name="_Toc383158467"/>
      <w:bookmarkStart w:id="166" w:name="_Toc415598205"/>
      <w:r>
        <w:rPr>
          <w:rFonts w:hint="eastAsia"/>
        </w:rPr>
        <w:t>责任解除</w:t>
      </w:r>
      <w:bookmarkEnd w:id="165"/>
      <w:r w:rsidR="005253B7">
        <w:rPr>
          <w:rFonts w:hint="eastAsia"/>
        </w:rPr>
        <w:t>/注销</w:t>
      </w:r>
      <w:bookmarkEnd w:id="166"/>
    </w:p>
    <w:p w14:paraId="191698D8" w14:textId="77777777" w:rsidR="00E17644" w:rsidRDefault="00E17644" w:rsidP="006E45E9">
      <w:pPr>
        <w:pStyle w:val="4"/>
        <w:ind w:left="1260"/>
      </w:pPr>
      <w:bookmarkStart w:id="167" w:name="_Toc393285218"/>
      <w:bookmarkStart w:id="168" w:name="_Toc395083780"/>
      <w:r>
        <w:rPr>
          <w:rFonts w:hint="eastAsia"/>
        </w:rPr>
        <w:t>交易描述：</w:t>
      </w:r>
      <w:bookmarkEnd w:id="167"/>
      <w:bookmarkEnd w:id="168"/>
    </w:p>
    <w:p w14:paraId="12F25F3A" w14:textId="77777777" w:rsidR="00200440" w:rsidRDefault="000F2FF5" w:rsidP="00167A3E">
      <w:pPr>
        <w:ind w:firstLine="420"/>
      </w:pPr>
      <w:r>
        <w:rPr>
          <w:rFonts w:hint="eastAsia"/>
        </w:rPr>
        <w:t>此交易用来告知通知行或委托银行，此保函已经全部或部分解除了项目“</w:t>
      </w:r>
      <w:r>
        <w:rPr>
          <w:rFonts w:hint="eastAsia"/>
        </w:rPr>
        <w:t>33B</w:t>
      </w:r>
      <w:r>
        <w:rPr>
          <w:rFonts w:hint="eastAsia"/>
        </w:rPr>
        <w:t>”或项目“</w:t>
      </w:r>
      <w:r>
        <w:rPr>
          <w:rFonts w:hint="eastAsia"/>
        </w:rPr>
        <w:t>39C</w:t>
      </w:r>
      <w:r>
        <w:rPr>
          <w:rFonts w:hint="eastAsia"/>
        </w:rPr>
        <w:t>”所列的金额项下的担保责任，并收取申请人相关费用。</w:t>
      </w:r>
      <w:r w:rsidR="005253B7">
        <w:rPr>
          <w:rFonts w:hint="eastAsia"/>
        </w:rPr>
        <w:t>或者是在保函过效期情况下做注销处理。</w:t>
      </w:r>
    </w:p>
    <w:p w14:paraId="773BF5DB" w14:textId="77777777" w:rsidR="00167A3E" w:rsidRDefault="00167A3E" w:rsidP="006E45E9">
      <w:pPr>
        <w:pStyle w:val="4"/>
      </w:pPr>
      <w:bookmarkStart w:id="169" w:name="_Toc393285219"/>
      <w:bookmarkStart w:id="170" w:name="_Toc395083781"/>
      <w:r>
        <w:rPr>
          <w:rFonts w:hint="eastAsia"/>
        </w:rPr>
        <w:t>柜员操作</w:t>
      </w:r>
      <w:bookmarkEnd w:id="169"/>
      <w:bookmarkEnd w:id="170"/>
    </w:p>
    <w:p w14:paraId="5253BED4" w14:textId="77777777" w:rsidR="000F2FF5" w:rsidRDefault="000F2FF5" w:rsidP="00093D39">
      <w:pPr>
        <w:spacing w:line="240" w:lineRule="atLeast"/>
        <w:ind w:firstLine="420"/>
      </w:pPr>
      <w:r>
        <w:rPr>
          <w:rFonts w:hint="eastAsia"/>
        </w:rPr>
        <w:t>本交易由具有担保责任解除经办权限的柜员操作。</w:t>
      </w:r>
    </w:p>
    <w:p w14:paraId="71CCB6FC" w14:textId="77777777" w:rsidR="00167A3E" w:rsidRDefault="000F2FF5" w:rsidP="00093D39">
      <w:pPr>
        <w:spacing w:line="240" w:lineRule="atLeast"/>
        <w:ind w:firstLine="420"/>
      </w:pPr>
      <w:r>
        <w:rPr>
          <w:rFonts w:hint="eastAsia"/>
        </w:rPr>
        <w:t>系统需支持本交易能多级授权。</w:t>
      </w:r>
    </w:p>
    <w:p w14:paraId="5594D7EF" w14:textId="77777777" w:rsidR="000F2FF5" w:rsidRDefault="000F2FF5" w:rsidP="00093D39">
      <w:pPr>
        <w:spacing w:line="240" w:lineRule="atLeast"/>
        <w:ind w:firstLine="420"/>
      </w:pPr>
      <w:r>
        <w:rPr>
          <w:rFonts w:hint="eastAsia"/>
        </w:rPr>
        <w:t>该交易需要支持手工经办和扫描发起。</w:t>
      </w:r>
    </w:p>
    <w:p w14:paraId="4A2CC55D" w14:textId="77777777" w:rsidR="00DB6605" w:rsidRDefault="00DB6605" w:rsidP="006E45E9">
      <w:pPr>
        <w:pStyle w:val="4"/>
      </w:pPr>
      <w:bookmarkStart w:id="171" w:name="_Toc393285220"/>
      <w:bookmarkStart w:id="172" w:name="_Toc395083782"/>
      <w:r>
        <w:rPr>
          <w:rFonts w:hint="eastAsia"/>
        </w:rPr>
        <w:t>界面布局与菜单按钮</w:t>
      </w:r>
      <w:bookmarkEnd w:id="171"/>
      <w:bookmarkEnd w:id="172"/>
    </w:p>
    <w:p w14:paraId="329C5CF3" w14:textId="77777777" w:rsidR="00DB6605" w:rsidRPr="008E360F" w:rsidRDefault="00DB6605" w:rsidP="00C84CA9">
      <w:pPr>
        <w:ind w:firstLine="420"/>
      </w:pPr>
      <w:r>
        <w:rPr>
          <w:rFonts w:hint="eastAsia"/>
        </w:rPr>
        <w:t>同一页面布局原则，一行两列，从上至下。</w:t>
      </w:r>
    </w:p>
    <w:p w14:paraId="33A699CA" w14:textId="77777777" w:rsidR="00DB6605" w:rsidRDefault="00DB6605" w:rsidP="00C84CA9">
      <w:pPr>
        <w:spacing w:line="240" w:lineRule="atLeast"/>
        <w:ind w:firstLine="420"/>
      </w:pPr>
      <w:r>
        <w:rPr>
          <w:rFonts w:hint="eastAsia"/>
        </w:rPr>
        <w:t>第一区域：基本信息；</w:t>
      </w:r>
    </w:p>
    <w:p w14:paraId="1966A71D" w14:textId="77777777" w:rsidR="00DB6605" w:rsidRDefault="00DF0119" w:rsidP="00C84CA9">
      <w:pPr>
        <w:spacing w:line="240" w:lineRule="atLeast"/>
        <w:ind w:firstLine="420"/>
      </w:pPr>
      <w:r>
        <w:rPr>
          <w:rFonts w:hint="eastAsia"/>
        </w:rPr>
        <w:t>第二区域：费用管理；</w:t>
      </w:r>
    </w:p>
    <w:p w14:paraId="1225B704" w14:textId="77777777" w:rsidR="00DF0119" w:rsidRDefault="00DF0119" w:rsidP="00C84CA9">
      <w:pPr>
        <w:spacing w:line="240" w:lineRule="atLeast"/>
        <w:ind w:firstLine="420"/>
      </w:pPr>
      <w:r>
        <w:rPr>
          <w:rFonts w:hint="eastAsia"/>
        </w:rPr>
        <w:t>第三区域：按钮；</w:t>
      </w:r>
    </w:p>
    <w:p w14:paraId="4BEABFC3" w14:textId="77777777" w:rsidR="00DF0119" w:rsidRDefault="00DF0119" w:rsidP="00C84CA9">
      <w:pPr>
        <w:spacing w:line="240" w:lineRule="atLeast"/>
        <w:ind w:firstLine="420"/>
      </w:pPr>
      <w:r>
        <w:rPr>
          <w:rFonts w:hint="eastAsia"/>
        </w:rPr>
        <w:t>第四区域：报文。</w:t>
      </w:r>
    </w:p>
    <w:p w14:paraId="07CB753C" w14:textId="77777777" w:rsidR="00DB6605" w:rsidRDefault="00DB6605" w:rsidP="00B84A42">
      <w:pPr>
        <w:pStyle w:val="5"/>
      </w:pPr>
      <w:r>
        <w:rPr>
          <w:rFonts w:hint="eastAsia"/>
        </w:rPr>
        <w:t>基本信息</w:t>
      </w:r>
      <w:r w:rsidR="00DF0119">
        <w:rPr>
          <w:rFonts w:hint="eastAsia"/>
        </w:rPr>
        <w:t>、费用管理和按钮</w:t>
      </w:r>
    </w:p>
    <w:p w14:paraId="235D26A9" w14:textId="77777777" w:rsidR="00C84CA9" w:rsidRDefault="00C84CA9" w:rsidP="000F2FF5">
      <w:pPr>
        <w:spacing w:line="360" w:lineRule="auto"/>
        <w:ind w:hanging="1418"/>
      </w:pPr>
    </w:p>
    <w:p w14:paraId="47A0ED26" w14:textId="77777777" w:rsidR="00F301FA" w:rsidRDefault="00914304" w:rsidP="000F2FF5">
      <w:pPr>
        <w:spacing w:line="360" w:lineRule="auto"/>
        <w:ind w:hanging="1418"/>
      </w:pPr>
      <w:r>
        <w:rPr>
          <w:noProof/>
        </w:rPr>
        <w:drawing>
          <wp:inline distT="0" distB="0" distL="0" distR="0" wp14:anchorId="5F4BFEE4" wp14:editId="017E5FBA">
            <wp:extent cx="6743700" cy="3005680"/>
            <wp:effectExtent l="19050" t="0" r="0" b="0"/>
            <wp:docPr id="58" name="图片 57" descr="担保责任解除.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担保责任解除.bmp"/>
                    <pic:cNvPicPr/>
                  </pic:nvPicPr>
                  <pic:blipFill>
                    <a:blip r:embed="rId23"/>
                    <a:stretch>
                      <a:fillRect/>
                    </a:stretch>
                  </pic:blipFill>
                  <pic:spPr>
                    <a:xfrm>
                      <a:off x="0" y="0"/>
                      <a:ext cx="6743700" cy="3005680"/>
                    </a:xfrm>
                    <a:prstGeom prst="rect">
                      <a:avLst/>
                    </a:prstGeom>
                  </pic:spPr>
                </pic:pic>
              </a:graphicData>
            </a:graphic>
          </wp:inline>
        </w:drawing>
      </w:r>
    </w:p>
    <w:p w14:paraId="03B696C9" w14:textId="77777777" w:rsidR="00C84CA9" w:rsidRDefault="00C84CA9" w:rsidP="00813692">
      <w:pPr>
        <w:spacing w:line="360" w:lineRule="auto"/>
        <w:ind w:hanging="1418"/>
      </w:pPr>
      <w:r>
        <w:rPr>
          <w:rFonts w:hint="eastAsia"/>
        </w:rPr>
        <w:tab/>
      </w:r>
      <w:r>
        <w:rPr>
          <w:rFonts w:hint="eastAsia"/>
        </w:rPr>
        <w:t>备注：</w:t>
      </w:r>
    </w:p>
    <w:p w14:paraId="0EC3578B" w14:textId="77777777" w:rsidR="00813692" w:rsidRDefault="00C84CA9" w:rsidP="00C84CA9">
      <w:pPr>
        <w:spacing w:line="360" w:lineRule="auto"/>
      </w:pPr>
      <w:r>
        <w:rPr>
          <w:rFonts w:hint="eastAsia"/>
        </w:rPr>
        <w:t>从左至右：提交、保存、打印查看、查询、附加功能、取消、返回。</w:t>
      </w:r>
    </w:p>
    <w:p w14:paraId="77021DA6" w14:textId="77777777" w:rsidR="00E831AB" w:rsidRDefault="00E831AB" w:rsidP="00B84A42">
      <w:pPr>
        <w:pStyle w:val="5"/>
      </w:pPr>
      <w:r>
        <w:rPr>
          <w:rFonts w:hint="eastAsia"/>
        </w:rPr>
        <w:t>报文</w:t>
      </w:r>
    </w:p>
    <w:p w14:paraId="27386550" w14:textId="77777777" w:rsidR="00E831AB" w:rsidRDefault="00B307C3" w:rsidP="009F58F1">
      <w:pPr>
        <w:spacing w:line="360" w:lineRule="auto"/>
        <w:ind w:leftChars="-675" w:hangingChars="675" w:hanging="1418"/>
      </w:pPr>
      <w:r>
        <w:rPr>
          <w:noProof/>
        </w:rPr>
        <w:drawing>
          <wp:anchor distT="0" distB="0" distL="114300" distR="114300" simplePos="0" relativeHeight="251662336" behindDoc="0" locked="0" layoutInCell="1" allowOverlap="1" wp14:anchorId="682B0F73" wp14:editId="56FCA769">
            <wp:simplePos x="0" y="0"/>
            <wp:positionH relativeFrom="column">
              <wp:posOffset>2533650</wp:posOffset>
            </wp:positionH>
            <wp:positionV relativeFrom="paragraph">
              <wp:posOffset>623570</wp:posOffset>
            </wp:positionV>
            <wp:extent cx="1384935" cy="137795"/>
            <wp:effectExtent l="19050" t="0" r="5715" b="0"/>
            <wp:wrapNone/>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a:srcRect/>
                    <a:stretch>
                      <a:fillRect/>
                    </a:stretch>
                  </pic:blipFill>
                  <pic:spPr bwMode="auto">
                    <a:xfrm>
                      <a:off x="0" y="0"/>
                      <a:ext cx="1384935" cy="137795"/>
                    </a:xfrm>
                    <a:prstGeom prst="rect">
                      <a:avLst/>
                    </a:prstGeom>
                    <a:solidFill>
                      <a:srgbClr val="4F81BD"/>
                    </a:solidFill>
                    <a:ln w="9525">
                      <a:noFill/>
                      <a:miter lim="800000"/>
                      <a:headEnd/>
                      <a:tailEnd/>
                    </a:ln>
                  </pic:spPr>
                </pic:pic>
              </a:graphicData>
            </a:graphic>
          </wp:anchor>
        </w:drawing>
      </w:r>
      <w:r w:rsidR="00442CAF">
        <w:rPr>
          <w:noProof/>
        </w:rPr>
        <w:drawing>
          <wp:inline distT="0" distB="0" distL="0" distR="0" wp14:anchorId="35AF5D62" wp14:editId="239E4435">
            <wp:extent cx="6890708" cy="5736726"/>
            <wp:effectExtent l="19050" t="0" r="5392" b="0"/>
            <wp:docPr id="26" name="图片 25" descr="复件 担保责任解除_报文.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复件 担保责任解除_报文.bmp"/>
                    <pic:cNvPicPr/>
                  </pic:nvPicPr>
                  <pic:blipFill>
                    <a:blip r:embed="rId24"/>
                    <a:stretch>
                      <a:fillRect/>
                    </a:stretch>
                  </pic:blipFill>
                  <pic:spPr>
                    <a:xfrm>
                      <a:off x="0" y="0"/>
                      <a:ext cx="6890990" cy="5736961"/>
                    </a:xfrm>
                    <a:prstGeom prst="rect">
                      <a:avLst/>
                    </a:prstGeom>
                  </pic:spPr>
                </pic:pic>
              </a:graphicData>
            </a:graphic>
          </wp:inline>
        </w:drawing>
      </w:r>
    </w:p>
    <w:p w14:paraId="39937937" w14:textId="77777777" w:rsidR="00E17644" w:rsidRDefault="00E17644" w:rsidP="009F58F1">
      <w:pPr>
        <w:pStyle w:val="4"/>
        <w:ind w:left="0"/>
      </w:pPr>
      <w:bookmarkStart w:id="173" w:name="_Toc393285221"/>
      <w:bookmarkStart w:id="174" w:name="_Toc395083783"/>
      <w:r>
        <w:rPr>
          <w:rFonts w:hint="eastAsia"/>
        </w:rPr>
        <w:t>输入描述</w:t>
      </w:r>
      <w:bookmarkEnd w:id="173"/>
      <w:bookmarkEnd w:id="1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8"/>
        <w:gridCol w:w="1352"/>
        <w:gridCol w:w="1082"/>
        <w:gridCol w:w="1139"/>
        <w:gridCol w:w="426"/>
        <w:gridCol w:w="1276"/>
        <w:gridCol w:w="2746"/>
      </w:tblGrid>
      <w:tr w:rsidR="008E360F" w:rsidRPr="00BF567F" w14:paraId="331FACA0" w14:textId="77777777" w:rsidTr="008F77E1">
        <w:trPr>
          <w:jc w:val="center"/>
        </w:trPr>
        <w:tc>
          <w:tcPr>
            <w:tcW w:w="297" w:type="pct"/>
            <w:shd w:val="clear" w:color="auto" w:fill="FFFFFF" w:themeFill="background1"/>
            <w:vAlign w:val="center"/>
          </w:tcPr>
          <w:p w14:paraId="699E13EF" w14:textId="77777777" w:rsidR="008E360F" w:rsidRPr="00BF567F" w:rsidRDefault="008E360F" w:rsidP="008F77E1">
            <w:pPr>
              <w:ind w:right="210"/>
              <w:jc w:val="center"/>
              <w:rPr>
                <w:rFonts w:ascii="宋体" w:hAnsi="宋体"/>
                <w:b/>
                <w:szCs w:val="21"/>
              </w:rPr>
            </w:pPr>
            <w:r w:rsidRPr="00BF567F">
              <w:rPr>
                <w:rFonts w:ascii="宋体" w:hAnsi="宋体" w:hint="eastAsia"/>
                <w:b/>
                <w:szCs w:val="21"/>
              </w:rPr>
              <w:t>序号</w:t>
            </w:r>
          </w:p>
        </w:tc>
        <w:tc>
          <w:tcPr>
            <w:tcW w:w="792" w:type="pct"/>
            <w:shd w:val="clear" w:color="auto" w:fill="FFFFFF" w:themeFill="background1"/>
            <w:vAlign w:val="center"/>
          </w:tcPr>
          <w:p w14:paraId="706FB9AC" w14:textId="77777777" w:rsidR="008E360F" w:rsidRPr="00BF567F" w:rsidRDefault="008E360F" w:rsidP="008F77E1">
            <w:pPr>
              <w:ind w:left="210" w:right="210"/>
              <w:rPr>
                <w:rFonts w:ascii="宋体" w:hAnsi="宋体"/>
                <w:b/>
                <w:szCs w:val="21"/>
              </w:rPr>
            </w:pPr>
            <w:r>
              <w:rPr>
                <w:rFonts w:ascii="宋体" w:hAnsi="宋体" w:hint="eastAsia"/>
                <w:b/>
                <w:szCs w:val="21"/>
              </w:rPr>
              <w:t>本地名称</w:t>
            </w:r>
          </w:p>
        </w:tc>
        <w:tc>
          <w:tcPr>
            <w:tcW w:w="634" w:type="pct"/>
            <w:shd w:val="clear" w:color="auto" w:fill="FFFFFF" w:themeFill="background1"/>
            <w:vAlign w:val="center"/>
          </w:tcPr>
          <w:p w14:paraId="0932F360" w14:textId="77777777" w:rsidR="008E360F" w:rsidRPr="00BF567F" w:rsidRDefault="008E360F" w:rsidP="009F58F1">
            <w:pPr>
              <w:tabs>
                <w:tab w:val="left" w:pos="-125"/>
              </w:tabs>
              <w:ind w:leftChars="-60" w:left="-126" w:rightChars="-51" w:right="-107"/>
              <w:rPr>
                <w:rFonts w:ascii="宋体" w:hAnsi="宋体"/>
                <w:b/>
                <w:szCs w:val="21"/>
              </w:rPr>
            </w:pPr>
            <w:r>
              <w:rPr>
                <w:rFonts w:ascii="宋体" w:hAnsi="宋体" w:hint="eastAsia"/>
                <w:b/>
                <w:szCs w:val="21"/>
              </w:rPr>
              <w:t>英文名称</w:t>
            </w:r>
          </w:p>
        </w:tc>
        <w:tc>
          <w:tcPr>
            <w:tcW w:w="668" w:type="pct"/>
            <w:shd w:val="clear" w:color="auto" w:fill="FFFFFF" w:themeFill="background1"/>
          </w:tcPr>
          <w:p w14:paraId="02AF4EF8" w14:textId="77777777" w:rsidR="008E360F" w:rsidRPr="00BF567F" w:rsidRDefault="008E360F" w:rsidP="009F58F1">
            <w:pPr>
              <w:tabs>
                <w:tab w:val="left" w:pos="-125"/>
              </w:tabs>
              <w:ind w:leftChars="-60" w:left="-126" w:rightChars="-51" w:right="-107"/>
              <w:jc w:val="center"/>
              <w:rPr>
                <w:rFonts w:ascii="宋体" w:hAnsi="宋体"/>
                <w:b/>
                <w:szCs w:val="21"/>
              </w:rPr>
            </w:pPr>
            <w:r>
              <w:rPr>
                <w:rFonts w:hint="eastAsia"/>
                <w:b/>
              </w:rPr>
              <w:t>类型</w:t>
            </w:r>
          </w:p>
        </w:tc>
        <w:tc>
          <w:tcPr>
            <w:tcW w:w="250" w:type="pct"/>
            <w:shd w:val="clear" w:color="auto" w:fill="FFFFFF" w:themeFill="background1"/>
            <w:vAlign w:val="center"/>
          </w:tcPr>
          <w:p w14:paraId="1A753033" w14:textId="77777777" w:rsidR="008E360F" w:rsidRPr="00BF567F" w:rsidRDefault="008E360F" w:rsidP="005639B3">
            <w:pPr>
              <w:tabs>
                <w:tab w:val="left" w:pos="-125"/>
              </w:tabs>
              <w:ind w:leftChars="-60" w:left="-126" w:rightChars="-51" w:right="-107"/>
              <w:rPr>
                <w:rFonts w:ascii="宋体" w:hAnsi="宋体"/>
                <w:b/>
                <w:szCs w:val="21"/>
              </w:rPr>
            </w:pPr>
            <w:r w:rsidRPr="00BF567F">
              <w:rPr>
                <w:rFonts w:ascii="宋体" w:hAnsi="宋体" w:hint="eastAsia"/>
                <w:b/>
                <w:szCs w:val="21"/>
              </w:rPr>
              <w:t>M/O/P</w:t>
            </w:r>
          </w:p>
        </w:tc>
        <w:tc>
          <w:tcPr>
            <w:tcW w:w="748" w:type="pct"/>
            <w:shd w:val="clear" w:color="auto" w:fill="FFFFFF" w:themeFill="background1"/>
            <w:vAlign w:val="center"/>
          </w:tcPr>
          <w:p w14:paraId="1CC6DF89" w14:textId="77777777" w:rsidR="008E360F" w:rsidRPr="00BF567F" w:rsidRDefault="008E360F" w:rsidP="008F77E1">
            <w:pPr>
              <w:ind w:left="210" w:right="210"/>
              <w:jc w:val="center"/>
              <w:rPr>
                <w:rFonts w:ascii="宋体" w:hAnsi="宋体"/>
                <w:b/>
                <w:szCs w:val="21"/>
              </w:rPr>
            </w:pPr>
            <w:r w:rsidRPr="00BF567F">
              <w:rPr>
                <w:rFonts w:ascii="宋体" w:hAnsi="宋体" w:hint="eastAsia"/>
                <w:b/>
                <w:szCs w:val="21"/>
              </w:rPr>
              <w:t>数据来源</w:t>
            </w:r>
          </w:p>
        </w:tc>
        <w:tc>
          <w:tcPr>
            <w:tcW w:w="1610" w:type="pct"/>
            <w:shd w:val="clear" w:color="auto" w:fill="FFFFFF" w:themeFill="background1"/>
            <w:vAlign w:val="center"/>
          </w:tcPr>
          <w:p w14:paraId="147A4E6F" w14:textId="77777777" w:rsidR="008E360F" w:rsidRPr="00BF567F" w:rsidRDefault="008E360F" w:rsidP="008F77E1">
            <w:pPr>
              <w:ind w:left="210" w:right="210"/>
              <w:jc w:val="center"/>
              <w:rPr>
                <w:rFonts w:ascii="宋体" w:hAnsi="宋体"/>
                <w:b/>
                <w:szCs w:val="21"/>
              </w:rPr>
            </w:pPr>
            <w:r w:rsidRPr="00BF567F">
              <w:rPr>
                <w:rFonts w:ascii="宋体" w:hAnsi="宋体" w:hint="eastAsia"/>
                <w:b/>
                <w:szCs w:val="21"/>
              </w:rPr>
              <w:t>描述</w:t>
            </w:r>
          </w:p>
        </w:tc>
      </w:tr>
      <w:tr w:rsidR="000F2FF5" w14:paraId="5C0CB26C"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12E47B8" w14:textId="77777777" w:rsidR="000F2FF5" w:rsidRPr="006D6D00" w:rsidRDefault="000F2FF5" w:rsidP="008D48CD">
            <w:pPr>
              <w:numPr>
                <w:ilvl w:val="0"/>
                <w:numId w:val="10"/>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78256A1" w14:textId="77777777" w:rsidR="000F2FF5" w:rsidRDefault="000F2FF5" w:rsidP="0089526E">
            <w:r>
              <w:rPr>
                <w:rFonts w:hint="eastAsia"/>
              </w:rPr>
              <w:t>保函编号</w:t>
            </w:r>
          </w:p>
        </w:tc>
        <w:tc>
          <w:tcPr>
            <w:tcW w:w="634" w:type="pct"/>
            <w:tcBorders>
              <w:top w:val="single" w:sz="4" w:space="0" w:color="auto"/>
              <w:left w:val="single" w:sz="4" w:space="0" w:color="auto"/>
              <w:bottom w:val="single" w:sz="4" w:space="0" w:color="auto"/>
              <w:right w:val="single" w:sz="4" w:space="0" w:color="auto"/>
            </w:tcBorders>
          </w:tcPr>
          <w:p w14:paraId="6E4230D5" w14:textId="77777777" w:rsidR="000F2FF5" w:rsidRDefault="000F2FF5"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7C584D1E" w14:textId="77777777" w:rsidR="000F2FF5" w:rsidRDefault="000F2FF5" w:rsidP="0089526E">
            <w:pPr>
              <w:jc w:val="center"/>
            </w:pPr>
            <w:r>
              <w:rPr>
                <w:rFonts w:hint="eastAsia"/>
              </w:rPr>
              <w:t>V(16)</w:t>
            </w:r>
          </w:p>
        </w:tc>
        <w:tc>
          <w:tcPr>
            <w:tcW w:w="250" w:type="pct"/>
            <w:tcBorders>
              <w:top w:val="single" w:sz="4" w:space="0" w:color="auto"/>
              <w:left w:val="single" w:sz="4" w:space="0" w:color="auto"/>
              <w:bottom w:val="single" w:sz="4" w:space="0" w:color="auto"/>
              <w:right w:val="single" w:sz="4" w:space="0" w:color="auto"/>
            </w:tcBorders>
          </w:tcPr>
          <w:p w14:paraId="62936DE9" w14:textId="77777777" w:rsidR="000F2FF5" w:rsidRDefault="000F2FF5"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4CEC60C8" w14:textId="77777777" w:rsidR="000F2FF5" w:rsidRDefault="000F2FF5"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2349AA08" w14:textId="77777777" w:rsidR="000F2FF5" w:rsidRDefault="000F2FF5" w:rsidP="0089526E">
            <w:r>
              <w:rPr>
                <w:rFonts w:hint="eastAsia"/>
              </w:rPr>
              <w:t>自动带出原保函编号</w:t>
            </w:r>
          </w:p>
        </w:tc>
      </w:tr>
      <w:tr w:rsidR="000F2FF5" w14:paraId="712BE5F2"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E25B7F1" w14:textId="77777777" w:rsidR="000F2FF5" w:rsidRPr="006D6D00" w:rsidRDefault="000F2FF5" w:rsidP="008D48CD">
            <w:pPr>
              <w:numPr>
                <w:ilvl w:val="0"/>
                <w:numId w:val="10"/>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80E892B" w14:textId="77777777" w:rsidR="000F2FF5" w:rsidRDefault="000F2FF5" w:rsidP="0089526E">
            <w:r>
              <w:rPr>
                <w:rFonts w:hint="eastAsia"/>
              </w:rPr>
              <w:t>保函币种</w:t>
            </w:r>
          </w:p>
        </w:tc>
        <w:tc>
          <w:tcPr>
            <w:tcW w:w="634" w:type="pct"/>
            <w:tcBorders>
              <w:top w:val="single" w:sz="4" w:space="0" w:color="auto"/>
              <w:left w:val="single" w:sz="4" w:space="0" w:color="auto"/>
              <w:bottom w:val="single" w:sz="4" w:space="0" w:color="auto"/>
              <w:right w:val="single" w:sz="4" w:space="0" w:color="auto"/>
            </w:tcBorders>
          </w:tcPr>
          <w:p w14:paraId="20B110C3" w14:textId="77777777" w:rsidR="000F2FF5" w:rsidRDefault="000F2FF5"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43DCD006" w14:textId="77777777" w:rsidR="000F2FF5" w:rsidRDefault="000F2FF5"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09253F17" w14:textId="77777777" w:rsidR="000F2FF5" w:rsidRDefault="000F2FF5"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74F1FEB7" w14:textId="77777777" w:rsidR="000F2FF5" w:rsidRDefault="000F2FF5"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02C59684" w14:textId="77777777" w:rsidR="000F2FF5" w:rsidRDefault="000F2FF5" w:rsidP="0089526E"/>
        </w:tc>
      </w:tr>
      <w:tr w:rsidR="000F2FF5" w14:paraId="15033EBF"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C216443" w14:textId="77777777" w:rsidR="000F2FF5" w:rsidRPr="006D6D00" w:rsidRDefault="000F2FF5" w:rsidP="008D48CD">
            <w:pPr>
              <w:numPr>
                <w:ilvl w:val="0"/>
                <w:numId w:val="10"/>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81025BF" w14:textId="77777777" w:rsidR="000F2FF5" w:rsidRDefault="000F2FF5" w:rsidP="0089526E">
            <w:r>
              <w:rPr>
                <w:rFonts w:hint="eastAsia"/>
              </w:rPr>
              <w:t>保函金额</w:t>
            </w:r>
          </w:p>
        </w:tc>
        <w:tc>
          <w:tcPr>
            <w:tcW w:w="634" w:type="pct"/>
            <w:tcBorders>
              <w:top w:val="single" w:sz="4" w:space="0" w:color="auto"/>
              <w:left w:val="single" w:sz="4" w:space="0" w:color="auto"/>
              <w:bottom w:val="single" w:sz="4" w:space="0" w:color="auto"/>
              <w:right w:val="single" w:sz="4" w:space="0" w:color="auto"/>
            </w:tcBorders>
          </w:tcPr>
          <w:p w14:paraId="4E84EE32" w14:textId="77777777" w:rsidR="000F2FF5" w:rsidRDefault="000F2FF5"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5CB2DDE3" w14:textId="77777777" w:rsidR="000F2FF5" w:rsidRDefault="000F2FF5"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54F7329E" w14:textId="77777777" w:rsidR="000F2FF5" w:rsidRDefault="000F2FF5"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2A5DB97B" w14:textId="77777777" w:rsidR="000F2FF5" w:rsidRDefault="000F2FF5"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68A1749B" w14:textId="77777777" w:rsidR="000F2FF5" w:rsidRDefault="000F2FF5" w:rsidP="0089526E"/>
        </w:tc>
      </w:tr>
      <w:tr w:rsidR="000F2FF5" w14:paraId="6254EB08"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88AD019" w14:textId="77777777" w:rsidR="000F2FF5" w:rsidRPr="006D6D00" w:rsidRDefault="000F2FF5" w:rsidP="008D48CD">
            <w:pPr>
              <w:numPr>
                <w:ilvl w:val="0"/>
                <w:numId w:val="10"/>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05E1717" w14:textId="77777777" w:rsidR="000F2FF5" w:rsidRDefault="000F2FF5" w:rsidP="0089526E">
            <w:r>
              <w:rPr>
                <w:rFonts w:hint="eastAsia"/>
              </w:rPr>
              <w:t>保函余额</w:t>
            </w:r>
          </w:p>
        </w:tc>
        <w:tc>
          <w:tcPr>
            <w:tcW w:w="634" w:type="pct"/>
            <w:tcBorders>
              <w:top w:val="single" w:sz="4" w:space="0" w:color="auto"/>
              <w:left w:val="single" w:sz="4" w:space="0" w:color="auto"/>
              <w:bottom w:val="single" w:sz="4" w:space="0" w:color="auto"/>
              <w:right w:val="single" w:sz="4" w:space="0" w:color="auto"/>
            </w:tcBorders>
          </w:tcPr>
          <w:p w14:paraId="74A8962F" w14:textId="77777777" w:rsidR="000F2FF5" w:rsidRDefault="000F2FF5"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02967832" w14:textId="77777777" w:rsidR="000F2FF5" w:rsidRDefault="000F2FF5"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618DD806" w14:textId="77777777" w:rsidR="000F2FF5" w:rsidRDefault="000F2FF5"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19A5516D" w14:textId="77777777" w:rsidR="000F2FF5" w:rsidRDefault="000F2FF5"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763174A6" w14:textId="77777777" w:rsidR="000F2FF5" w:rsidRDefault="000F2FF5" w:rsidP="0089526E"/>
        </w:tc>
      </w:tr>
      <w:tr w:rsidR="000F2FF5" w14:paraId="1FFF8C9F"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EC96CF1" w14:textId="77777777" w:rsidR="000F2FF5" w:rsidRPr="006D6D00" w:rsidRDefault="000F2FF5" w:rsidP="008D48CD">
            <w:pPr>
              <w:numPr>
                <w:ilvl w:val="0"/>
                <w:numId w:val="10"/>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0654DFD" w14:textId="77777777" w:rsidR="000F2FF5" w:rsidRDefault="000F2FF5" w:rsidP="0089526E">
            <w:r>
              <w:rPr>
                <w:rFonts w:hint="eastAsia"/>
              </w:rPr>
              <w:t>责任解除标识</w:t>
            </w:r>
          </w:p>
        </w:tc>
        <w:tc>
          <w:tcPr>
            <w:tcW w:w="634" w:type="pct"/>
            <w:tcBorders>
              <w:top w:val="single" w:sz="4" w:space="0" w:color="auto"/>
              <w:left w:val="single" w:sz="4" w:space="0" w:color="auto"/>
              <w:bottom w:val="single" w:sz="4" w:space="0" w:color="auto"/>
              <w:right w:val="single" w:sz="4" w:space="0" w:color="auto"/>
            </w:tcBorders>
          </w:tcPr>
          <w:p w14:paraId="096DC73E" w14:textId="77777777" w:rsidR="000F2FF5" w:rsidRDefault="000F2FF5"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53815151" w14:textId="77777777" w:rsidR="000F2FF5" w:rsidRDefault="000F2FF5"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23196852" w14:textId="77777777" w:rsidR="000F2FF5" w:rsidRDefault="00AC6C7F"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20C3C7BD" w14:textId="77777777" w:rsidR="000F2FF5" w:rsidRDefault="00AC6C7F" w:rsidP="00AC6C7F">
            <w:r>
              <w:rPr>
                <w:rFonts w:hint="eastAsia"/>
              </w:rPr>
              <w:t>选择</w:t>
            </w:r>
          </w:p>
        </w:tc>
        <w:tc>
          <w:tcPr>
            <w:tcW w:w="1610" w:type="pct"/>
            <w:tcBorders>
              <w:top w:val="single" w:sz="4" w:space="0" w:color="auto"/>
              <w:left w:val="single" w:sz="4" w:space="0" w:color="auto"/>
              <w:bottom w:val="single" w:sz="4" w:space="0" w:color="auto"/>
              <w:right w:val="single" w:sz="4" w:space="0" w:color="auto"/>
            </w:tcBorders>
          </w:tcPr>
          <w:p w14:paraId="11D26F1C" w14:textId="77777777" w:rsidR="00AC6C7F" w:rsidRDefault="00AC6C7F" w:rsidP="0089526E">
            <w:r>
              <w:rPr>
                <w:rFonts w:hint="eastAsia"/>
              </w:rPr>
              <w:t>选择项（注销、减额）</w:t>
            </w:r>
          </w:p>
          <w:p w14:paraId="50FD49A8" w14:textId="77777777" w:rsidR="000F2FF5" w:rsidRDefault="00AC6C7F" w:rsidP="0089526E">
            <w:r>
              <w:rPr>
                <w:rFonts w:hint="eastAsia"/>
              </w:rPr>
              <w:t>默认为空</w:t>
            </w:r>
          </w:p>
        </w:tc>
      </w:tr>
      <w:tr w:rsidR="000F2FF5" w14:paraId="443A2DDA"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9C27A64" w14:textId="77777777" w:rsidR="000F2FF5" w:rsidRPr="006D6D00" w:rsidRDefault="000F2FF5" w:rsidP="008D48CD">
            <w:pPr>
              <w:numPr>
                <w:ilvl w:val="0"/>
                <w:numId w:val="10"/>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4DE24DF" w14:textId="77777777" w:rsidR="000F2FF5" w:rsidRDefault="000F2FF5" w:rsidP="0089526E">
            <w:r>
              <w:rPr>
                <w:rFonts w:hint="eastAsia"/>
              </w:rPr>
              <w:t>减除金额</w:t>
            </w:r>
          </w:p>
        </w:tc>
        <w:tc>
          <w:tcPr>
            <w:tcW w:w="634" w:type="pct"/>
            <w:tcBorders>
              <w:top w:val="single" w:sz="4" w:space="0" w:color="auto"/>
              <w:left w:val="single" w:sz="4" w:space="0" w:color="auto"/>
              <w:bottom w:val="single" w:sz="4" w:space="0" w:color="auto"/>
              <w:right w:val="single" w:sz="4" w:space="0" w:color="auto"/>
            </w:tcBorders>
          </w:tcPr>
          <w:p w14:paraId="793950FB" w14:textId="77777777" w:rsidR="000F2FF5" w:rsidRDefault="000F2FF5"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26E4A273" w14:textId="77777777" w:rsidR="000F2FF5" w:rsidRDefault="000F2FF5"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2C38D398" w14:textId="77777777" w:rsidR="000F2FF5" w:rsidRDefault="000F2FF5" w:rsidP="0089526E">
            <w:pPr>
              <w:jc w:val="center"/>
            </w:pPr>
            <w:r>
              <w:rPr>
                <w:rFonts w:hint="eastAsia"/>
              </w:rPr>
              <w:t>M</w:t>
            </w:r>
            <w:r w:rsidR="00AC6C7F">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1B1A4271" w14:textId="77777777" w:rsidR="000F2FF5" w:rsidRDefault="000F2FF5"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5973A2D2" w14:textId="77777777" w:rsidR="000F2FF5" w:rsidRDefault="00AC6C7F" w:rsidP="0089526E">
            <w:r>
              <w:rPr>
                <w:rFonts w:hint="eastAsia"/>
              </w:rPr>
              <w:t>如果责任解除标志是减额，则此栏位必填，且</w:t>
            </w:r>
            <w:r w:rsidR="000F2FF5">
              <w:rPr>
                <w:rFonts w:hint="eastAsia"/>
              </w:rPr>
              <w:t>减除金额不能大于保函余额且减除金额必须大于零</w:t>
            </w:r>
            <w:r>
              <w:rPr>
                <w:rFonts w:hint="eastAsia"/>
              </w:rPr>
              <w:t>；否则灰显清空。</w:t>
            </w:r>
          </w:p>
        </w:tc>
      </w:tr>
      <w:tr w:rsidR="00AC6C7F" w14:paraId="74673EB6"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6FDDCB0" w14:textId="77777777" w:rsidR="00AC6C7F" w:rsidRPr="006D6D00" w:rsidRDefault="00AC6C7F" w:rsidP="008D48CD">
            <w:pPr>
              <w:numPr>
                <w:ilvl w:val="0"/>
                <w:numId w:val="10"/>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4081345" w14:textId="77777777" w:rsidR="00AC6C7F" w:rsidRDefault="00AC6C7F" w:rsidP="0089526E">
            <w:r>
              <w:rPr>
                <w:rFonts w:hint="eastAsia"/>
              </w:rPr>
              <w:t>解除</w:t>
            </w:r>
            <w:r>
              <w:rPr>
                <w:rFonts w:hint="eastAsia"/>
              </w:rPr>
              <w:t>/</w:t>
            </w:r>
            <w:r>
              <w:rPr>
                <w:rFonts w:hint="eastAsia"/>
              </w:rPr>
              <w:t>注销日期</w:t>
            </w:r>
          </w:p>
        </w:tc>
        <w:tc>
          <w:tcPr>
            <w:tcW w:w="634" w:type="pct"/>
            <w:tcBorders>
              <w:top w:val="single" w:sz="4" w:space="0" w:color="auto"/>
              <w:left w:val="single" w:sz="4" w:space="0" w:color="auto"/>
              <w:bottom w:val="single" w:sz="4" w:space="0" w:color="auto"/>
              <w:right w:val="single" w:sz="4" w:space="0" w:color="auto"/>
            </w:tcBorders>
          </w:tcPr>
          <w:p w14:paraId="54D814E8" w14:textId="77777777" w:rsidR="00AC6C7F" w:rsidRDefault="00AC6C7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00A6F621" w14:textId="77777777" w:rsidR="00AC6C7F" w:rsidRDefault="00AC6C7F" w:rsidP="0089526E">
            <w:pPr>
              <w:jc w:val="center"/>
            </w:pPr>
            <w:r>
              <w:rPr>
                <w:rFonts w:hint="eastAsia"/>
              </w:rPr>
              <w:t>D</w:t>
            </w:r>
          </w:p>
        </w:tc>
        <w:tc>
          <w:tcPr>
            <w:tcW w:w="250" w:type="pct"/>
            <w:tcBorders>
              <w:top w:val="single" w:sz="4" w:space="0" w:color="auto"/>
              <w:left w:val="single" w:sz="4" w:space="0" w:color="auto"/>
              <w:bottom w:val="single" w:sz="4" w:space="0" w:color="auto"/>
              <w:right w:val="single" w:sz="4" w:space="0" w:color="auto"/>
            </w:tcBorders>
          </w:tcPr>
          <w:p w14:paraId="203D0E68" w14:textId="77777777" w:rsidR="00AC6C7F" w:rsidRDefault="00AC6C7F"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615E6B05" w14:textId="77777777" w:rsidR="00AC6C7F" w:rsidRDefault="00AC6C7F" w:rsidP="0089526E">
            <w:r>
              <w:rPr>
                <w:rFonts w:hint="eastAsia"/>
              </w:rPr>
              <w:t>日期选择</w:t>
            </w:r>
          </w:p>
        </w:tc>
        <w:tc>
          <w:tcPr>
            <w:tcW w:w="1610" w:type="pct"/>
            <w:tcBorders>
              <w:top w:val="single" w:sz="4" w:space="0" w:color="auto"/>
              <w:left w:val="single" w:sz="4" w:space="0" w:color="auto"/>
              <w:bottom w:val="single" w:sz="4" w:space="0" w:color="auto"/>
              <w:right w:val="single" w:sz="4" w:space="0" w:color="auto"/>
            </w:tcBorders>
          </w:tcPr>
          <w:p w14:paraId="7E3C8FD8" w14:textId="77777777" w:rsidR="00AC6C7F" w:rsidRDefault="00AC6C7F" w:rsidP="0089526E">
            <w:r>
              <w:rPr>
                <w:rFonts w:hint="eastAsia"/>
              </w:rPr>
              <w:t>默认为当天</w:t>
            </w:r>
          </w:p>
        </w:tc>
      </w:tr>
      <w:tr w:rsidR="00BF269C" w14:paraId="061F40E6"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7DDC607" w14:textId="77777777" w:rsidR="00BF269C" w:rsidRPr="006D6D00" w:rsidRDefault="00BF269C" w:rsidP="008D48CD">
            <w:pPr>
              <w:numPr>
                <w:ilvl w:val="0"/>
                <w:numId w:val="10"/>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202C266" w14:textId="77777777" w:rsidR="00BF269C" w:rsidRDefault="00BF269C" w:rsidP="0089526E">
            <w:r>
              <w:rPr>
                <w:rFonts w:hint="eastAsia"/>
              </w:rPr>
              <w:t>注销原因</w:t>
            </w:r>
          </w:p>
        </w:tc>
        <w:tc>
          <w:tcPr>
            <w:tcW w:w="634" w:type="pct"/>
            <w:tcBorders>
              <w:top w:val="single" w:sz="4" w:space="0" w:color="auto"/>
              <w:left w:val="single" w:sz="4" w:space="0" w:color="auto"/>
              <w:bottom w:val="single" w:sz="4" w:space="0" w:color="auto"/>
              <w:right w:val="single" w:sz="4" w:space="0" w:color="auto"/>
            </w:tcBorders>
          </w:tcPr>
          <w:p w14:paraId="4EE8A450" w14:textId="77777777" w:rsidR="00BF269C" w:rsidRDefault="00BF269C"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4DF4620F" w14:textId="77777777" w:rsidR="00BF269C" w:rsidRDefault="00BF269C"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3362C0DA" w14:textId="77777777" w:rsidR="00BF269C" w:rsidRDefault="009D5A8A"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6E8D3825" w14:textId="77777777" w:rsidR="00BF269C" w:rsidRDefault="00BF269C"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3AAFD230" w14:textId="77777777" w:rsidR="00BF269C" w:rsidRDefault="00BF269C" w:rsidP="00BF269C">
            <w:r>
              <w:rPr>
                <w:rFonts w:hint="eastAsia"/>
              </w:rPr>
              <w:t>如果责任解除标志是注销，则此栏位必填；否则灰显清空。</w:t>
            </w:r>
          </w:p>
        </w:tc>
      </w:tr>
      <w:tr w:rsidR="000F2FF5" w14:paraId="5C1467F9"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80979A3" w14:textId="77777777" w:rsidR="000F2FF5" w:rsidRPr="006D6D00" w:rsidRDefault="000F2FF5" w:rsidP="008D48CD">
            <w:pPr>
              <w:numPr>
                <w:ilvl w:val="0"/>
                <w:numId w:val="10"/>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E8C6A5D" w14:textId="77777777" w:rsidR="000F2FF5" w:rsidRDefault="000F2FF5" w:rsidP="0089526E">
            <w:r>
              <w:rPr>
                <w:rFonts w:hint="eastAsia"/>
              </w:rPr>
              <w:t>备注</w:t>
            </w:r>
          </w:p>
        </w:tc>
        <w:tc>
          <w:tcPr>
            <w:tcW w:w="634" w:type="pct"/>
            <w:tcBorders>
              <w:top w:val="single" w:sz="4" w:space="0" w:color="auto"/>
              <w:left w:val="single" w:sz="4" w:space="0" w:color="auto"/>
              <w:bottom w:val="single" w:sz="4" w:space="0" w:color="auto"/>
              <w:right w:val="single" w:sz="4" w:space="0" w:color="auto"/>
            </w:tcBorders>
          </w:tcPr>
          <w:p w14:paraId="0BD926EA" w14:textId="77777777" w:rsidR="000F2FF5" w:rsidRDefault="000F2FF5"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24B68A2B" w14:textId="77777777" w:rsidR="000F2FF5" w:rsidRDefault="000F2FF5"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09DF5F14" w14:textId="77777777" w:rsidR="000F2FF5" w:rsidRDefault="000F2FF5"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594F325E" w14:textId="77777777" w:rsidR="000F2FF5" w:rsidRDefault="000F2FF5"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4E4C3184" w14:textId="77777777" w:rsidR="000F2FF5" w:rsidRDefault="000F2FF5" w:rsidP="0089526E"/>
        </w:tc>
      </w:tr>
    </w:tbl>
    <w:p w14:paraId="15E59F31" w14:textId="77777777" w:rsidR="00E17644" w:rsidRPr="00E17644" w:rsidRDefault="00E17644" w:rsidP="00E17644"/>
    <w:p w14:paraId="2518C536" w14:textId="77777777" w:rsidR="00E17644" w:rsidRDefault="00E17644" w:rsidP="006E45E9">
      <w:pPr>
        <w:pStyle w:val="4"/>
      </w:pPr>
      <w:bookmarkStart w:id="175" w:name="_Toc393285222"/>
      <w:bookmarkStart w:id="176" w:name="_Toc395083784"/>
      <w:r>
        <w:rPr>
          <w:rFonts w:hint="eastAsia"/>
        </w:rPr>
        <w:t>交易控制</w:t>
      </w:r>
      <w:bookmarkEnd w:id="175"/>
      <w:bookmarkEnd w:id="176"/>
    </w:p>
    <w:p w14:paraId="42527B1D" w14:textId="77777777" w:rsidR="008E360F" w:rsidRDefault="008E360F" w:rsidP="00B84A42">
      <w:pPr>
        <w:pStyle w:val="5"/>
      </w:pPr>
      <w:r>
        <w:rPr>
          <w:rFonts w:hint="eastAsia"/>
        </w:rPr>
        <w:t>交易控制说明</w:t>
      </w:r>
    </w:p>
    <w:p w14:paraId="7149E0D9" w14:textId="77777777" w:rsidR="00E17644" w:rsidRDefault="000F2FF5" w:rsidP="00091B33">
      <w:pPr>
        <w:ind w:firstLine="420"/>
      </w:pPr>
      <w:r>
        <w:rPr>
          <w:rFonts w:hint="eastAsia"/>
        </w:rPr>
        <w:t>交易加载未注销未撤销且保函余额大于零的保函信息</w:t>
      </w:r>
      <w:r w:rsidRPr="00796845">
        <w:rPr>
          <w:rFonts w:hint="eastAsia"/>
        </w:rPr>
        <w:t>，且该任务没有在业务处理临时表中。</w:t>
      </w:r>
    </w:p>
    <w:p w14:paraId="3A43D274" w14:textId="77777777" w:rsidR="00E17644" w:rsidRDefault="00E17644" w:rsidP="006E45E9">
      <w:pPr>
        <w:pStyle w:val="4"/>
      </w:pPr>
      <w:bookmarkStart w:id="177" w:name="_Toc393285223"/>
      <w:bookmarkStart w:id="178" w:name="_Toc395083785"/>
      <w:r>
        <w:rPr>
          <w:rFonts w:hint="eastAsia"/>
        </w:rPr>
        <w:t>边界描述</w:t>
      </w:r>
      <w:bookmarkEnd w:id="177"/>
      <w:bookmarkEnd w:id="178"/>
    </w:p>
    <w:p w14:paraId="56ED7C17" w14:textId="77777777" w:rsidR="00E17644" w:rsidRDefault="000F2FF5" w:rsidP="00C84CA9">
      <w:pPr>
        <w:ind w:firstLine="420"/>
      </w:pPr>
      <w:r>
        <w:rPr>
          <w:rFonts w:hint="eastAsia"/>
        </w:rPr>
        <w:t>本交易产生的账务信息需要发送到核心系统进行处理。</w:t>
      </w:r>
    </w:p>
    <w:p w14:paraId="6FBE50ED" w14:textId="77777777" w:rsidR="00E17644" w:rsidRDefault="00E17644" w:rsidP="005639B3">
      <w:pPr>
        <w:pStyle w:val="4"/>
        <w:ind w:left="-126" w:hanging="735"/>
      </w:pPr>
      <w:bookmarkStart w:id="179" w:name="_Toc393285224"/>
      <w:bookmarkStart w:id="180" w:name="_Toc395083786"/>
      <w:r>
        <w:rPr>
          <w:rFonts w:hint="eastAsia"/>
        </w:rPr>
        <w:t>输出描述</w:t>
      </w:r>
      <w:bookmarkEnd w:id="179"/>
      <w:bookmarkEnd w:id="180"/>
    </w:p>
    <w:p w14:paraId="73337461" w14:textId="77777777" w:rsidR="00E831AB" w:rsidRPr="00E831AB" w:rsidRDefault="00E831AB" w:rsidP="00B84A42">
      <w:pPr>
        <w:pStyle w:val="5"/>
      </w:pPr>
      <w:r>
        <w:rPr>
          <w:rFonts w:hint="eastAsia"/>
        </w:rPr>
        <w:t>面函</w:t>
      </w:r>
    </w:p>
    <w:p w14:paraId="180496D1" w14:textId="77777777" w:rsidR="00E17644" w:rsidRDefault="00E17644" w:rsidP="00C84CA9">
      <w:pPr>
        <w:ind w:firstLine="420"/>
      </w:pPr>
      <w:r>
        <w:rPr>
          <w:rFonts w:hint="eastAsia"/>
        </w:rPr>
        <w:t>无</w:t>
      </w:r>
      <w:r w:rsidR="00C84CA9">
        <w:rPr>
          <w:rFonts w:hint="eastAsia"/>
        </w:rPr>
        <w:t>。</w:t>
      </w:r>
    </w:p>
    <w:p w14:paraId="031A80DC" w14:textId="77777777" w:rsidR="00E831AB" w:rsidRDefault="00E831AB" w:rsidP="00B84A42">
      <w:pPr>
        <w:pStyle w:val="5"/>
      </w:pPr>
      <w:r>
        <w:rPr>
          <w:rFonts w:hint="eastAsia"/>
        </w:rPr>
        <w:t>报文</w:t>
      </w:r>
    </w:p>
    <w:p w14:paraId="2ACE1C7D" w14:textId="77777777" w:rsidR="00E831AB" w:rsidRPr="00E831AB" w:rsidRDefault="00142E30" w:rsidP="00E831AB">
      <w:pPr>
        <w:ind w:firstLineChars="150" w:firstLine="315"/>
      </w:pPr>
      <w:r>
        <w:rPr>
          <w:rFonts w:hint="eastAsia"/>
        </w:rPr>
        <w:t>如果责任解除标志是减额时，</w:t>
      </w:r>
      <w:r w:rsidR="00E831AB">
        <w:rPr>
          <w:rFonts w:hint="eastAsia"/>
        </w:rPr>
        <w:t>本交易可发送</w:t>
      </w:r>
      <w:r w:rsidR="00E831AB">
        <w:rPr>
          <w:rFonts w:hint="eastAsia"/>
        </w:rPr>
        <w:t>MT769</w:t>
      </w:r>
      <w:r w:rsidR="00E831AB">
        <w:rPr>
          <w:rFonts w:hint="eastAsia"/>
        </w:rPr>
        <w:t>告知保函通知行解除担保责任</w:t>
      </w:r>
    </w:p>
    <w:p w14:paraId="4027B377" w14:textId="77777777" w:rsidR="008E360F" w:rsidRPr="00CC0D80" w:rsidRDefault="008E360F" w:rsidP="006E45E9">
      <w:pPr>
        <w:pStyle w:val="4"/>
      </w:pPr>
      <w:bookmarkStart w:id="181" w:name="_Toc393285225"/>
      <w:bookmarkStart w:id="182" w:name="_Toc395083787"/>
      <w:r>
        <w:rPr>
          <w:rFonts w:hint="eastAsia"/>
        </w:rPr>
        <w:t>保证金和额度</w:t>
      </w:r>
      <w:bookmarkEnd w:id="181"/>
      <w:bookmarkEnd w:id="182"/>
    </w:p>
    <w:p w14:paraId="4E1CB4B8" w14:textId="77777777" w:rsidR="00360871" w:rsidRDefault="005C6810" w:rsidP="00360871">
      <w:r>
        <w:rPr>
          <w:rFonts w:hint="eastAsia"/>
        </w:rPr>
        <w:t>如果发生垫款，不恢复客户开证额度；否则恢复全部开证额度。</w:t>
      </w:r>
    </w:p>
    <w:p w14:paraId="3E4DE48A" w14:textId="77777777" w:rsidR="008E360F" w:rsidRPr="00CC0D80" w:rsidRDefault="008E360F" w:rsidP="006E45E9">
      <w:pPr>
        <w:pStyle w:val="4"/>
      </w:pPr>
      <w:bookmarkStart w:id="183" w:name="_Toc393285226"/>
      <w:bookmarkStart w:id="184" w:name="_Toc395083788"/>
      <w:r>
        <w:rPr>
          <w:rFonts w:hint="eastAsia"/>
        </w:rPr>
        <w:t>手续费</w:t>
      </w:r>
      <w:bookmarkEnd w:id="183"/>
      <w:bookmarkEnd w:id="184"/>
    </w:p>
    <w:p w14:paraId="4D4558F9" w14:textId="77777777" w:rsidR="00307109" w:rsidRDefault="00307109" w:rsidP="00307109">
      <w:pPr>
        <w:ind w:left="432"/>
      </w:pPr>
      <w:r w:rsidRPr="000F2D9F">
        <w:rPr>
          <w:rFonts w:hint="eastAsia"/>
        </w:rPr>
        <w:t>默认的收费方式：</w:t>
      </w:r>
      <w:r>
        <w:rPr>
          <w:rFonts w:hint="eastAsia"/>
        </w:rPr>
        <w:t>现收、外收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p>
    <w:p w14:paraId="7873364C" w14:textId="77777777" w:rsidR="008E360F" w:rsidRPr="004449B1" w:rsidRDefault="00307109" w:rsidP="00307109">
      <w:pPr>
        <w:ind w:firstLine="420"/>
      </w:pPr>
      <w:r>
        <w:rPr>
          <w:rFonts w:hint="eastAsia"/>
        </w:rPr>
        <w:t>本交易发送电报时收取电报费。</w:t>
      </w:r>
      <w:r w:rsidR="00184B86">
        <w:rPr>
          <w:rFonts w:hint="eastAsia"/>
        </w:rPr>
        <w:t>见【</w:t>
      </w:r>
      <w:r w:rsidR="00184B86">
        <w:rPr>
          <w:rFonts w:hint="eastAsia"/>
        </w:rPr>
        <w:t xml:space="preserve">1.7.2 </w:t>
      </w:r>
      <w:r w:rsidR="00184B86">
        <w:rPr>
          <w:rFonts w:hint="eastAsia"/>
        </w:rPr>
        <w:t>电报费】</w:t>
      </w:r>
    </w:p>
    <w:p w14:paraId="76F70CC0" w14:textId="77777777" w:rsidR="00E17644" w:rsidRDefault="00E17644" w:rsidP="006E45E9">
      <w:pPr>
        <w:pStyle w:val="4"/>
      </w:pPr>
      <w:bookmarkStart w:id="185" w:name="_Toc393285227"/>
      <w:bookmarkStart w:id="186" w:name="_Toc395083789"/>
      <w:r>
        <w:rPr>
          <w:rFonts w:hint="eastAsia"/>
        </w:rPr>
        <w:t>会计分录</w:t>
      </w:r>
      <w:bookmarkEnd w:id="185"/>
      <w:bookmarkEnd w:id="186"/>
    </w:p>
    <w:p w14:paraId="7EB1076D" w14:textId="77777777" w:rsidR="00856884" w:rsidRPr="00856884" w:rsidRDefault="00856884" w:rsidP="00856884">
      <w:pPr>
        <w:ind w:left="432"/>
        <w:rPr>
          <w:b/>
          <w:bCs/>
          <w:szCs w:val="21"/>
        </w:rPr>
      </w:pPr>
      <w:r w:rsidRPr="00856884">
        <w:rPr>
          <w:rFonts w:hint="eastAsia"/>
          <w:b/>
          <w:bCs/>
          <w:szCs w:val="21"/>
        </w:rPr>
        <w:t>手续费：</w:t>
      </w:r>
    </w:p>
    <w:p w14:paraId="6876CD2B" w14:textId="77777777" w:rsidR="00856884" w:rsidRPr="00856884" w:rsidRDefault="00856884" w:rsidP="009F58F1">
      <w:pPr>
        <w:ind w:leftChars="400" w:left="840"/>
        <w:rPr>
          <w:bCs/>
          <w:szCs w:val="21"/>
        </w:rPr>
      </w:pPr>
      <w:r w:rsidRPr="00856884">
        <w:rPr>
          <w:rFonts w:hint="eastAsia"/>
          <w:bCs/>
          <w:szCs w:val="21"/>
        </w:rPr>
        <w:t>借：</w:t>
      </w:r>
      <w:r w:rsidRPr="00856884">
        <w:rPr>
          <w:rFonts w:hint="eastAsia"/>
          <w:bCs/>
          <w:szCs w:val="21"/>
        </w:rPr>
        <w:t>201101</w:t>
      </w:r>
      <w:r w:rsidRPr="00856884">
        <w:rPr>
          <w:rFonts w:hint="eastAsia"/>
          <w:bCs/>
          <w:szCs w:val="21"/>
        </w:rPr>
        <w:t>活期存款等科目外币或人民币</w:t>
      </w:r>
    </w:p>
    <w:p w14:paraId="30A9CC1B" w14:textId="77777777" w:rsidR="00307109" w:rsidRPr="00A172A6" w:rsidRDefault="00856884" w:rsidP="009F58F1">
      <w:pPr>
        <w:ind w:leftChars="400" w:left="840"/>
        <w:rPr>
          <w:bCs/>
          <w:szCs w:val="21"/>
        </w:rPr>
      </w:pPr>
      <w:r w:rsidRPr="00856884">
        <w:rPr>
          <w:rFonts w:hint="eastAsia"/>
          <w:bCs/>
          <w:szCs w:val="21"/>
        </w:rPr>
        <w:t>贷：</w:t>
      </w:r>
      <w:r w:rsidRPr="00856884">
        <w:rPr>
          <w:rFonts w:hint="eastAsia"/>
          <w:bCs/>
          <w:szCs w:val="21"/>
        </w:rPr>
        <w:t>60210502</w:t>
      </w:r>
      <w:r w:rsidRPr="00856884">
        <w:rPr>
          <w:rFonts w:hint="eastAsia"/>
          <w:bCs/>
          <w:szCs w:val="21"/>
        </w:rPr>
        <w:t>保函手续费收入外币或人民币</w:t>
      </w:r>
    </w:p>
    <w:p w14:paraId="7D07E758" w14:textId="77777777" w:rsidR="00856884" w:rsidRPr="00856884" w:rsidRDefault="00856884" w:rsidP="00856884">
      <w:pPr>
        <w:rPr>
          <w:b/>
          <w:bCs/>
          <w:szCs w:val="21"/>
        </w:rPr>
      </w:pPr>
      <w:r>
        <w:rPr>
          <w:rFonts w:hint="eastAsia"/>
          <w:bCs/>
          <w:szCs w:val="21"/>
        </w:rPr>
        <w:tab/>
      </w:r>
      <w:r w:rsidRPr="00856884">
        <w:rPr>
          <w:rFonts w:hint="eastAsia"/>
          <w:b/>
          <w:bCs/>
          <w:szCs w:val="21"/>
        </w:rPr>
        <w:t>表外：</w:t>
      </w:r>
    </w:p>
    <w:p w14:paraId="33431C5F" w14:textId="77777777" w:rsidR="008E360F" w:rsidRPr="00D03F8A" w:rsidRDefault="00856884" w:rsidP="00856884">
      <w:pPr>
        <w:ind w:firstLine="420"/>
      </w:pPr>
      <w:r w:rsidRPr="00856884">
        <w:rPr>
          <w:rFonts w:hint="eastAsia"/>
          <w:bCs/>
          <w:szCs w:val="21"/>
        </w:rPr>
        <w:t>付：</w:t>
      </w:r>
      <w:r w:rsidRPr="00856884">
        <w:rPr>
          <w:rFonts w:hint="eastAsia"/>
          <w:bCs/>
          <w:szCs w:val="21"/>
        </w:rPr>
        <w:t>818</w:t>
      </w:r>
      <w:r w:rsidRPr="00856884">
        <w:rPr>
          <w:rFonts w:hint="eastAsia"/>
          <w:bCs/>
          <w:szCs w:val="21"/>
        </w:rPr>
        <w:t>开出保函外币</w:t>
      </w:r>
      <w:r w:rsidR="00AC6C7F">
        <w:rPr>
          <w:rFonts w:hint="eastAsia"/>
          <w:bCs/>
          <w:szCs w:val="21"/>
        </w:rPr>
        <w:t>（如果责任解除标志是注销，那么金额</w:t>
      </w:r>
      <w:r w:rsidR="00AC6C7F">
        <w:rPr>
          <w:rFonts w:hint="eastAsia"/>
          <w:bCs/>
          <w:szCs w:val="21"/>
        </w:rPr>
        <w:t>=</w:t>
      </w:r>
      <w:r w:rsidR="00AC6C7F">
        <w:rPr>
          <w:rFonts w:hint="eastAsia"/>
          <w:bCs/>
          <w:szCs w:val="21"/>
        </w:rPr>
        <w:t>保函余额，如果是减额，那么金额</w:t>
      </w:r>
      <w:r w:rsidR="00AC6C7F">
        <w:rPr>
          <w:rFonts w:hint="eastAsia"/>
          <w:bCs/>
          <w:szCs w:val="21"/>
        </w:rPr>
        <w:t>=</w:t>
      </w:r>
      <w:r w:rsidR="00AC6C7F">
        <w:rPr>
          <w:rFonts w:hint="eastAsia"/>
          <w:bCs/>
          <w:szCs w:val="21"/>
        </w:rPr>
        <w:t>减除余额）</w:t>
      </w:r>
    </w:p>
    <w:p w14:paraId="30A436AA" w14:textId="77777777" w:rsidR="008E360F" w:rsidRDefault="008E360F" w:rsidP="009F58F1">
      <w:pPr>
        <w:pStyle w:val="4"/>
        <w:ind w:left="1260"/>
      </w:pPr>
      <w:bookmarkStart w:id="187" w:name="_Toc393285228"/>
      <w:bookmarkStart w:id="188" w:name="_Toc395083790"/>
      <w:r>
        <w:rPr>
          <w:rFonts w:hint="eastAsia"/>
        </w:rPr>
        <w:t>其他</w:t>
      </w:r>
      <w:bookmarkEnd w:id="187"/>
      <w:bookmarkEnd w:id="188"/>
    </w:p>
    <w:p w14:paraId="26D1DC8B" w14:textId="77777777" w:rsidR="008E360F" w:rsidRPr="00684628" w:rsidRDefault="00C922BF" w:rsidP="008E360F">
      <w:pPr>
        <w:ind w:firstLine="420"/>
        <w:rPr>
          <w:rFonts w:asciiTheme="minorEastAsia" w:hAnsiTheme="minorEastAsia"/>
        </w:rPr>
      </w:pPr>
      <w:r>
        <w:rPr>
          <w:rFonts w:asciiTheme="minorEastAsia" w:hAnsiTheme="minorEastAsia" w:hint="eastAsia"/>
        </w:rPr>
        <w:t>无。</w:t>
      </w:r>
    </w:p>
    <w:p w14:paraId="5C069098" w14:textId="77777777" w:rsidR="008E360F" w:rsidRPr="008E360F" w:rsidRDefault="008E360F" w:rsidP="008E360F">
      <w:pPr>
        <w:ind w:firstLine="420"/>
      </w:pPr>
    </w:p>
    <w:p w14:paraId="02E5F7BB" w14:textId="77777777" w:rsidR="001E3502" w:rsidRDefault="00005C5F" w:rsidP="00B84A42">
      <w:pPr>
        <w:pStyle w:val="3"/>
      </w:pPr>
      <w:bookmarkStart w:id="189" w:name="_Toc415598206"/>
      <w:r>
        <w:rPr>
          <w:rFonts w:hint="eastAsia"/>
        </w:rPr>
        <w:t>索赔</w:t>
      </w:r>
      <w:r w:rsidR="00FD3B11">
        <w:rPr>
          <w:rFonts w:hint="eastAsia"/>
        </w:rPr>
        <w:t>通知</w:t>
      </w:r>
      <w:bookmarkEnd w:id="189"/>
    </w:p>
    <w:p w14:paraId="4B5D729C" w14:textId="77777777" w:rsidR="004C2CE7" w:rsidRDefault="004C2CE7" w:rsidP="006E45E9">
      <w:pPr>
        <w:pStyle w:val="4"/>
        <w:ind w:left="-998"/>
      </w:pPr>
      <w:bookmarkStart w:id="190" w:name="_Toc393285230"/>
      <w:bookmarkStart w:id="191" w:name="_Toc395083792"/>
      <w:r>
        <w:rPr>
          <w:rFonts w:hint="eastAsia"/>
        </w:rPr>
        <w:t>交易描述</w:t>
      </w:r>
      <w:bookmarkEnd w:id="190"/>
      <w:bookmarkEnd w:id="191"/>
    </w:p>
    <w:p w14:paraId="5B02B4EC" w14:textId="77777777" w:rsidR="001E3502" w:rsidRDefault="00005C5F" w:rsidP="004C2CE7">
      <w:pPr>
        <w:ind w:firstLineChars="202" w:firstLine="424"/>
      </w:pPr>
      <w:r>
        <w:rPr>
          <w:rFonts w:hint="eastAsia"/>
        </w:rPr>
        <w:t>此交易为收到索偿银行寄来的保函索赔单，作登记处理并出具收到索赔通知书面函，通知申请人。</w:t>
      </w:r>
    </w:p>
    <w:p w14:paraId="11E3A1F2" w14:textId="77777777" w:rsidR="002D5F32" w:rsidRDefault="002D5F32" w:rsidP="006E45E9">
      <w:pPr>
        <w:pStyle w:val="4"/>
        <w:ind w:left="0"/>
      </w:pPr>
      <w:bookmarkStart w:id="192" w:name="_Toc393285231"/>
      <w:bookmarkStart w:id="193" w:name="_Toc395083793"/>
      <w:r>
        <w:rPr>
          <w:rFonts w:hint="eastAsia"/>
        </w:rPr>
        <w:t>柜员操作</w:t>
      </w:r>
      <w:bookmarkEnd w:id="192"/>
      <w:bookmarkEnd w:id="193"/>
    </w:p>
    <w:p w14:paraId="64C87D14" w14:textId="77777777" w:rsidR="00005C5F" w:rsidRDefault="00005C5F" w:rsidP="00005C5F">
      <w:pPr>
        <w:ind w:firstLine="420"/>
      </w:pPr>
      <w:r>
        <w:rPr>
          <w:rFonts w:hint="eastAsia"/>
        </w:rPr>
        <w:t>本交易由具有保函收到索赔经办权限的柜员操作。</w:t>
      </w:r>
    </w:p>
    <w:p w14:paraId="7A7362FF" w14:textId="77777777" w:rsidR="002D5F32" w:rsidRDefault="00005C5F" w:rsidP="00005C5F">
      <w:pPr>
        <w:ind w:firstLineChars="202" w:firstLine="424"/>
      </w:pPr>
      <w:r>
        <w:rPr>
          <w:rFonts w:hint="eastAsia"/>
        </w:rPr>
        <w:t>系统需支持本交易能多级授权。</w:t>
      </w:r>
    </w:p>
    <w:p w14:paraId="37A9BEB5" w14:textId="77777777" w:rsidR="00005C5F" w:rsidRDefault="00005C5F" w:rsidP="00005C5F">
      <w:pPr>
        <w:ind w:firstLineChars="202" w:firstLine="424"/>
      </w:pPr>
      <w:r>
        <w:rPr>
          <w:rFonts w:hint="eastAsia"/>
        </w:rPr>
        <w:t>该交易需要支持手工经办和扫描</w:t>
      </w:r>
      <w:r>
        <w:rPr>
          <w:rFonts w:hint="eastAsia"/>
        </w:rPr>
        <w:t>,</w:t>
      </w:r>
      <w:r>
        <w:rPr>
          <w:rFonts w:hint="eastAsia"/>
        </w:rPr>
        <w:t>报文等发起方式。</w:t>
      </w:r>
    </w:p>
    <w:p w14:paraId="0605F927" w14:textId="77777777" w:rsidR="00E03231" w:rsidRDefault="00E03231" w:rsidP="006E45E9">
      <w:pPr>
        <w:pStyle w:val="4"/>
      </w:pPr>
      <w:bookmarkStart w:id="194" w:name="_Toc393285232"/>
      <w:bookmarkStart w:id="195" w:name="_Toc395083794"/>
      <w:r>
        <w:rPr>
          <w:rFonts w:hint="eastAsia"/>
        </w:rPr>
        <w:t>界面布局与菜单按钮</w:t>
      </w:r>
      <w:bookmarkEnd w:id="194"/>
      <w:bookmarkEnd w:id="195"/>
    </w:p>
    <w:p w14:paraId="2E340704" w14:textId="77777777" w:rsidR="006A7D0D" w:rsidRPr="008E360F" w:rsidRDefault="006A7D0D" w:rsidP="006A7D0D">
      <w:pPr>
        <w:ind w:firstLine="420"/>
      </w:pPr>
      <w:r>
        <w:rPr>
          <w:rFonts w:hint="eastAsia"/>
        </w:rPr>
        <w:t>同一页面布局原则，一行两列，从上至下。</w:t>
      </w:r>
    </w:p>
    <w:p w14:paraId="1CFDE09F" w14:textId="77777777" w:rsidR="006A7D0D" w:rsidRDefault="006A7D0D" w:rsidP="006A7D0D">
      <w:pPr>
        <w:spacing w:line="240" w:lineRule="atLeast"/>
        <w:ind w:firstLine="420"/>
      </w:pPr>
      <w:r>
        <w:rPr>
          <w:rFonts w:hint="eastAsia"/>
        </w:rPr>
        <w:t>第一区域：基本信息；</w:t>
      </w:r>
    </w:p>
    <w:p w14:paraId="529F0821" w14:textId="77777777" w:rsidR="006A7D0D" w:rsidRPr="007F0C98" w:rsidRDefault="006A7D0D" w:rsidP="006A7D0D">
      <w:pPr>
        <w:ind w:firstLine="420"/>
      </w:pPr>
      <w:r>
        <w:rPr>
          <w:rFonts w:hint="eastAsia"/>
        </w:rPr>
        <w:t>第二区域：按钮。</w:t>
      </w:r>
    </w:p>
    <w:p w14:paraId="3A07C80F" w14:textId="77777777" w:rsidR="00E03231" w:rsidRDefault="00E03231" w:rsidP="00B84A42">
      <w:pPr>
        <w:pStyle w:val="5"/>
      </w:pPr>
      <w:r>
        <w:rPr>
          <w:rFonts w:hint="eastAsia"/>
        </w:rPr>
        <w:t>基本信息</w:t>
      </w:r>
      <w:r w:rsidR="00FA61A3">
        <w:rPr>
          <w:rFonts w:hint="eastAsia"/>
        </w:rPr>
        <w:t>、按钮</w:t>
      </w:r>
    </w:p>
    <w:p w14:paraId="5792BAC5" w14:textId="77777777" w:rsidR="00813692" w:rsidRDefault="00237A78" w:rsidP="009F58F1">
      <w:pPr>
        <w:ind w:leftChars="-675" w:left="-1418"/>
      </w:pPr>
      <w:r>
        <w:rPr>
          <w:noProof/>
        </w:rPr>
        <w:drawing>
          <wp:inline distT="0" distB="0" distL="0" distR="0" wp14:anchorId="09AB634C" wp14:editId="0F0D1D60">
            <wp:extent cx="6901835" cy="4183811"/>
            <wp:effectExtent l="19050" t="0" r="0" b="0"/>
            <wp:docPr id="17" name="图片 16" descr="保函收到索赔.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收到索赔.bmp"/>
                    <pic:cNvPicPr/>
                  </pic:nvPicPr>
                  <pic:blipFill>
                    <a:blip r:embed="rId25"/>
                    <a:stretch>
                      <a:fillRect/>
                    </a:stretch>
                  </pic:blipFill>
                  <pic:spPr>
                    <a:xfrm>
                      <a:off x="0" y="0"/>
                      <a:ext cx="6900896" cy="4183242"/>
                    </a:xfrm>
                    <a:prstGeom prst="rect">
                      <a:avLst/>
                    </a:prstGeom>
                  </pic:spPr>
                </pic:pic>
              </a:graphicData>
            </a:graphic>
          </wp:inline>
        </w:drawing>
      </w:r>
    </w:p>
    <w:p w14:paraId="3313F0CF" w14:textId="77777777" w:rsidR="00AC0C75" w:rsidRDefault="00AC0C75" w:rsidP="00AC0C75">
      <w:pPr>
        <w:ind w:firstLineChars="202" w:firstLine="424"/>
      </w:pPr>
      <w:r>
        <w:rPr>
          <w:rFonts w:hint="eastAsia"/>
        </w:rPr>
        <w:t>备注：</w:t>
      </w:r>
    </w:p>
    <w:p w14:paraId="1F09F57D" w14:textId="77777777" w:rsidR="00813692" w:rsidRDefault="00AC0C75" w:rsidP="00813692">
      <w:pPr>
        <w:ind w:leftChars="-675" w:left="-1418" w:firstLineChars="878" w:firstLine="1844"/>
      </w:pPr>
      <w:r>
        <w:rPr>
          <w:rFonts w:hint="eastAsia"/>
        </w:rPr>
        <w:t>按钮从左至右：提交、保存、打印查看、查询、附加功能、取消、返回。</w:t>
      </w:r>
    </w:p>
    <w:p w14:paraId="5C1B9067" w14:textId="77777777" w:rsidR="004C2CE7" w:rsidRDefault="004C2CE7" w:rsidP="009F58F1">
      <w:pPr>
        <w:pStyle w:val="4"/>
        <w:ind w:left="-998" w:hanging="735"/>
      </w:pPr>
      <w:bookmarkStart w:id="196" w:name="_Toc393285233"/>
      <w:bookmarkStart w:id="197" w:name="_Toc395083795"/>
      <w:r>
        <w:rPr>
          <w:rFonts w:hint="eastAsia"/>
        </w:rPr>
        <w:t>输入描述</w:t>
      </w:r>
      <w:bookmarkEnd w:id="196"/>
      <w:bookmarkEnd w:id="19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8"/>
        <w:gridCol w:w="1352"/>
        <w:gridCol w:w="1082"/>
        <w:gridCol w:w="1139"/>
        <w:gridCol w:w="426"/>
        <w:gridCol w:w="1276"/>
        <w:gridCol w:w="2746"/>
      </w:tblGrid>
      <w:tr w:rsidR="00CF069D" w:rsidRPr="00BF567F" w14:paraId="321C3E72" w14:textId="77777777" w:rsidTr="008F77E1">
        <w:trPr>
          <w:jc w:val="center"/>
        </w:trPr>
        <w:tc>
          <w:tcPr>
            <w:tcW w:w="297" w:type="pct"/>
            <w:shd w:val="clear" w:color="auto" w:fill="FFFFFF" w:themeFill="background1"/>
            <w:vAlign w:val="center"/>
          </w:tcPr>
          <w:p w14:paraId="287FB103" w14:textId="77777777" w:rsidR="00CF069D" w:rsidRPr="00BF567F" w:rsidRDefault="00CF069D" w:rsidP="008F77E1">
            <w:pPr>
              <w:ind w:right="210"/>
              <w:jc w:val="center"/>
              <w:rPr>
                <w:rFonts w:ascii="宋体" w:hAnsi="宋体"/>
                <w:b/>
                <w:szCs w:val="21"/>
              </w:rPr>
            </w:pPr>
            <w:r w:rsidRPr="00BF567F">
              <w:rPr>
                <w:rFonts w:ascii="宋体" w:hAnsi="宋体" w:hint="eastAsia"/>
                <w:b/>
                <w:szCs w:val="21"/>
              </w:rPr>
              <w:t>序号</w:t>
            </w:r>
          </w:p>
        </w:tc>
        <w:tc>
          <w:tcPr>
            <w:tcW w:w="792" w:type="pct"/>
            <w:shd w:val="clear" w:color="auto" w:fill="FFFFFF" w:themeFill="background1"/>
            <w:vAlign w:val="center"/>
          </w:tcPr>
          <w:p w14:paraId="45B681A7" w14:textId="77777777" w:rsidR="00CF069D" w:rsidRPr="00BF567F" w:rsidRDefault="00CF069D" w:rsidP="008F77E1">
            <w:pPr>
              <w:ind w:left="210" w:right="210"/>
              <w:rPr>
                <w:rFonts w:ascii="宋体" w:hAnsi="宋体"/>
                <w:b/>
                <w:szCs w:val="21"/>
              </w:rPr>
            </w:pPr>
            <w:r>
              <w:rPr>
                <w:rFonts w:ascii="宋体" w:hAnsi="宋体" w:hint="eastAsia"/>
                <w:b/>
                <w:szCs w:val="21"/>
              </w:rPr>
              <w:t>本地名称</w:t>
            </w:r>
          </w:p>
        </w:tc>
        <w:tc>
          <w:tcPr>
            <w:tcW w:w="634" w:type="pct"/>
            <w:shd w:val="clear" w:color="auto" w:fill="FFFFFF" w:themeFill="background1"/>
            <w:vAlign w:val="center"/>
          </w:tcPr>
          <w:p w14:paraId="0598BB0A" w14:textId="77777777" w:rsidR="00CF069D" w:rsidRPr="00BF567F" w:rsidRDefault="00CF069D" w:rsidP="009F58F1">
            <w:pPr>
              <w:tabs>
                <w:tab w:val="left" w:pos="-125"/>
              </w:tabs>
              <w:ind w:leftChars="-60" w:left="-126" w:rightChars="-51" w:right="-107"/>
              <w:rPr>
                <w:rFonts w:ascii="宋体" w:hAnsi="宋体"/>
                <w:b/>
                <w:szCs w:val="21"/>
              </w:rPr>
            </w:pPr>
            <w:r>
              <w:rPr>
                <w:rFonts w:ascii="宋体" w:hAnsi="宋体" w:hint="eastAsia"/>
                <w:b/>
                <w:szCs w:val="21"/>
              </w:rPr>
              <w:t>英文名称</w:t>
            </w:r>
          </w:p>
        </w:tc>
        <w:tc>
          <w:tcPr>
            <w:tcW w:w="668" w:type="pct"/>
            <w:shd w:val="clear" w:color="auto" w:fill="FFFFFF" w:themeFill="background1"/>
          </w:tcPr>
          <w:p w14:paraId="4F4C1A2A" w14:textId="77777777" w:rsidR="00CF069D" w:rsidRPr="00BF567F" w:rsidRDefault="00CF069D" w:rsidP="009F58F1">
            <w:pPr>
              <w:tabs>
                <w:tab w:val="left" w:pos="-125"/>
              </w:tabs>
              <w:ind w:leftChars="-60" w:left="-126" w:rightChars="-51" w:right="-107"/>
              <w:jc w:val="center"/>
              <w:rPr>
                <w:rFonts w:ascii="宋体" w:hAnsi="宋体"/>
                <w:b/>
                <w:szCs w:val="21"/>
              </w:rPr>
            </w:pPr>
            <w:r>
              <w:rPr>
                <w:rFonts w:hint="eastAsia"/>
                <w:b/>
              </w:rPr>
              <w:t>类型</w:t>
            </w:r>
          </w:p>
        </w:tc>
        <w:tc>
          <w:tcPr>
            <w:tcW w:w="250" w:type="pct"/>
            <w:shd w:val="clear" w:color="auto" w:fill="FFFFFF" w:themeFill="background1"/>
            <w:vAlign w:val="center"/>
          </w:tcPr>
          <w:p w14:paraId="3594AB8E" w14:textId="77777777" w:rsidR="00CF069D" w:rsidRPr="00BF567F" w:rsidRDefault="00CF069D" w:rsidP="005639B3">
            <w:pPr>
              <w:tabs>
                <w:tab w:val="left" w:pos="-125"/>
              </w:tabs>
              <w:ind w:leftChars="-60" w:left="-126" w:rightChars="-51" w:right="-107"/>
              <w:rPr>
                <w:rFonts w:ascii="宋体" w:hAnsi="宋体"/>
                <w:b/>
                <w:szCs w:val="21"/>
              </w:rPr>
            </w:pPr>
            <w:r w:rsidRPr="00BF567F">
              <w:rPr>
                <w:rFonts w:ascii="宋体" w:hAnsi="宋体" w:hint="eastAsia"/>
                <w:b/>
                <w:szCs w:val="21"/>
              </w:rPr>
              <w:t>M/O/P</w:t>
            </w:r>
          </w:p>
        </w:tc>
        <w:tc>
          <w:tcPr>
            <w:tcW w:w="748" w:type="pct"/>
            <w:shd w:val="clear" w:color="auto" w:fill="FFFFFF" w:themeFill="background1"/>
            <w:vAlign w:val="center"/>
          </w:tcPr>
          <w:p w14:paraId="23862873" w14:textId="77777777" w:rsidR="00CF069D" w:rsidRPr="00BF567F" w:rsidRDefault="00CF069D" w:rsidP="008F77E1">
            <w:pPr>
              <w:ind w:left="210" w:right="210"/>
              <w:jc w:val="center"/>
              <w:rPr>
                <w:rFonts w:ascii="宋体" w:hAnsi="宋体"/>
                <w:b/>
                <w:szCs w:val="21"/>
              </w:rPr>
            </w:pPr>
            <w:r w:rsidRPr="00BF567F">
              <w:rPr>
                <w:rFonts w:ascii="宋体" w:hAnsi="宋体" w:hint="eastAsia"/>
                <w:b/>
                <w:szCs w:val="21"/>
              </w:rPr>
              <w:t>数据来源</w:t>
            </w:r>
          </w:p>
        </w:tc>
        <w:tc>
          <w:tcPr>
            <w:tcW w:w="1610" w:type="pct"/>
            <w:shd w:val="clear" w:color="auto" w:fill="FFFFFF" w:themeFill="background1"/>
            <w:vAlign w:val="center"/>
          </w:tcPr>
          <w:p w14:paraId="6CCA90A7" w14:textId="77777777" w:rsidR="00CF069D" w:rsidRPr="00BF567F" w:rsidRDefault="00CF069D" w:rsidP="008F77E1">
            <w:pPr>
              <w:ind w:left="210" w:right="210"/>
              <w:jc w:val="center"/>
              <w:rPr>
                <w:rFonts w:ascii="宋体" w:hAnsi="宋体"/>
                <w:b/>
                <w:szCs w:val="21"/>
              </w:rPr>
            </w:pPr>
            <w:r w:rsidRPr="00BF567F">
              <w:rPr>
                <w:rFonts w:ascii="宋体" w:hAnsi="宋体" w:hint="eastAsia"/>
                <w:b/>
                <w:szCs w:val="21"/>
              </w:rPr>
              <w:t>描述</w:t>
            </w:r>
          </w:p>
        </w:tc>
      </w:tr>
      <w:tr w:rsidR="00005C5F" w14:paraId="4A9450F5"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09464EC"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7F06C7A" w14:textId="77777777" w:rsidR="00005C5F" w:rsidRDefault="00005C5F" w:rsidP="0089526E">
            <w:r>
              <w:rPr>
                <w:rFonts w:hint="eastAsia"/>
              </w:rPr>
              <w:t>索赔编号</w:t>
            </w:r>
          </w:p>
        </w:tc>
        <w:tc>
          <w:tcPr>
            <w:tcW w:w="634" w:type="pct"/>
            <w:tcBorders>
              <w:top w:val="single" w:sz="4" w:space="0" w:color="auto"/>
              <w:left w:val="single" w:sz="4" w:space="0" w:color="auto"/>
              <w:bottom w:val="single" w:sz="4" w:space="0" w:color="auto"/>
              <w:right w:val="single" w:sz="4" w:space="0" w:color="auto"/>
            </w:tcBorders>
          </w:tcPr>
          <w:p w14:paraId="3D7E6DBF"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6450D22" w14:textId="77777777" w:rsidR="00005C5F" w:rsidRDefault="00005C5F" w:rsidP="0089526E">
            <w:pPr>
              <w:jc w:val="center"/>
            </w:pPr>
            <w:r>
              <w:rPr>
                <w:rFonts w:hint="eastAsia"/>
              </w:rPr>
              <w:t>V(16)</w:t>
            </w:r>
          </w:p>
        </w:tc>
        <w:tc>
          <w:tcPr>
            <w:tcW w:w="250" w:type="pct"/>
            <w:tcBorders>
              <w:top w:val="single" w:sz="4" w:space="0" w:color="auto"/>
              <w:left w:val="single" w:sz="4" w:space="0" w:color="auto"/>
              <w:bottom w:val="single" w:sz="4" w:space="0" w:color="auto"/>
              <w:right w:val="single" w:sz="4" w:space="0" w:color="auto"/>
            </w:tcBorders>
          </w:tcPr>
          <w:p w14:paraId="1215958A"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61168DD9" w14:textId="77777777" w:rsidR="00005C5F" w:rsidRDefault="00005C5F" w:rsidP="0089526E">
            <w:r>
              <w:rPr>
                <w:rFonts w:hint="eastAsia"/>
              </w:rPr>
              <w:t>系统生成</w:t>
            </w:r>
          </w:p>
        </w:tc>
        <w:tc>
          <w:tcPr>
            <w:tcW w:w="1610" w:type="pct"/>
            <w:tcBorders>
              <w:top w:val="single" w:sz="4" w:space="0" w:color="auto"/>
              <w:left w:val="single" w:sz="4" w:space="0" w:color="auto"/>
              <w:bottom w:val="single" w:sz="4" w:space="0" w:color="auto"/>
              <w:right w:val="single" w:sz="4" w:space="0" w:color="auto"/>
            </w:tcBorders>
          </w:tcPr>
          <w:p w14:paraId="394C98F2" w14:textId="77777777" w:rsidR="00005C5F" w:rsidRDefault="00005C5F" w:rsidP="0089526E">
            <w:r>
              <w:rPr>
                <w:rFonts w:hint="eastAsia"/>
              </w:rPr>
              <w:t>唯一性</w:t>
            </w:r>
          </w:p>
        </w:tc>
      </w:tr>
      <w:tr w:rsidR="00005C5F" w14:paraId="158F17BF"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6F2A710"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5FFE569" w14:textId="77777777" w:rsidR="00005C5F" w:rsidRDefault="00005C5F" w:rsidP="0089526E">
            <w:r>
              <w:rPr>
                <w:rFonts w:hint="eastAsia"/>
              </w:rPr>
              <w:t>保函编号</w:t>
            </w:r>
          </w:p>
        </w:tc>
        <w:tc>
          <w:tcPr>
            <w:tcW w:w="634" w:type="pct"/>
            <w:tcBorders>
              <w:top w:val="single" w:sz="4" w:space="0" w:color="auto"/>
              <w:left w:val="single" w:sz="4" w:space="0" w:color="auto"/>
              <w:bottom w:val="single" w:sz="4" w:space="0" w:color="auto"/>
              <w:right w:val="single" w:sz="4" w:space="0" w:color="auto"/>
            </w:tcBorders>
          </w:tcPr>
          <w:p w14:paraId="1510A365"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A5920A6" w14:textId="77777777" w:rsidR="00005C5F" w:rsidRDefault="00005C5F" w:rsidP="0089526E">
            <w:pPr>
              <w:jc w:val="center"/>
            </w:pPr>
            <w:r>
              <w:rPr>
                <w:rFonts w:hint="eastAsia"/>
              </w:rPr>
              <w:t>V(16)</w:t>
            </w:r>
          </w:p>
        </w:tc>
        <w:tc>
          <w:tcPr>
            <w:tcW w:w="250" w:type="pct"/>
            <w:tcBorders>
              <w:top w:val="single" w:sz="4" w:space="0" w:color="auto"/>
              <w:left w:val="single" w:sz="4" w:space="0" w:color="auto"/>
              <w:bottom w:val="single" w:sz="4" w:space="0" w:color="auto"/>
              <w:right w:val="single" w:sz="4" w:space="0" w:color="auto"/>
            </w:tcBorders>
          </w:tcPr>
          <w:p w14:paraId="08465AAC"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0E112E36"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44268A29" w14:textId="77777777" w:rsidR="00005C5F" w:rsidRDefault="00005C5F" w:rsidP="0089526E"/>
        </w:tc>
      </w:tr>
      <w:tr w:rsidR="00005C5F" w14:paraId="7A8022C9"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D8EAD7D"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5A2699A" w14:textId="77777777" w:rsidR="00005C5F" w:rsidRDefault="00005C5F" w:rsidP="0089526E">
            <w:r>
              <w:rPr>
                <w:rFonts w:hint="eastAsia"/>
              </w:rPr>
              <w:t>保函币种</w:t>
            </w:r>
          </w:p>
        </w:tc>
        <w:tc>
          <w:tcPr>
            <w:tcW w:w="634" w:type="pct"/>
            <w:tcBorders>
              <w:top w:val="single" w:sz="4" w:space="0" w:color="auto"/>
              <w:left w:val="single" w:sz="4" w:space="0" w:color="auto"/>
              <w:bottom w:val="single" w:sz="4" w:space="0" w:color="auto"/>
              <w:right w:val="single" w:sz="4" w:space="0" w:color="auto"/>
            </w:tcBorders>
          </w:tcPr>
          <w:p w14:paraId="52BA26F0"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4A74B7E7" w14:textId="77777777" w:rsidR="00005C5F" w:rsidRDefault="00005C5F"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7ABFF646"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3157E812"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146ED222" w14:textId="77777777" w:rsidR="00005C5F" w:rsidRDefault="00005C5F" w:rsidP="0089526E"/>
        </w:tc>
      </w:tr>
      <w:tr w:rsidR="00005C5F" w14:paraId="42DFBA22"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0C38151"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744C37E" w14:textId="77777777" w:rsidR="00005C5F" w:rsidRDefault="00005C5F" w:rsidP="0089526E">
            <w:r>
              <w:rPr>
                <w:rFonts w:hint="eastAsia"/>
              </w:rPr>
              <w:t>保函金额</w:t>
            </w:r>
          </w:p>
        </w:tc>
        <w:tc>
          <w:tcPr>
            <w:tcW w:w="634" w:type="pct"/>
            <w:tcBorders>
              <w:top w:val="single" w:sz="4" w:space="0" w:color="auto"/>
              <w:left w:val="single" w:sz="4" w:space="0" w:color="auto"/>
              <w:bottom w:val="single" w:sz="4" w:space="0" w:color="auto"/>
              <w:right w:val="single" w:sz="4" w:space="0" w:color="auto"/>
            </w:tcBorders>
          </w:tcPr>
          <w:p w14:paraId="740C5BB0"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9266181" w14:textId="77777777" w:rsidR="00005C5F" w:rsidRDefault="00005C5F"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7077615C"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2EDEFBE9"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3B72EC4B" w14:textId="77777777" w:rsidR="00005C5F" w:rsidRDefault="00005C5F" w:rsidP="0089526E"/>
        </w:tc>
      </w:tr>
      <w:tr w:rsidR="00005C5F" w14:paraId="32B82A96"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BF48FBB"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03AC98F" w14:textId="77777777" w:rsidR="00005C5F" w:rsidRDefault="00005C5F" w:rsidP="0089526E">
            <w:r>
              <w:rPr>
                <w:rFonts w:hint="eastAsia"/>
              </w:rPr>
              <w:t>保函余额</w:t>
            </w:r>
          </w:p>
        </w:tc>
        <w:tc>
          <w:tcPr>
            <w:tcW w:w="634" w:type="pct"/>
            <w:tcBorders>
              <w:top w:val="single" w:sz="4" w:space="0" w:color="auto"/>
              <w:left w:val="single" w:sz="4" w:space="0" w:color="auto"/>
              <w:bottom w:val="single" w:sz="4" w:space="0" w:color="auto"/>
              <w:right w:val="single" w:sz="4" w:space="0" w:color="auto"/>
            </w:tcBorders>
          </w:tcPr>
          <w:p w14:paraId="3A533782"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258557C9" w14:textId="77777777" w:rsidR="00005C5F" w:rsidRDefault="00005C5F"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07858088"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27A091F6"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560C58D1" w14:textId="77777777" w:rsidR="00005C5F" w:rsidRDefault="00005C5F" w:rsidP="0089526E">
            <w:r>
              <w:rPr>
                <w:rFonts w:hint="eastAsia"/>
              </w:rPr>
              <w:t>详见控制说明</w:t>
            </w:r>
          </w:p>
        </w:tc>
      </w:tr>
      <w:tr w:rsidR="00005C5F" w14:paraId="0630524C"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E467C1B"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113F9D0" w14:textId="77777777" w:rsidR="00005C5F" w:rsidRDefault="00005C5F" w:rsidP="0089526E">
            <w:r>
              <w:rPr>
                <w:rFonts w:hint="eastAsia"/>
              </w:rPr>
              <w:t>保函类型</w:t>
            </w:r>
          </w:p>
        </w:tc>
        <w:tc>
          <w:tcPr>
            <w:tcW w:w="634" w:type="pct"/>
            <w:tcBorders>
              <w:top w:val="single" w:sz="4" w:space="0" w:color="auto"/>
              <w:left w:val="single" w:sz="4" w:space="0" w:color="auto"/>
              <w:bottom w:val="single" w:sz="4" w:space="0" w:color="auto"/>
              <w:right w:val="single" w:sz="4" w:space="0" w:color="auto"/>
            </w:tcBorders>
          </w:tcPr>
          <w:p w14:paraId="066390E2"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4B9EC4B" w14:textId="77777777" w:rsidR="00005C5F" w:rsidRDefault="00005C5F"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5BAAC9F1"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42121471"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4AA7107C" w14:textId="77777777" w:rsidR="00005C5F" w:rsidRDefault="00005C5F" w:rsidP="0089526E"/>
        </w:tc>
      </w:tr>
      <w:tr w:rsidR="00005C5F" w14:paraId="0DF1F73C"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6D1DAA5"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BBDA5C9" w14:textId="77777777" w:rsidR="00005C5F" w:rsidRDefault="00005C5F" w:rsidP="0089526E">
            <w:r>
              <w:rPr>
                <w:rFonts w:hint="eastAsia"/>
              </w:rPr>
              <w:t>开立方式</w:t>
            </w:r>
          </w:p>
        </w:tc>
        <w:tc>
          <w:tcPr>
            <w:tcW w:w="634" w:type="pct"/>
            <w:tcBorders>
              <w:top w:val="single" w:sz="4" w:space="0" w:color="auto"/>
              <w:left w:val="single" w:sz="4" w:space="0" w:color="auto"/>
              <w:bottom w:val="single" w:sz="4" w:space="0" w:color="auto"/>
              <w:right w:val="single" w:sz="4" w:space="0" w:color="auto"/>
            </w:tcBorders>
          </w:tcPr>
          <w:p w14:paraId="758DF28C"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619EDF97" w14:textId="77777777" w:rsidR="00005C5F" w:rsidRDefault="00005C5F"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26F49214"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0F94C42A"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593629E4" w14:textId="77777777" w:rsidR="00005C5F" w:rsidRDefault="00005C5F" w:rsidP="0089526E"/>
        </w:tc>
      </w:tr>
      <w:tr w:rsidR="00005C5F" w14:paraId="7B787A5F"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6A65F63"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7A62159" w14:textId="77777777" w:rsidR="00005C5F" w:rsidRDefault="00005C5F" w:rsidP="0089526E">
            <w:r>
              <w:rPr>
                <w:rFonts w:hint="eastAsia"/>
              </w:rPr>
              <w:t>是否反担保保函</w:t>
            </w:r>
          </w:p>
        </w:tc>
        <w:tc>
          <w:tcPr>
            <w:tcW w:w="634" w:type="pct"/>
            <w:tcBorders>
              <w:top w:val="single" w:sz="4" w:space="0" w:color="auto"/>
              <w:left w:val="single" w:sz="4" w:space="0" w:color="auto"/>
              <w:bottom w:val="single" w:sz="4" w:space="0" w:color="auto"/>
              <w:right w:val="single" w:sz="4" w:space="0" w:color="auto"/>
            </w:tcBorders>
          </w:tcPr>
          <w:p w14:paraId="0B5A18A5"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A702618" w14:textId="77777777" w:rsidR="00005C5F" w:rsidRDefault="00005C5F"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5B722A61"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45D0A5E7"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70796083" w14:textId="77777777" w:rsidR="00005C5F" w:rsidRDefault="00005C5F" w:rsidP="0089526E">
            <w:r>
              <w:rPr>
                <w:rFonts w:hint="eastAsia"/>
              </w:rPr>
              <w:t>是，否</w:t>
            </w:r>
          </w:p>
        </w:tc>
      </w:tr>
      <w:tr w:rsidR="00005C5F" w14:paraId="06156F23"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7FB8738"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77F6128" w14:textId="77777777" w:rsidR="00005C5F" w:rsidRDefault="00005C5F" w:rsidP="0089526E">
            <w:r>
              <w:rPr>
                <w:rFonts w:hint="eastAsia"/>
              </w:rPr>
              <w:t>反担保通知号</w:t>
            </w:r>
          </w:p>
        </w:tc>
        <w:tc>
          <w:tcPr>
            <w:tcW w:w="634" w:type="pct"/>
            <w:tcBorders>
              <w:top w:val="single" w:sz="4" w:space="0" w:color="auto"/>
              <w:left w:val="single" w:sz="4" w:space="0" w:color="auto"/>
              <w:bottom w:val="single" w:sz="4" w:space="0" w:color="auto"/>
              <w:right w:val="single" w:sz="4" w:space="0" w:color="auto"/>
            </w:tcBorders>
          </w:tcPr>
          <w:p w14:paraId="1CBF385D"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6EE212C9" w14:textId="77777777" w:rsidR="00005C5F" w:rsidRDefault="00005C5F" w:rsidP="0089526E">
            <w:pPr>
              <w:jc w:val="center"/>
            </w:pPr>
            <w:r>
              <w:rPr>
                <w:rFonts w:hint="eastAsia"/>
              </w:rPr>
              <w:t>V(16)</w:t>
            </w:r>
          </w:p>
        </w:tc>
        <w:tc>
          <w:tcPr>
            <w:tcW w:w="250" w:type="pct"/>
            <w:tcBorders>
              <w:top w:val="single" w:sz="4" w:space="0" w:color="auto"/>
              <w:left w:val="single" w:sz="4" w:space="0" w:color="auto"/>
              <w:bottom w:val="single" w:sz="4" w:space="0" w:color="auto"/>
              <w:right w:val="single" w:sz="4" w:space="0" w:color="auto"/>
            </w:tcBorders>
          </w:tcPr>
          <w:p w14:paraId="71F7A267"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441E2D26"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54B6DBA7" w14:textId="77777777" w:rsidR="00005C5F" w:rsidRDefault="00005C5F" w:rsidP="0089526E">
            <w:r>
              <w:rPr>
                <w:rFonts w:hint="eastAsia"/>
              </w:rPr>
              <w:t>该栏位只在是否反担保保函为是时显示，反之隐藏</w:t>
            </w:r>
          </w:p>
        </w:tc>
      </w:tr>
      <w:tr w:rsidR="00B15973" w14:paraId="4E438215"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F55408B" w14:textId="77777777" w:rsidR="00B15973" w:rsidRPr="006D6D00" w:rsidRDefault="00B15973"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49A027F" w14:textId="77777777" w:rsidR="00B15973" w:rsidRDefault="00B15973" w:rsidP="0089526E">
            <w:r>
              <w:rPr>
                <w:rFonts w:hint="eastAsia"/>
              </w:rPr>
              <w:t>原保函开立银行</w:t>
            </w:r>
            <w:r>
              <w:rPr>
                <w:rFonts w:hint="eastAsia"/>
              </w:rPr>
              <w:t>SWIFTCODE</w:t>
            </w:r>
          </w:p>
        </w:tc>
        <w:tc>
          <w:tcPr>
            <w:tcW w:w="634" w:type="pct"/>
            <w:tcBorders>
              <w:top w:val="single" w:sz="4" w:space="0" w:color="auto"/>
              <w:left w:val="single" w:sz="4" w:space="0" w:color="auto"/>
              <w:bottom w:val="single" w:sz="4" w:space="0" w:color="auto"/>
              <w:right w:val="single" w:sz="4" w:space="0" w:color="auto"/>
            </w:tcBorders>
          </w:tcPr>
          <w:p w14:paraId="235E6821" w14:textId="77777777" w:rsidR="00B15973" w:rsidRDefault="00B15973"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77CD70FC" w14:textId="77777777" w:rsidR="00B15973" w:rsidRDefault="00B15973" w:rsidP="0089526E">
            <w:pPr>
              <w:jc w:val="center"/>
            </w:pPr>
            <w:r>
              <w:rPr>
                <w:rFonts w:hint="eastAsia"/>
              </w:rPr>
              <w:t>V(20)</w:t>
            </w:r>
          </w:p>
        </w:tc>
        <w:tc>
          <w:tcPr>
            <w:tcW w:w="250" w:type="pct"/>
            <w:tcBorders>
              <w:top w:val="single" w:sz="4" w:space="0" w:color="auto"/>
              <w:left w:val="single" w:sz="4" w:space="0" w:color="auto"/>
              <w:bottom w:val="single" w:sz="4" w:space="0" w:color="auto"/>
              <w:right w:val="single" w:sz="4" w:space="0" w:color="auto"/>
            </w:tcBorders>
          </w:tcPr>
          <w:p w14:paraId="1F7459D4" w14:textId="77777777" w:rsidR="00B15973" w:rsidRDefault="00B15973" w:rsidP="0089526E">
            <w:pPr>
              <w:jc w:val="center"/>
            </w:pPr>
            <w:r>
              <w:rPr>
                <w:rFonts w:hint="eastAsia"/>
              </w:rPr>
              <w:t>P</w:t>
            </w:r>
          </w:p>
        </w:tc>
        <w:tc>
          <w:tcPr>
            <w:tcW w:w="748" w:type="pct"/>
            <w:tcBorders>
              <w:top w:val="single" w:sz="4" w:space="0" w:color="auto"/>
              <w:left w:val="single" w:sz="4" w:space="0" w:color="auto"/>
              <w:right w:val="single" w:sz="4" w:space="0" w:color="auto"/>
            </w:tcBorders>
          </w:tcPr>
          <w:p w14:paraId="4DA6CB3E" w14:textId="77777777" w:rsidR="00B15973" w:rsidRDefault="00B15973" w:rsidP="0089526E">
            <w:r>
              <w:rPr>
                <w:rFonts w:hint="eastAsia"/>
              </w:rPr>
              <w:t>自动带出</w:t>
            </w:r>
          </w:p>
        </w:tc>
        <w:tc>
          <w:tcPr>
            <w:tcW w:w="1610" w:type="pct"/>
            <w:vMerge w:val="restart"/>
            <w:tcBorders>
              <w:top w:val="single" w:sz="4" w:space="0" w:color="auto"/>
              <w:left w:val="single" w:sz="4" w:space="0" w:color="auto"/>
              <w:right w:val="single" w:sz="4" w:space="0" w:color="auto"/>
            </w:tcBorders>
          </w:tcPr>
          <w:p w14:paraId="12CFF054" w14:textId="77777777" w:rsidR="00B15973" w:rsidRDefault="00B15973" w:rsidP="0089526E">
            <w:r>
              <w:rPr>
                <w:rFonts w:hint="eastAsia"/>
              </w:rPr>
              <w:t>该组合栏位只有在开立方式为我行直接开立且是否反担保保函为否时隐藏，其它情况需要显示</w:t>
            </w:r>
          </w:p>
        </w:tc>
      </w:tr>
      <w:tr w:rsidR="00B15973" w14:paraId="0B340F8A"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EE248FB" w14:textId="77777777" w:rsidR="00B15973" w:rsidRPr="006D6D00" w:rsidRDefault="00B15973"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A16877F" w14:textId="77777777" w:rsidR="00B15973" w:rsidRDefault="00B15973" w:rsidP="0089526E">
            <w:r>
              <w:rPr>
                <w:rFonts w:hint="eastAsia"/>
              </w:rPr>
              <w:t>原保函开立银行名称</w:t>
            </w:r>
            <w:r>
              <w:rPr>
                <w:rFonts w:hint="eastAsia"/>
              </w:rPr>
              <w:t>/</w:t>
            </w:r>
            <w:r>
              <w:rPr>
                <w:rFonts w:hint="eastAsia"/>
              </w:rPr>
              <w:t>地址</w:t>
            </w:r>
          </w:p>
        </w:tc>
        <w:tc>
          <w:tcPr>
            <w:tcW w:w="634" w:type="pct"/>
            <w:tcBorders>
              <w:top w:val="single" w:sz="4" w:space="0" w:color="auto"/>
              <w:left w:val="single" w:sz="4" w:space="0" w:color="auto"/>
              <w:bottom w:val="single" w:sz="4" w:space="0" w:color="auto"/>
              <w:right w:val="single" w:sz="4" w:space="0" w:color="auto"/>
            </w:tcBorders>
          </w:tcPr>
          <w:p w14:paraId="6D58E375" w14:textId="77777777" w:rsidR="00B15973" w:rsidRDefault="00B15973"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061AF4EC" w14:textId="77777777" w:rsidR="00B15973" w:rsidRDefault="00B15973"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5332A71F" w14:textId="77777777" w:rsidR="00B15973" w:rsidRDefault="00B15973" w:rsidP="0089526E">
            <w:pPr>
              <w:jc w:val="center"/>
            </w:pPr>
            <w:r>
              <w:rPr>
                <w:rFonts w:hint="eastAsia"/>
              </w:rPr>
              <w:t>P</w:t>
            </w:r>
          </w:p>
        </w:tc>
        <w:tc>
          <w:tcPr>
            <w:tcW w:w="748" w:type="pct"/>
            <w:tcBorders>
              <w:left w:val="single" w:sz="4" w:space="0" w:color="auto"/>
              <w:bottom w:val="single" w:sz="4" w:space="0" w:color="auto"/>
              <w:right w:val="single" w:sz="4" w:space="0" w:color="auto"/>
            </w:tcBorders>
          </w:tcPr>
          <w:p w14:paraId="5942429A" w14:textId="77777777" w:rsidR="00B15973" w:rsidRDefault="00B15973" w:rsidP="0089526E">
            <w:r>
              <w:rPr>
                <w:rFonts w:hint="eastAsia"/>
              </w:rPr>
              <w:t>自动带出</w:t>
            </w:r>
          </w:p>
        </w:tc>
        <w:tc>
          <w:tcPr>
            <w:tcW w:w="1610" w:type="pct"/>
            <w:vMerge/>
            <w:tcBorders>
              <w:left w:val="single" w:sz="4" w:space="0" w:color="auto"/>
              <w:bottom w:val="single" w:sz="4" w:space="0" w:color="auto"/>
              <w:right w:val="single" w:sz="4" w:space="0" w:color="auto"/>
            </w:tcBorders>
          </w:tcPr>
          <w:p w14:paraId="5E01EED3" w14:textId="77777777" w:rsidR="00B15973" w:rsidRDefault="00B15973" w:rsidP="0089526E"/>
        </w:tc>
      </w:tr>
      <w:tr w:rsidR="00005C5F" w14:paraId="5D0A5866"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744D069"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5FC3D96" w14:textId="77777777" w:rsidR="00005C5F" w:rsidRDefault="00005C5F" w:rsidP="0089526E">
            <w:r>
              <w:rPr>
                <w:rFonts w:hint="eastAsia"/>
              </w:rPr>
              <w:t>索赔日期</w:t>
            </w:r>
          </w:p>
        </w:tc>
        <w:tc>
          <w:tcPr>
            <w:tcW w:w="634" w:type="pct"/>
            <w:tcBorders>
              <w:top w:val="single" w:sz="4" w:space="0" w:color="auto"/>
              <w:left w:val="single" w:sz="4" w:space="0" w:color="auto"/>
              <w:bottom w:val="single" w:sz="4" w:space="0" w:color="auto"/>
              <w:right w:val="single" w:sz="4" w:space="0" w:color="auto"/>
            </w:tcBorders>
          </w:tcPr>
          <w:p w14:paraId="48D37D7B"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7481B74A" w14:textId="77777777" w:rsidR="00005C5F" w:rsidRDefault="00005C5F" w:rsidP="0089526E">
            <w:pPr>
              <w:jc w:val="center"/>
            </w:pPr>
            <w:r>
              <w:rPr>
                <w:rFonts w:hint="eastAsia"/>
              </w:rPr>
              <w:t>D</w:t>
            </w:r>
          </w:p>
        </w:tc>
        <w:tc>
          <w:tcPr>
            <w:tcW w:w="250" w:type="pct"/>
            <w:tcBorders>
              <w:top w:val="single" w:sz="4" w:space="0" w:color="auto"/>
              <w:left w:val="single" w:sz="4" w:space="0" w:color="auto"/>
              <w:bottom w:val="single" w:sz="4" w:space="0" w:color="auto"/>
              <w:right w:val="single" w:sz="4" w:space="0" w:color="auto"/>
            </w:tcBorders>
          </w:tcPr>
          <w:p w14:paraId="2F618965" w14:textId="77777777" w:rsidR="00005C5F" w:rsidRDefault="00005C5F"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4BE0B6BE" w14:textId="77777777" w:rsidR="00005C5F" w:rsidRDefault="00005C5F"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06CF62B4" w14:textId="77777777" w:rsidR="00005C5F" w:rsidRDefault="00005C5F" w:rsidP="0089526E">
            <w:r>
              <w:rPr>
                <w:rFonts w:hint="eastAsia"/>
              </w:rPr>
              <w:t>默认为系统当前日期</w:t>
            </w:r>
            <w:r>
              <w:rPr>
                <w:rFonts w:hint="eastAsia"/>
              </w:rPr>
              <w:t>,</w:t>
            </w:r>
            <w:r>
              <w:rPr>
                <w:rFonts w:hint="eastAsia"/>
              </w:rPr>
              <w:t>当修改后需自动更新赔付到期日</w:t>
            </w:r>
          </w:p>
        </w:tc>
      </w:tr>
      <w:tr w:rsidR="00005C5F" w14:paraId="366BCD02"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0EE260E"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B36E197" w14:textId="77777777" w:rsidR="00005C5F" w:rsidRDefault="00005C5F" w:rsidP="0089526E">
            <w:r>
              <w:rPr>
                <w:rFonts w:hint="eastAsia"/>
              </w:rPr>
              <w:t>索赔次数</w:t>
            </w:r>
          </w:p>
        </w:tc>
        <w:tc>
          <w:tcPr>
            <w:tcW w:w="634" w:type="pct"/>
            <w:tcBorders>
              <w:top w:val="single" w:sz="4" w:space="0" w:color="auto"/>
              <w:left w:val="single" w:sz="4" w:space="0" w:color="auto"/>
              <w:bottom w:val="single" w:sz="4" w:space="0" w:color="auto"/>
              <w:right w:val="single" w:sz="4" w:space="0" w:color="auto"/>
            </w:tcBorders>
          </w:tcPr>
          <w:p w14:paraId="03795D76"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6203383B" w14:textId="77777777" w:rsidR="00005C5F" w:rsidRDefault="00005C5F"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30910A66"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4748B229"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4AE7B732" w14:textId="77777777" w:rsidR="00005C5F" w:rsidRDefault="00005C5F" w:rsidP="0089526E">
            <w:r>
              <w:rPr>
                <w:rFonts w:hint="eastAsia"/>
              </w:rPr>
              <w:t>系统自动算出此保函的到单次数</w:t>
            </w:r>
          </w:p>
        </w:tc>
      </w:tr>
      <w:tr w:rsidR="00005C5F" w14:paraId="7F376018"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0A4A961"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802DE68" w14:textId="77777777" w:rsidR="00005C5F" w:rsidRDefault="00005C5F" w:rsidP="0089526E">
            <w:r>
              <w:rPr>
                <w:rFonts w:hint="eastAsia"/>
              </w:rPr>
              <w:t>索偿行</w:t>
            </w:r>
            <w:r>
              <w:rPr>
                <w:rFonts w:hint="eastAsia"/>
              </w:rPr>
              <w:t>SWIFTCODE</w:t>
            </w:r>
          </w:p>
        </w:tc>
        <w:tc>
          <w:tcPr>
            <w:tcW w:w="634" w:type="pct"/>
            <w:tcBorders>
              <w:top w:val="single" w:sz="4" w:space="0" w:color="auto"/>
              <w:left w:val="single" w:sz="4" w:space="0" w:color="auto"/>
              <w:bottom w:val="single" w:sz="4" w:space="0" w:color="auto"/>
              <w:right w:val="single" w:sz="4" w:space="0" w:color="auto"/>
            </w:tcBorders>
          </w:tcPr>
          <w:p w14:paraId="111B1267"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569DABFE" w14:textId="77777777" w:rsidR="00005C5F" w:rsidRDefault="00005C5F" w:rsidP="0089526E">
            <w:pPr>
              <w:jc w:val="center"/>
            </w:pPr>
            <w:r>
              <w:rPr>
                <w:rFonts w:hint="eastAsia"/>
              </w:rPr>
              <w:t>V(20)</w:t>
            </w:r>
          </w:p>
        </w:tc>
        <w:tc>
          <w:tcPr>
            <w:tcW w:w="250" w:type="pct"/>
            <w:tcBorders>
              <w:top w:val="single" w:sz="4" w:space="0" w:color="auto"/>
              <w:left w:val="single" w:sz="4" w:space="0" w:color="auto"/>
              <w:bottom w:val="single" w:sz="4" w:space="0" w:color="auto"/>
              <w:right w:val="single" w:sz="4" w:space="0" w:color="auto"/>
            </w:tcBorders>
          </w:tcPr>
          <w:p w14:paraId="79DC2069" w14:textId="77777777" w:rsidR="00005C5F" w:rsidRDefault="00005C5F"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0CD466FD" w14:textId="77777777" w:rsidR="00005C5F" w:rsidRDefault="00005C5F" w:rsidP="0089526E">
            <w:r>
              <w:rPr>
                <w:rFonts w:hint="eastAsia"/>
              </w:rPr>
              <w:t>查询引入</w:t>
            </w:r>
          </w:p>
        </w:tc>
        <w:tc>
          <w:tcPr>
            <w:tcW w:w="1610" w:type="pct"/>
            <w:tcBorders>
              <w:top w:val="single" w:sz="4" w:space="0" w:color="auto"/>
              <w:left w:val="single" w:sz="4" w:space="0" w:color="auto"/>
              <w:bottom w:val="single" w:sz="4" w:space="0" w:color="auto"/>
              <w:right w:val="single" w:sz="4" w:space="0" w:color="auto"/>
            </w:tcBorders>
          </w:tcPr>
          <w:p w14:paraId="4B7FC1B7" w14:textId="77777777" w:rsidR="00005C5F" w:rsidRDefault="00005C5F" w:rsidP="0089526E">
            <w:r>
              <w:rPr>
                <w:rFonts w:hint="eastAsia"/>
              </w:rPr>
              <w:t>实际索偿银行，手工录入</w:t>
            </w:r>
          </w:p>
        </w:tc>
      </w:tr>
      <w:tr w:rsidR="00005C5F" w14:paraId="04AC71B8"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A6E7807"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AFF4908" w14:textId="77777777" w:rsidR="00005C5F" w:rsidRDefault="00005C5F" w:rsidP="0089526E">
            <w:r>
              <w:rPr>
                <w:rFonts w:hint="eastAsia"/>
              </w:rPr>
              <w:t>索偿行名称地址</w:t>
            </w:r>
          </w:p>
        </w:tc>
        <w:tc>
          <w:tcPr>
            <w:tcW w:w="634" w:type="pct"/>
            <w:tcBorders>
              <w:top w:val="single" w:sz="4" w:space="0" w:color="auto"/>
              <w:left w:val="single" w:sz="4" w:space="0" w:color="auto"/>
              <w:bottom w:val="single" w:sz="4" w:space="0" w:color="auto"/>
              <w:right w:val="single" w:sz="4" w:space="0" w:color="auto"/>
            </w:tcBorders>
          </w:tcPr>
          <w:p w14:paraId="3EA1A35B"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5A049FAA" w14:textId="77777777" w:rsidR="00005C5F" w:rsidRDefault="00005C5F"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7E6E3324" w14:textId="77777777" w:rsidR="00005C5F" w:rsidRDefault="00005C5F"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64ACEBFB" w14:textId="77777777" w:rsidR="00005C5F" w:rsidRDefault="00005C5F" w:rsidP="0089526E">
            <w:r>
              <w:rPr>
                <w:rFonts w:hint="eastAsia"/>
              </w:rPr>
              <w:t>查询引入</w:t>
            </w:r>
          </w:p>
        </w:tc>
        <w:tc>
          <w:tcPr>
            <w:tcW w:w="1610" w:type="pct"/>
            <w:tcBorders>
              <w:top w:val="single" w:sz="4" w:space="0" w:color="auto"/>
              <w:left w:val="single" w:sz="4" w:space="0" w:color="auto"/>
              <w:bottom w:val="single" w:sz="4" w:space="0" w:color="auto"/>
              <w:right w:val="single" w:sz="4" w:space="0" w:color="auto"/>
            </w:tcBorders>
          </w:tcPr>
          <w:p w14:paraId="58E5D86B" w14:textId="77777777" w:rsidR="00005C5F" w:rsidRDefault="00005C5F" w:rsidP="0089526E"/>
        </w:tc>
      </w:tr>
      <w:tr w:rsidR="00005C5F" w14:paraId="03F03EA9"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6934215"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A5B2035" w14:textId="77777777" w:rsidR="00005C5F" w:rsidRDefault="00005C5F" w:rsidP="0089526E">
            <w:r>
              <w:rPr>
                <w:rFonts w:hint="eastAsia"/>
              </w:rPr>
              <w:t>索偿行业务编号</w:t>
            </w:r>
          </w:p>
        </w:tc>
        <w:tc>
          <w:tcPr>
            <w:tcW w:w="634" w:type="pct"/>
            <w:tcBorders>
              <w:top w:val="single" w:sz="4" w:space="0" w:color="auto"/>
              <w:left w:val="single" w:sz="4" w:space="0" w:color="auto"/>
              <w:bottom w:val="single" w:sz="4" w:space="0" w:color="auto"/>
              <w:right w:val="single" w:sz="4" w:space="0" w:color="auto"/>
            </w:tcBorders>
          </w:tcPr>
          <w:p w14:paraId="54EF5F67"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7E2BDD90" w14:textId="77777777" w:rsidR="00005C5F" w:rsidRDefault="00005C5F" w:rsidP="0089526E">
            <w:pPr>
              <w:jc w:val="center"/>
            </w:pPr>
            <w:r>
              <w:rPr>
                <w:rFonts w:hint="eastAsia"/>
              </w:rPr>
              <w:t>V(16)</w:t>
            </w:r>
          </w:p>
        </w:tc>
        <w:tc>
          <w:tcPr>
            <w:tcW w:w="250" w:type="pct"/>
            <w:tcBorders>
              <w:top w:val="single" w:sz="4" w:space="0" w:color="auto"/>
              <w:left w:val="single" w:sz="4" w:space="0" w:color="auto"/>
              <w:bottom w:val="single" w:sz="4" w:space="0" w:color="auto"/>
              <w:right w:val="single" w:sz="4" w:space="0" w:color="auto"/>
            </w:tcBorders>
          </w:tcPr>
          <w:p w14:paraId="73DFD3C5" w14:textId="77777777" w:rsidR="00005C5F" w:rsidRDefault="00005C5F"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6CCC3383"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70E107AC" w14:textId="77777777" w:rsidR="00005C5F" w:rsidRDefault="00005C5F" w:rsidP="0089526E"/>
        </w:tc>
      </w:tr>
      <w:tr w:rsidR="00005C5F" w14:paraId="022E5064"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2A07F89"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2496FB4" w14:textId="77777777" w:rsidR="00005C5F" w:rsidRDefault="00005C5F" w:rsidP="0089526E">
            <w:r>
              <w:rPr>
                <w:rFonts w:hint="eastAsia"/>
              </w:rPr>
              <w:t>索赔币种</w:t>
            </w:r>
          </w:p>
        </w:tc>
        <w:tc>
          <w:tcPr>
            <w:tcW w:w="634" w:type="pct"/>
            <w:tcBorders>
              <w:top w:val="single" w:sz="4" w:space="0" w:color="auto"/>
              <w:left w:val="single" w:sz="4" w:space="0" w:color="auto"/>
              <w:bottom w:val="single" w:sz="4" w:space="0" w:color="auto"/>
              <w:right w:val="single" w:sz="4" w:space="0" w:color="auto"/>
            </w:tcBorders>
          </w:tcPr>
          <w:p w14:paraId="664F2A6C"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061B6FDE" w14:textId="77777777" w:rsidR="00005C5F" w:rsidRDefault="00005C5F"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659F4A13" w14:textId="77777777" w:rsidR="00005C5F" w:rsidRDefault="0063252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2AE99E1C"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5F635E87" w14:textId="77777777" w:rsidR="00005C5F" w:rsidRDefault="00005C5F" w:rsidP="0089526E"/>
        </w:tc>
      </w:tr>
      <w:tr w:rsidR="00005C5F" w14:paraId="482658D0"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5CEBCA8"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72858F2" w14:textId="77777777" w:rsidR="00005C5F" w:rsidRDefault="00005C5F" w:rsidP="0089526E">
            <w:r>
              <w:rPr>
                <w:rFonts w:hint="eastAsia"/>
              </w:rPr>
              <w:t>索赔金额</w:t>
            </w:r>
          </w:p>
        </w:tc>
        <w:tc>
          <w:tcPr>
            <w:tcW w:w="634" w:type="pct"/>
            <w:tcBorders>
              <w:top w:val="single" w:sz="4" w:space="0" w:color="auto"/>
              <w:left w:val="single" w:sz="4" w:space="0" w:color="auto"/>
              <w:bottom w:val="single" w:sz="4" w:space="0" w:color="auto"/>
              <w:right w:val="single" w:sz="4" w:space="0" w:color="auto"/>
            </w:tcBorders>
          </w:tcPr>
          <w:p w14:paraId="51E8F336"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70C73A67" w14:textId="77777777" w:rsidR="00005C5F" w:rsidRDefault="00005C5F"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26186ED1" w14:textId="77777777" w:rsidR="00005C5F" w:rsidRDefault="00005C5F"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126002E6" w14:textId="77777777" w:rsidR="00005C5F" w:rsidRDefault="00005C5F"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085BE329" w14:textId="77777777" w:rsidR="00005C5F" w:rsidRDefault="00005C5F" w:rsidP="0089526E"/>
        </w:tc>
      </w:tr>
      <w:tr w:rsidR="00005C5F" w14:paraId="2ABD4EFC"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229F0E5"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E0B1FB1" w14:textId="77777777" w:rsidR="00005C5F" w:rsidRDefault="00005C5F" w:rsidP="0089526E">
            <w:r>
              <w:rPr>
                <w:rFonts w:hint="eastAsia"/>
              </w:rPr>
              <w:t>索赔利息</w:t>
            </w:r>
          </w:p>
        </w:tc>
        <w:tc>
          <w:tcPr>
            <w:tcW w:w="634" w:type="pct"/>
            <w:tcBorders>
              <w:top w:val="single" w:sz="4" w:space="0" w:color="auto"/>
              <w:left w:val="single" w:sz="4" w:space="0" w:color="auto"/>
              <w:bottom w:val="single" w:sz="4" w:space="0" w:color="auto"/>
              <w:right w:val="single" w:sz="4" w:space="0" w:color="auto"/>
            </w:tcBorders>
          </w:tcPr>
          <w:p w14:paraId="2BCB7A02"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8146BC1" w14:textId="77777777" w:rsidR="00005C5F" w:rsidRDefault="00005C5F"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02769A77" w14:textId="77777777" w:rsidR="00005C5F" w:rsidRDefault="00005C5F"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1B10886C" w14:textId="77777777" w:rsidR="00005C5F" w:rsidRDefault="00005C5F"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644E4BC2" w14:textId="77777777" w:rsidR="00005C5F" w:rsidRDefault="00005C5F" w:rsidP="0089526E">
            <w:r>
              <w:rPr>
                <w:rFonts w:hint="eastAsia"/>
              </w:rPr>
              <w:t>索赔银行要收取的利息</w:t>
            </w:r>
          </w:p>
        </w:tc>
      </w:tr>
      <w:tr w:rsidR="00005C5F" w14:paraId="16768215"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B8BD68A"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EB2406C" w14:textId="77777777" w:rsidR="00005C5F" w:rsidRDefault="00005C5F" w:rsidP="0089526E">
            <w:r>
              <w:t>索</w:t>
            </w:r>
            <w:r>
              <w:rPr>
                <w:rFonts w:hint="eastAsia"/>
              </w:rPr>
              <w:t>偿</w:t>
            </w:r>
            <w:r>
              <w:t>行费用</w:t>
            </w:r>
          </w:p>
        </w:tc>
        <w:tc>
          <w:tcPr>
            <w:tcW w:w="634" w:type="pct"/>
            <w:tcBorders>
              <w:top w:val="single" w:sz="4" w:space="0" w:color="auto"/>
              <w:left w:val="single" w:sz="4" w:space="0" w:color="auto"/>
              <w:bottom w:val="single" w:sz="4" w:space="0" w:color="auto"/>
              <w:right w:val="single" w:sz="4" w:space="0" w:color="auto"/>
            </w:tcBorders>
          </w:tcPr>
          <w:p w14:paraId="175E7CB4"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EE2B679" w14:textId="77777777" w:rsidR="00005C5F" w:rsidRDefault="00005C5F"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7A7EF275" w14:textId="77777777" w:rsidR="00005C5F" w:rsidRDefault="00005C5F"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73285CAD" w14:textId="77777777" w:rsidR="00005C5F" w:rsidRDefault="00005C5F"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6E784185" w14:textId="77777777" w:rsidR="00005C5F" w:rsidRDefault="00005C5F" w:rsidP="0089526E">
            <w:r>
              <w:rPr>
                <w:rFonts w:hint="eastAsia"/>
              </w:rPr>
              <w:t>索赔银行要收取的费用</w:t>
            </w:r>
          </w:p>
        </w:tc>
      </w:tr>
      <w:tr w:rsidR="00005C5F" w14:paraId="047CEDE0"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B690F5B"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87F0AF2" w14:textId="77777777" w:rsidR="00005C5F" w:rsidRDefault="00005C5F" w:rsidP="0089526E">
            <w:r>
              <w:rPr>
                <w:rFonts w:hint="eastAsia"/>
              </w:rPr>
              <w:t>索赔总金额</w:t>
            </w:r>
          </w:p>
        </w:tc>
        <w:tc>
          <w:tcPr>
            <w:tcW w:w="634" w:type="pct"/>
            <w:tcBorders>
              <w:top w:val="single" w:sz="4" w:space="0" w:color="auto"/>
              <w:left w:val="single" w:sz="4" w:space="0" w:color="auto"/>
              <w:bottom w:val="single" w:sz="4" w:space="0" w:color="auto"/>
              <w:right w:val="single" w:sz="4" w:space="0" w:color="auto"/>
            </w:tcBorders>
          </w:tcPr>
          <w:p w14:paraId="6CD3CD8A"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48108FE" w14:textId="77777777" w:rsidR="00005C5F" w:rsidRDefault="00005C5F"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3542B471"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5B11276B" w14:textId="77777777" w:rsidR="00005C5F" w:rsidRDefault="00005C5F" w:rsidP="0089526E">
            <w:r>
              <w:rPr>
                <w:rFonts w:hint="eastAsia"/>
              </w:rPr>
              <w:t>自动计算</w:t>
            </w:r>
          </w:p>
        </w:tc>
        <w:tc>
          <w:tcPr>
            <w:tcW w:w="1610" w:type="pct"/>
            <w:tcBorders>
              <w:top w:val="single" w:sz="4" w:space="0" w:color="auto"/>
              <w:left w:val="single" w:sz="4" w:space="0" w:color="auto"/>
              <w:bottom w:val="single" w:sz="4" w:space="0" w:color="auto"/>
              <w:right w:val="single" w:sz="4" w:space="0" w:color="auto"/>
            </w:tcBorders>
          </w:tcPr>
          <w:p w14:paraId="3C2221F1" w14:textId="77777777" w:rsidR="00005C5F" w:rsidRDefault="00005C5F" w:rsidP="0089526E">
            <w:r>
              <w:rPr>
                <w:rFonts w:hint="eastAsia"/>
              </w:rPr>
              <w:t>详见控制说明</w:t>
            </w:r>
          </w:p>
        </w:tc>
      </w:tr>
      <w:tr w:rsidR="00005C5F" w14:paraId="00A79647"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7BE5D40"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D0C46E6" w14:textId="77777777" w:rsidR="00005C5F" w:rsidRDefault="00005C5F" w:rsidP="0089526E">
            <w:r>
              <w:rPr>
                <w:rFonts w:hint="eastAsia"/>
              </w:rPr>
              <w:t>赔付到期日</w:t>
            </w:r>
          </w:p>
        </w:tc>
        <w:tc>
          <w:tcPr>
            <w:tcW w:w="634" w:type="pct"/>
            <w:tcBorders>
              <w:top w:val="single" w:sz="4" w:space="0" w:color="auto"/>
              <w:left w:val="single" w:sz="4" w:space="0" w:color="auto"/>
              <w:bottom w:val="single" w:sz="4" w:space="0" w:color="auto"/>
              <w:right w:val="single" w:sz="4" w:space="0" w:color="auto"/>
            </w:tcBorders>
          </w:tcPr>
          <w:p w14:paraId="0B08DFEB"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6E82DF4F" w14:textId="77777777" w:rsidR="00005C5F" w:rsidRDefault="00005C5F" w:rsidP="0089526E">
            <w:pPr>
              <w:jc w:val="center"/>
            </w:pPr>
            <w:r>
              <w:rPr>
                <w:rFonts w:hint="eastAsia"/>
              </w:rPr>
              <w:t>D</w:t>
            </w:r>
          </w:p>
        </w:tc>
        <w:tc>
          <w:tcPr>
            <w:tcW w:w="250" w:type="pct"/>
            <w:tcBorders>
              <w:top w:val="single" w:sz="4" w:space="0" w:color="auto"/>
              <w:left w:val="single" w:sz="4" w:space="0" w:color="auto"/>
              <w:bottom w:val="single" w:sz="4" w:space="0" w:color="auto"/>
              <w:right w:val="single" w:sz="4" w:space="0" w:color="auto"/>
            </w:tcBorders>
          </w:tcPr>
          <w:p w14:paraId="2DBDC898" w14:textId="77777777" w:rsidR="00005C5F" w:rsidRDefault="00005C5F"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64C54276" w14:textId="77777777" w:rsidR="00005C5F" w:rsidRDefault="00005C5F"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7E93A180" w14:textId="77777777" w:rsidR="00005C5F" w:rsidRDefault="00005C5F" w:rsidP="0089526E">
            <w:r>
              <w:rPr>
                <w:rFonts w:hint="eastAsia"/>
              </w:rPr>
              <w:t>默认索赔日期</w:t>
            </w:r>
            <w:r>
              <w:rPr>
                <w:rFonts w:hint="eastAsia"/>
              </w:rPr>
              <w:t xml:space="preserve"> +5</w:t>
            </w:r>
            <w:r>
              <w:rPr>
                <w:rFonts w:hint="eastAsia"/>
              </w:rPr>
              <w:t>个工作日</w:t>
            </w:r>
          </w:p>
        </w:tc>
      </w:tr>
      <w:tr w:rsidR="00005C5F" w14:paraId="02E363D8"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83CCF20"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FE2D459" w14:textId="77777777" w:rsidR="00005C5F" w:rsidRDefault="00005C5F" w:rsidP="0089526E">
            <w:r>
              <w:rPr>
                <w:rFonts w:hint="eastAsia"/>
              </w:rPr>
              <w:t>申请人类型</w:t>
            </w:r>
          </w:p>
        </w:tc>
        <w:tc>
          <w:tcPr>
            <w:tcW w:w="634" w:type="pct"/>
            <w:tcBorders>
              <w:top w:val="single" w:sz="4" w:space="0" w:color="auto"/>
              <w:left w:val="single" w:sz="4" w:space="0" w:color="auto"/>
              <w:bottom w:val="single" w:sz="4" w:space="0" w:color="auto"/>
              <w:right w:val="single" w:sz="4" w:space="0" w:color="auto"/>
            </w:tcBorders>
          </w:tcPr>
          <w:p w14:paraId="0BF9117C"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6D206988" w14:textId="77777777" w:rsidR="00005C5F" w:rsidRDefault="00005C5F"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0F7D7C0C"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5C0C92BA"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6965D684" w14:textId="77777777" w:rsidR="00005C5F" w:rsidRDefault="00005C5F" w:rsidP="0089526E">
            <w:r>
              <w:rPr>
                <w:rFonts w:hint="eastAsia"/>
              </w:rPr>
              <w:t>从保函开立模块中带出</w:t>
            </w:r>
          </w:p>
        </w:tc>
      </w:tr>
      <w:tr w:rsidR="00005C5F" w14:paraId="70AB0073"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879F96F"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A62F85C" w14:textId="77777777" w:rsidR="00005C5F" w:rsidRDefault="00005C5F" w:rsidP="0089526E">
            <w:r>
              <w:rPr>
                <w:rFonts w:hint="eastAsia"/>
              </w:rPr>
              <w:t>申请人编号</w:t>
            </w:r>
          </w:p>
        </w:tc>
        <w:tc>
          <w:tcPr>
            <w:tcW w:w="634" w:type="pct"/>
            <w:tcBorders>
              <w:top w:val="single" w:sz="4" w:space="0" w:color="auto"/>
              <w:left w:val="single" w:sz="4" w:space="0" w:color="auto"/>
              <w:bottom w:val="single" w:sz="4" w:space="0" w:color="auto"/>
              <w:right w:val="single" w:sz="4" w:space="0" w:color="auto"/>
            </w:tcBorders>
          </w:tcPr>
          <w:p w14:paraId="31DEB485"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47C016A7" w14:textId="77777777" w:rsidR="00005C5F" w:rsidRDefault="00005C5F" w:rsidP="0089526E">
            <w:pPr>
              <w:jc w:val="center"/>
            </w:pPr>
            <w:r>
              <w:rPr>
                <w:rFonts w:hint="eastAsia"/>
              </w:rPr>
              <w:t>V(10)</w:t>
            </w:r>
          </w:p>
        </w:tc>
        <w:tc>
          <w:tcPr>
            <w:tcW w:w="250" w:type="pct"/>
            <w:tcBorders>
              <w:top w:val="single" w:sz="4" w:space="0" w:color="auto"/>
              <w:left w:val="single" w:sz="4" w:space="0" w:color="auto"/>
              <w:bottom w:val="single" w:sz="4" w:space="0" w:color="auto"/>
              <w:right w:val="single" w:sz="4" w:space="0" w:color="auto"/>
            </w:tcBorders>
          </w:tcPr>
          <w:p w14:paraId="2F31D152"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253809A9"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71D76E2F" w14:textId="77777777" w:rsidR="00005C5F" w:rsidRDefault="00005C5F" w:rsidP="0089526E">
            <w:r>
              <w:rPr>
                <w:rFonts w:hint="eastAsia"/>
              </w:rPr>
              <w:t>从保函开立模块中带出</w:t>
            </w:r>
          </w:p>
        </w:tc>
      </w:tr>
      <w:tr w:rsidR="00005C5F" w14:paraId="584BF587"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B3D33E3"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5FC6BE6" w14:textId="77777777" w:rsidR="00005C5F" w:rsidRDefault="00005C5F" w:rsidP="0089526E">
            <w:r>
              <w:rPr>
                <w:rFonts w:hint="eastAsia"/>
              </w:rPr>
              <w:t>申请人名称</w:t>
            </w:r>
          </w:p>
        </w:tc>
        <w:tc>
          <w:tcPr>
            <w:tcW w:w="634" w:type="pct"/>
            <w:tcBorders>
              <w:top w:val="single" w:sz="4" w:space="0" w:color="auto"/>
              <w:left w:val="single" w:sz="4" w:space="0" w:color="auto"/>
              <w:bottom w:val="single" w:sz="4" w:space="0" w:color="auto"/>
              <w:right w:val="single" w:sz="4" w:space="0" w:color="auto"/>
            </w:tcBorders>
          </w:tcPr>
          <w:p w14:paraId="5FC427B3"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0333F35E" w14:textId="77777777" w:rsidR="00005C5F" w:rsidRDefault="00005C5F"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7B0C21DB"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1B7BBE0F"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7536F46D" w14:textId="77777777" w:rsidR="00005C5F" w:rsidRDefault="00005C5F" w:rsidP="0089526E">
            <w:r>
              <w:rPr>
                <w:rFonts w:hint="eastAsia"/>
              </w:rPr>
              <w:t>从保函开立模块中带出</w:t>
            </w:r>
          </w:p>
        </w:tc>
      </w:tr>
      <w:tr w:rsidR="00005C5F" w14:paraId="76198B88"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51726AA"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43333CF" w14:textId="77777777" w:rsidR="00005C5F" w:rsidRDefault="00005C5F" w:rsidP="0089526E">
            <w:r>
              <w:rPr>
                <w:rFonts w:hint="eastAsia"/>
              </w:rPr>
              <w:t>受益人名称</w:t>
            </w:r>
            <w:r w:rsidR="00632528">
              <w:rPr>
                <w:rFonts w:hint="eastAsia"/>
              </w:rPr>
              <w:t>地址</w:t>
            </w:r>
          </w:p>
        </w:tc>
        <w:tc>
          <w:tcPr>
            <w:tcW w:w="634" w:type="pct"/>
            <w:tcBorders>
              <w:top w:val="single" w:sz="4" w:space="0" w:color="auto"/>
              <w:left w:val="single" w:sz="4" w:space="0" w:color="auto"/>
              <w:bottom w:val="single" w:sz="4" w:space="0" w:color="auto"/>
              <w:right w:val="single" w:sz="4" w:space="0" w:color="auto"/>
            </w:tcBorders>
          </w:tcPr>
          <w:p w14:paraId="0B573CFB"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2CCB262D" w14:textId="77777777" w:rsidR="00005C5F" w:rsidRDefault="00005C5F"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088460A5" w14:textId="77777777" w:rsidR="00005C5F" w:rsidRDefault="00005C5F"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597C5AAE" w14:textId="77777777" w:rsidR="00005C5F" w:rsidRDefault="00005C5F"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12AF9CA8" w14:textId="77777777" w:rsidR="00005C5F" w:rsidRDefault="00005C5F" w:rsidP="0089526E">
            <w:r>
              <w:rPr>
                <w:rFonts w:hint="eastAsia"/>
              </w:rPr>
              <w:t>从保函开立模块中带出</w:t>
            </w:r>
          </w:p>
        </w:tc>
      </w:tr>
      <w:tr w:rsidR="00005C5F" w14:paraId="74C5BABE"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D0ACA94" w14:textId="77777777" w:rsidR="00005C5F" w:rsidRPr="006D6D00" w:rsidRDefault="00005C5F" w:rsidP="008D48CD">
            <w:pPr>
              <w:numPr>
                <w:ilvl w:val="0"/>
                <w:numId w:val="11"/>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20A7871" w14:textId="77777777" w:rsidR="00005C5F" w:rsidRDefault="00005C5F" w:rsidP="0089526E">
            <w:r>
              <w:rPr>
                <w:rFonts w:hint="eastAsia"/>
              </w:rPr>
              <w:t>备注</w:t>
            </w:r>
          </w:p>
        </w:tc>
        <w:tc>
          <w:tcPr>
            <w:tcW w:w="634" w:type="pct"/>
            <w:tcBorders>
              <w:top w:val="single" w:sz="4" w:space="0" w:color="auto"/>
              <w:left w:val="single" w:sz="4" w:space="0" w:color="auto"/>
              <w:bottom w:val="single" w:sz="4" w:space="0" w:color="auto"/>
              <w:right w:val="single" w:sz="4" w:space="0" w:color="auto"/>
            </w:tcBorders>
          </w:tcPr>
          <w:p w14:paraId="56BB575F" w14:textId="77777777" w:rsidR="00005C5F" w:rsidRDefault="00005C5F"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6C13CCEC" w14:textId="77777777" w:rsidR="00005C5F" w:rsidRDefault="00005C5F"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4EA96BC6" w14:textId="77777777" w:rsidR="00005C5F" w:rsidRDefault="00005C5F"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54987673" w14:textId="77777777" w:rsidR="00005C5F" w:rsidRDefault="00005C5F"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78050CB7" w14:textId="77777777" w:rsidR="00005C5F" w:rsidRDefault="00005C5F" w:rsidP="0089526E"/>
        </w:tc>
      </w:tr>
    </w:tbl>
    <w:p w14:paraId="609A0B60" w14:textId="77777777" w:rsidR="004C2CE7" w:rsidRPr="00E17644" w:rsidRDefault="004C2CE7" w:rsidP="007A72F1"/>
    <w:p w14:paraId="10B34190" w14:textId="77777777" w:rsidR="004C2CE7" w:rsidRDefault="004C2CE7" w:rsidP="006E45E9">
      <w:pPr>
        <w:pStyle w:val="4"/>
      </w:pPr>
      <w:bookmarkStart w:id="198" w:name="_Toc393285234"/>
      <w:bookmarkStart w:id="199" w:name="_Toc395083796"/>
      <w:r>
        <w:rPr>
          <w:rFonts w:hint="eastAsia"/>
        </w:rPr>
        <w:t>交易控制</w:t>
      </w:r>
      <w:bookmarkEnd w:id="198"/>
      <w:bookmarkEnd w:id="199"/>
    </w:p>
    <w:p w14:paraId="47E6E311" w14:textId="77777777" w:rsidR="007F0C98" w:rsidRDefault="007F0C98" w:rsidP="00B84A42">
      <w:pPr>
        <w:pStyle w:val="5"/>
      </w:pPr>
      <w:r>
        <w:rPr>
          <w:rFonts w:hint="eastAsia"/>
        </w:rPr>
        <w:t>交易控制说明</w:t>
      </w:r>
    </w:p>
    <w:p w14:paraId="7FA1CE07" w14:textId="77777777" w:rsidR="004C2CE7" w:rsidRDefault="00005C5F" w:rsidP="007F0C98">
      <w:pPr>
        <w:ind w:firstLine="420"/>
      </w:pPr>
      <w:r>
        <w:rPr>
          <w:rFonts w:hint="eastAsia"/>
        </w:rPr>
        <w:t>交易加载未注销未撤销且保函余额大于零的保函记录</w:t>
      </w:r>
      <w:r w:rsidRPr="00796845">
        <w:rPr>
          <w:rFonts w:hint="eastAsia"/>
        </w:rPr>
        <w:t>，且该任务没有在业务处理临时表中。</w:t>
      </w:r>
    </w:p>
    <w:p w14:paraId="7D69CDFD" w14:textId="77777777" w:rsidR="00005C5F" w:rsidRDefault="00005C5F" w:rsidP="00B84A42">
      <w:pPr>
        <w:pStyle w:val="5"/>
      </w:pPr>
      <w:r>
        <w:rPr>
          <w:rFonts w:hint="eastAsia"/>
        </w:rPr>
        <w:t>索赔总金额说明</w:t>
      </w:r>
    </w:p>
    <w:p w14:paraId="5F104F08" w14:textId="77777777" w:rsidR="00005C5F" w:rsidRDefault="00005C5F" w:rsidP="00005C5F">
      <w:pPr>
        <w:ind w:firstLine="420"/>
      </w:pPr>
      <w:r>
        <w:rPr>
          <w:rFonts w:hint="eastAsia"/>
        </w:rPr>
        <w:t>索赔总金额应等于索赔金额与索赔利息与索汇行费用之和。</w:t>
      </w:r>
    </w:p>
    <w:p w14:paraId="0FB4C3F2" w14:textId="77777777" w:rsidR="00005C5F" w:rsidRDefault="00005C5F" w:rsidP="00005C5F">
      <w:pPr>
        <w:ind w:firstLine="420"/>
      </w:pPr>
      <w:r>
        <w:rPr>
          <w:rFonts w:hint="eastAsia"/>
        </w:rPr>
        <w:t>当索赔金额，索赔利息和索偿行费用等栏位发生变化时应自动更新索偿总金额栏位。</w:t>
      </w:r>
    </w:p>
    <w:p w14:paraId="24CDCCD1" w14:textId="77777777" w:rsidR="00005C5F" w:rsidRDefault="00005C5F" w:rsidP="00005C5F">
      <w:pPr>
        <w:ind w:firstLine="420"/>
      </w:pPr>
      <w:r>
        <w:rPr>
          <w:rFonts w:hint="eastAsia"/>
        </w:rPr>
        <w:t>如果索赔金额超过保函余额时应提示。提示语句为：“本次索赔金额已超过保函余额，请检查录入是否正确。”</w:t>
      </w:r>
    </w:p>
    <w:p w14:paraId="063746B8" w14:textId="77777777" w:rsidR="00005C5F" w:rsidRDefault="00005C5F" w:rsidP="00B84A42">
      <w:pPr>
        <w:pStyle w:val="5"/>
      </w:pPr>
      <w:r>
        <w:rPr>
          <w:rFonts w:hint="eastAsia"/>
        </w:rPr>
        <w:t>保函余额说明</w:t>
      </w:r>
    </w:p>
    <w:p w14:paraId="11A0BDB0" w14:textId="77777777" w:rsidR="00005C5F" w:rsidRDefault="00005C5F" w:rsidP="00005C5F">
      <w:pPr>
        <w:ind w:firstLine="420"/>
      </w:pPr>
      <w:r>
        <w:rPr>
          <w:rFonts w:hint="eastAsia"/>
        </w:rPr>
        <w:t>自动带出，保函余额登记的是保函金额与累计索赔金额的差额。</w:t>
      </w:r>
    </w:p>
    <w:p w14:paraId="5E99CF4B" w14:textId="77777777" w:rsidR="004C2CE7" w:rsidRDefault="004C2CE7" w:rsidP="005639B3">
      <w:pPr>
        <w:pStyle w:val="4"/>
        <w:ind w:left="-126" w:hanging="735"/>
      </w:pPr>
      <w:bookmarkStart w:id="200" w:name="_Toc393285235"/>
      <w:bookmarkStart w:id="201" w:name="_Toc395083797"/>
      <w:r>
        <w:rPr>
          <w:rFonts w:hint="eastAsia"/>
        </w:rPr>
        <w:t>边界描述</w:t>
      </w:r>
      <w:bookmarkEnd w:id="200"/>
      <w:bookmarkEnd w:id="201"/>
    </w:p>
    <w:p w14:paraId="4DB25F97" w14:textId="77777777" w:rsidR="004C2CE7" w:rsidRDefault="004C2CE7" w:rsidP="007F0C98">
      <w:pPr>
        <w:ind w:firstLine="420"/>
      </w:pPr>
      <w:r>
        <w:rPr>
          <w:rFonts w:hint="eastAsia"/>
        </w:rPr>
        <w:t>无</w:t>
      </w:r>
      <w:r w:rsidR="00004EF0">
        <w:rPr>
          <w:rFonts w:hint="eastAsia"/>
        </w:rPr>
        <w:t>。</w:t>
      </w:r>
    </w:p>
    <w:p w14:paraId="4F09FA8C" w14:textId="77777777" w:rsidR="004C2CE7" w:rsidRDefault="004C2CE7" w:rsidP="006E45E9">
      <w:pPr>
        <w:pStyle w:val="4"/>
        <w:ind w:left="0" w:firstLine="0"/>
      </w:pPr>
      <w:bookmarkStart w:id="202" w:name="_Toc393285236"/>
      <w:bookmarkStart w:id="203" w:name="_Toc395083798"/>
      <w:r>
        <w:rPr>
          <w:rFonts w:hint="eastAsia"/>
        </w:rPr>
        <w:t>输出描述</w:t>
      </w:r>
      <w:bookmarkEnd w:id="202"/>
      <w:bookmarkEnd w:id="203"/>
    </w:p>
    <w:p w14:paraId="4CDDACC4" w14:textId="77777777" w:rsidR="007F0C98" w:rsidRDefault="007F0C98" w:rsidP="00B84A42">
      <w:pPr>
        <w:pStyle w:val="5"/>
      </w:pPr>
      <w:r>
        <w:rPr>
          <w:rFonts w:hint="eastAsia"/>
        </w:rPr>
        <w:t>面函</w:t>
      </w:r>
    </w:p>
    <w:p w14:paraId="6F39C839" w14:textId="77777777" w:rsidR="00A04C04" w:rsidRDefault="00005C5F" w:rsidP="007F0C98">
      <w:pPr>
        <w:ind w:firstLine="420"/>
      </w:pPr>
      <w:r>
        <w:rPr>
          <w:rFonts w:hint="eastAsia"/>
        </w:rPr>
        <w:t>收到索赔通知书。</w:t>
      </w:r>
      <w:r w:rsidR="009F30D0">
        <w:rPr>
          <w:rFonts w:hint="eastAsia"/>
        </w:rPr>
        <w:t>见附件【</w:t>
      </w:r>
      <w:r w:rsidR="009F30D0">
        <w:rPr>
          <w:rFonts w:hint="eastAsia"/>
        </w:rPr>
        <w:t>3.1</w:t>
      </w:r>
      <w:r w:rsidR="009F30D0" w:rsidRPr="009F30D0">
        <w:rPr>
          <w:rFonts w:hint="eastAsia"/>
        </w:rPr>
        <w:t>保函索赔通知书</w:t>
      </w:r>
      <w:r w:rsidR="009F30D0">
        <w:rPr>
          <w:rFonts w:hint="eastAsia"/>
        </w:rPr>
        <w:t>】</w:t>
      </w:r>
    </w:p>
    <w:p w14:paraId="16C31790" w14:textId="77777777" w:rsidR="00995524" w:rsidRDefault="00995524" w:rsidP="00B84A42">
      <w:pPr>
        <w:pStyle w:val="5"/>
      </w:pPr>
      <w:r>
        <w:rPr>
          <w:rFonts w:hint="eastAsia"/>
        </w:rPr>
        <w:t>报文</w:t>
      </w:r>
    </w:p>
    <w:p w14:paraId="556BB5AB" w14:textId="77777777" w:rsidR="007F0C98" w:rsidRDefault="00995524" w:rsidP="00995524">
      <w:r>
        <w:rPr>
          <w:rFonts w:hint="eastAsia"/>
        </w:rPr>
        <w:t>无</w:t>
      </w:r>
    </w:p>
    <w:p w14:paraId="20255078" w14:textId="77777777" w:rsidR="00A33D60" w:rsidRPr="00CC0D80" w:rsidRDefault="00A33D60" w:rsidP="006E45E9">
      <w:pPr>
        <w:pStyle w:val="4"/>
      </w:pPr>
      <w:bookmarkStart w:id="204" w:name="_Toc393285237"/>
      <w:bookmarkStart w:id="205" w:name="_Toc395083799"/>
      <w:r>
        <w:rPr>
          <w:rFonts w:hint="eastAsia"/>
        </w:rPr>
        <w:t>保证金和额度</w:t>
      </w:r>
      <w:bookmarkEnd w:id="204"/>
      <w:bookmarkEnd w:id="205"/>
    </w:p>
    <w:p w14:paraId="528CBBEC" w14:textId="77777777" w:rsidR="00A33D60" w:rsidRDefault="00A33D60" w:rsidP="00995524">
      <w:r>
        <w:rPr>
          <w:rFonts w:hint="eastAsia"/>
        </w:rPr>
        <w:t>无</w:t>
      </w:r>
      <w:r w:rsidR="00004EF0">
        <w:rPr>
          <w:rFonts w:hint="eastAsia"/>
        </w:rPr>
        <w:t>。</w:t>
      </w:r>
    </w:p>
    <w:p w14:paraId="7C122CA4" w14:textId="77777777" w:rsidR="00E7771E" w:rsidRPr="00CC0D80" w:rsidRDefault="00E7771E" w:rsidP="006E45E9">
      <w:pPr>
        <w:pStyle w:val="4"/>
      </w:pPr>
      <w:bookmarkStart w:id="206" w:name="_Toc393285238"/>
      <w:bookmarkStart w:id="207" w:name="_Toc395083800"/>
      <w:r>
        <w:rPr>
          <w:rFonts w:hint="eastAsia"/>
        </w:rPr>
        <w:t>手续费</w:t>
      </w:r>
      <w:bookmarkEnd w:id="206"/>
      <w:bookmarkEnd w:id="207"/>
    </w:p>
    <w:p w14:paraId="60477C99" w14:textId="77777777" w:rsidR="00E7771E" w:rsidRPr="004449B1" w:rsidRDefault="00E7771E" w:rsidP="00995524">
      <w:r>
        <w:rPr>
          <w:rFonts w:hint="eastAsia"/>
        </w:rPr>
        <w:t>无</w:t>
      </w:r>
      <w:r w:rsidR="00004EF0">
        <w:rPr>
          <w:rFonts w:hint="eastAsia"/>
        </w:rPr>
        <w:t>。</w:t>
      </w:r>
    </w:p>
    <w:p w14:paraId="3183DE83" w14:textId="77777777" w:rsidR="004C2CE7" w:rsidRDefault="004C2CE7" w:rsidP="006E45E9">
      <w:pPr>
        <w:pStyle w:val="4"/>
      </w:pPr>
      <w:bookmarkStart w:id="208" w:name="_Toc393285239"/>
      <w:bookmarkStart w:id="209" w:name="_Toc395083801"/>
      <w:r>
        <w:rPr>
          <w:rFonts w:hint="eastAsia"/>
        </w:rPr>
        <w:t>会计分录</w:t>
      </w:r>
      <w:bookmarkEnd w:id="208"/>
      <w:bookmarkEnd w:id="209"/>
    </w:p>
    <w:p w14:paraId="2AFC14C5" w14:textId="77777777" w:rsidR="001E3502" w:rsidRDefault="00DC1847" w:rsidP="00A33D60">
      <w:pPr>
        <w:ind w:firstLine="420"/>
      </w:pPr>
      <w:r>
        <w:rPr>
          <w:rFonts w:hint="eastAsia"/>
        </w:rPr>
        <w:t>无</w:t>
      </w:r>
      <w:r w:rsidR="00004EF0">
        <w:rPr>
          <w:rFonts w:hint="eastAsia"/>
        </w:rPr>
        <w:t>。</w:t>
      </w:r>
    </w:p>
    <w:p w14:paraId="23B5807E" w14:textId="77777777" w:rsidR="000775E9" w:rsidRDefault="000775E9" w:rsidP="006E45E9">
      <w:pPr>
        <w:pStyle w:val="4"/>
      </w:pPr>
      <w:bookmarkStart w:id="210" w:name="_Toc393285240"/>
      <w:bookmarkStart w:id="211" w:name="_Toc395083802"/>
      <w:r>
        <w:rPr>
          <w:rFonts w:hint="eastAsia"/>
        </w:rPr>
        <w:t>其他</w:t>
      </w:r>
      <w:bookmarkEnd w:id="210"/>
      <w:bookmarkEnd w:id="211"/>
    </w:p>
    <w:p w14:paraId="050F1AB9" w14:textId="77777777" w:rsidR="000775E9" w:rsidRDefault="000775E9" w:rsidP="000775E9">
      <w:pPr>
        <w:ind w:firstLine="420"/>
      </w:pPr>
      <w:r>
        <w:rPr>
          <w:rFonts w:hint="eastAsia"/>
        </w:rPr>
        <w:t>无。</w:t>
      </w:r>
    </w:p>
    <w:p w14:paraId="2F80E07B" w14:textId="77777777" w:rsidR="00447AAB" w:rsidRDefault="00005C5F" w:rsidP="00B84A42">
      <w:pPr>
        <w:pStyle w:val="3"/>
      </w:pPr>
      <w:bookmarkStart w:id="212" w:name="_Toc383158469"/>
      <w:bookmarkStart w:id="213" w:name="_Toc415598207"/>
      <w:r>
        <w:rPr>
          <w:rFonts w:hint="eastAsia"/>
        </w:rPr>
        <w:t>索赔</w:t>
      </w:r>
      <w:r w:rsidR="00FD3B11">
        <w:rPr>
          <w:rFonts w:hint="eastAsia"/>
        </w:rPr>
        <w:t>通知</w:t>
      </w:r>
      <w:r>
        <w:rPr>
          <w:rFonts w:hint="eastAsia"/>
        </w:rPr>
        <w:t>修改</w:t>
      </w:r>
      <w:bookmarkEnd w:id="212"/>
      <w:bookmarkEnd w:id="213"/>
    </w:p>
    <w:p w14:paraId="7E30AE24" w14:textId="77777777" w:rsidR="00447AAB" w:rsidRDefault="00447AAB" w:rsidP="006E45E9">
      <w:pPr>
        <w:pStyle w:val="4"/>
      </w:pPr>
      <w:bookmarkStart w:id="214" w:name="_Toc393285242"/>
      <w:bookmarkStart w:id="215" w:name="_Toc395083804"/>
      <w:r>
        <w:rPr>
          <w:rFonts w:hint="eastAsia"/>
        </w:rPr>
        <w:t>交易描述</w:t>
      </w:r>
      <w:bookmarkEnd w:id="214"/>
      <w:bookmarkEnd w:id="215"/>
    </w:p>
    <w:p w14:paraId="2C9584A7" w14:textId="77777777" w:rsidR="00447AAB" w:rsidRDefault="00005C5F" w:rsidP="00447AAB">
      <w:pPr>
        <w:ind w:firstLineChars="202" w:firstLine="424"/>
      </w:pPr>
      <w:r>
        <w:rPr>
          <w:rFonts w:hint="eastAsia"/>
        </w:rPr>
        <w:t>此交易为修改保函收到索赔登记的交易信息。</w:t>
      </w:r>
    </w:p>
    <w:p w14:paraId="7F0ED1F5" w14:textId="77777777" w:rsidR="00447AAB" w:rsidRDefault="00447AAB" w:rsidP="006E45E9">
      <w:pPr>
        <w:pStyle w:val="4"/>
        <w:ind w:left="735" w:hanging="735"/>
      </w:pPr>
      <w:bookmarkStart w:id="216" w:name="_Toc393285243"/>
      <w:bookmarkStart w:id="217" w:name="_Toc395083805"/>
      <w:r>
        <w:rPr>
          <w:rFonts w:hint="eastAsia"/>
        </w:rPr>
        <w:t>柜员操作</w:t>
      </w:r>
      <w:bookmarkEnd w:id="216"/>
      <w:bookmarkEnd w:id="217"/>
    </w:p>
    <w:p w14:paraId="7699954B" w14:textId="77777777" w:rsidR="00005C5F" w:rsidRDefault="00005C5F" w:rsidP="00005C5F">
      <w:pPr>
        <w:ind w:firstLine="420"/>
      </w:pPr>
      <w:r>
        <w:rPr>
          <w:rFonts w:hint="eastAsia"/>
        </w:rPr>
        <w:t>本交易由具有收到索赔修改经办权限的柜员操作。</w:t>
      </w:r>
    </w:p>
    <w:p w14:paraId="7D0150A8" w14:textId="77777777" w:rsidR="00447AAB" w:rsidRDefault="00005C5F" w:rsidP="00005C5F">
      <w:pPr>
        <w:ind w:firstLineChars="202" w:firstLine="424"/>
      </w:pPr>
      <w:r>
        <w:rPr>
          <w:rFonts w:hint="eastAsia"/>
        </w:rPr>
        <w:t>系统需支持本交易能多级授权。</w:t>
      </w:r>
    </w:p>
    <w:p w14:paraId="36804B52" w14:textId="77777777" w:rsidR="00005C5F" w:rsidRDefault="00005C5F" w:rsidP="00005C5F">
      <w:pPr>
        <w:ind w:firstLineChars="202" w:firstLine="424"/>
      </w:pPr>
      <w:r>
        <w:rPr>
          <w:rFonts w:hint="eastAsia"/>
        </w:rPr>
        <w:t>该交易需要支持手工经办和扫描和报文等发起方式。</w:t>
      </w:r>
    </w:p>
    <w:p w14:paraId="72D6603A" w14:textId="77777777" w:rsidR="00514D5A" w:rsidRDefault="00514D5A" w:rsidP="006E45E9">
      <w:pPr>
        <w:pStyle w:val="4"/>
      </w:pPr>
      <w:bookmarkStart w:id="218" w:name="_Toc393285244"/>
      <w:bookmarkStart w:id="219" w:name="_Toc395083806"/>
      <w:r>
        <w:rPr>
          <w:rFonts w:hint="eastAsia"/>
        </w:rPr>
        <w:t>界面布局与菜单按钮</w:t>
      </w:r>
      <w:bookmarkEnd w:id="218"/>
      <w:bookmarkEnd w:id="219"/>
    </w:p>
    <w:p w14:paraId="2536904D" w14:textId="77777777" w:rsidR="00514D5A" w:rsidRDefault="00514D5A" w:rsidP="00093D39">
      <w:pPr>
        <w:ind w:firstLine="420"/>
      </w:pPr>
      <w:r>
        <w:rPr>
          <w:rFonts w:hint="eastAsia"/>
        </w:rPr>
        <w:t>同一页面布局原则，一行两列，从上至下。</w:t>
      </w:r>
    </w:p>
    <w:p w14:paraId="394A9DEF" w14:textId="77777777" w:rsidR="00514D5A" w:rsidRDefault="00514D5A" w:rsidP="00447AAB">
      <w:pPr>
        <w:ind w:firstLineChars="202" w:firstLine="424"/>
      </w:pPr>
      <w:r>
        <w:rPr>
          <w:rFonts w:hint="eastAsia"/>
        </w:rPr>
        <w:t>第一区域：基本信息；</w:t>
      </w:r>
    </w:p>
    <w:p w14:paraId="7E99A9FE" w14:textId="77777777" w:rsidR="00514D5A" w:rsidRDefault="00514D5A" w:rsidP="00447AAB">
      <w:pPr>
        <w:ind w:firstLineChars="202" w:firstLine="424"/>
      </w:pPr>
      <w:r>
        <w:rPr>
          <w:rFonts w:hint="eastAsia"/>
        </w:rPr>
        <w:t>第二区域：</w:t>
      </w:r>
      <w:r w:rsidR="00FA7A67">
        <w:rPr>
          <w:rFonts w:hint="eastAsia"/>
        </w:rPr>
        <w:t>费用管理；</w:t>
      </w:r>
    </w:p>
    <w:p w14:paraId="681B831C" w14:textId="77777777" w:rsidR="00FA7A67" w:rsidRDefault="00FA7A67" w:rsidP="00447AAB">
      <w:pPr>
        <w:ind w:firstLineChars="202" w:firstLine="424"/>
      </w:pPr>
      <w:r>
        <w:rPr>
          <w:rFonts w:hint="eastAsia"/>
        </w:rPr>
        <w:t>第三区域：按钮；</w:t>
      </w:r>
    </w:p>
    <w:p w14:paraId="0281C389" w14:textId="77777777" w:rsidR="00FA7A67" w:rsidRDefault="00FA7A67" w:rsidP="00447AAB">
      <w:pPr>
        <w:ind w:firstLineChars="202" w:firstLine="424"/>
      </w:pPr>
      <w:r>
        <w:rPr>
          <w:rFonts w:hint="eastAsia"/>
        </w:rPr>
        <w:t>第四区域：报文。</w:t>
      </w:r>
    </w:p>
    <w:p w14:paraId="473703A2" w14:textId="77777777" w:rsidR="00FA7A67" w:rsidRDefault="00FA7A67" w:rsidP="00B84A42">
      <w:pPr>
        <w:pStyle w:val="5"/>
      </w:pPr>
      <w:r>
        <w:rPr>
          <w:rFonts w:hint="eastAsia"/>
        </w:rPr>
        <w:t>基本信息、费用管理和按钮</w:t>
      </w:r>
    </w:p>
    <w:p w14:paraId="249345C8" w14:textId="77777777" w:rsidR="00813692" w:rsidRDefault="006A6AE2" w:rsidP="009F58F1">
      <w:pPr>
        <w:ind w:leftChars="-675" w:hangingChars="675" w:hanging="1418"/>
      </w:pPr>
      <w:r>
        <w:rPr>
          <w:noProof/>
        </w:rPr>
        <w:drawing>
          <wp:inline distT="0" distB="0" distL="0" distR="0" wp14:anchorId="052C9949" wp14:editId="1B013BD8">
            <wp:extent cx="6849253" cy="4994694"/>
            <wp:effectExtent l="19050" t="0" r="8747" b="0"/>
            <wp:docPr id="19" name="图片 18" descr="收到索赔修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收到索赔修改.bmp"/>
                    <pic:cNvPicPr/>
                  </pic:nvPicPr>
                  <pic:blipFill>
                    <a:blip r:embed="rId26"/>
                    <a:stretch>
                      <a:fillRect/>
                    </a:stretch>
                  </pic:blipFill>
                  <pic:spPr>
                    <a:xfrm>
                      <a:off x="0" y="0"/>
                      <a:ext cx="6848321" cy="4994014"/>
                    </a:xfrm>
                    <a:prstGeom prst="rect">
                      <a:avLst/>
                    </a:prstGeom>
                  </pic:spPr>
                </pic:pic>
              </a:graphicData>
            </a:graphic>
          </wp:inline>
        </w:drawing>
      </w:r>
    </w:p>
    <w:p w14:paraId="40E8D1AA" w14:textId="77777777" w:rsidR="00AC0C75" w:rsidRDefault="00AC0C75" w:rsidP="00AC0C75">
      <w:pPr>
        <w:ind w:firstLineChars="202" w:firstLine="424"/>
      </w:pPr>
      <w:r>
        <w:rPr>
          <w:rFonts w:hint="eastAsia"/>
        </w:rPr>
        <w:t>备注：</w:t>
      </w:r>
    </w:p>
    <w:p w14:paraId="3EC02F97" w14:textId="77777777" w:rsidR="00AC0C75" w:rsidRDefault="00AC0C75" w:rsidP="00AC0C75">
      <w:pPr>
        <w:ind w:firstLineChars="202" w:firstLine="424"/>
      </w:pPr>
      <w:r>
        <w:rPr>
          <w:rFonts w:hint="eastAsia"/>
        </w:rPr>
        <w:t>按钮从左至右：提交、保存、打印查看、查询、附加功能、取消、返回。</w:t>
      </w:r>
    </w:p>
    <w:p w14:paraId="6DEE7C9C" w14:textId="77777777" w:rsidR="00813692" w:rsidRDefault="00FA7A67" w:rsidP="00B84A42">
      <w:pPr>
        <w:pStyle w:val="5"/>
      </w:pPr>
      <w:r>
        <w:rPr>
          <w:rFonts w:hint="eastAsia"/>
        </w:rPr>
        <w:t>报文</w:t>
      </w:r>
    </w:p>
    <w:p w14:paraId="712F54D2" w14:textId="77777777" w:rsidR="00813692" w:rsidRDefault="00B307C3" w:rsidP="009F58F1">
      <w:pPr>
        <w:ind w:leftChars="-675" w:hangingChars="675" w:hanging="1418"/>
      </w:pPr>
      <w:r>
        <w:rPr>
          <w:noProof/>
        </w:rPr>
        <w:drawing>
          <wp:anchor distT="0" distB="0" distL="114300" distR="114300" simplePos="0" relativeHeight="251663360" behindDoc="0" locked="0" layoutInCell="1" allowOverlap="1" wp14:anchorId="19619B66" wp14:editId="509347EF">
            <wp:simplePos x="0" y="0"/>
            <wp:positionH relativeFrom="column">
              <wp:posOffset>2499144</wp:posOffset>
            </wp:positionH>
            <wp:positionV relativeFrom="paragraph">
              <wp:posOffset>727543</wp:posOffset>
            </wp:positionV>
            <wp:extent cx="1381341" cy="138022"/>
            <wp:effectExtent l="19050" t="0" r="9309" b="0"/>
            <wp:wrapNone/>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a:srcRect/>
                    <a:stretch>
                      <a:fillRect/>
                    </a:stretch>
                  </pic:blipFill>
                  <pic:spPr bwMode="auto">
                    <a:xfrm>
                      <a:off x="0" y="0"/>
                      <a:ext cx="1381341" cy="138022"/>
                    </a:xfrm>
                    <a:prstGeom prst="rect">
                      <a:avLst/>
                    </a:prstGeom>
                    <a:solidFill>
                      <a:srgbClr val="4F81BD"/>
                    </a:solidFill>
                    <a:ln w="9525">
                      <a:noFill/>
                      <a:miter lim="800000"/>
                      <a:headEnd/>
                      <a:tailEnd/>
                    </a:ln>
                  </pic:spPr>
                </pic:pic>
              </a:graphicData>
            </a:graphic>
          </wp:anchor>
        </w:drawing>
      </w:r>
      <w:r w:rsidR="00DA6A5D">
        <w:rPr>
          <w:noProof/>
        </w:rPr>
        <w:drawing>
          <wp:inline distT="0" distB="0" distL="0" distR="0" wp14:anchorId="3D3B7849" wp14:editId="2D8267E8">
            <wp:extent cx="6838950" cy="2978146"/>
            <wp:effectExtent l="19050" t="0" r="0" b="0"/>
            <wp:docPr id="7" name="图片 6" descr="收到索赔修改_报文.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收到索赔修改_报文.bmp"/>
                    <pic:cNvPicPr/>
                  </pic:nvPicPr>
                  <pic:blipFill>
                    <a:blip r:embed="rId27"/>
                    <a:stretch>
                      <a:fillRect/>
                    </a:stretch>
                  </pic:blipFill>
                  <pic:spPr>
                    <a:xfrm>
                      <a:off x="0" y="0"/>
                      <a:ext cx="6845415" cy="2980961"/>
                    </a:xfrm>
                    <a:prstGeom prst="rect">
                      <a:avLst/>
                    </a:prstGeom>
                  </pic:spPr>
                </pic:pic>
              </a:graphicData>
            </a:graphic>
          </wp:inline>
        </w:drawing>
      </w:r>
    </w:p>
    <w:p w14:paraId="3FD5E8B6" w14:textId="77777777" w:rsidR="00447AAB" w:rsidRDefault="00447AAB" w:rsidP="009F58F1">
      <w:pPr>
        <w:pStyle w:val="4"/>
        <w:ind w:left="0"/>
      </w:pPr>
      <w:bookmarkStart w:id="220" w:name="_Toc393285245"/>
      <w:bookmarkStart w:id="221" w:name="_Toc395083807"/>
      <w:r>
        <w:rPr>
          <w:rFonts w:hint="eastAsia"/>
        </w:rPr>
        <w:t>输入描述</w:t>
      </w:r>
      <w:bookmarkEnd w:id="220"/>
      <w:bookmarkEnd w:id="22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8"/>
        <w:gridCol w:w="1352"/>
        <w:gridCol w:w="1082"/>
        <w:gridCol w:w="1139"/>
        <w:gridCol w:w="426"/>
        <w:gridCol w:w="1276"/>
        <w:gridCol w:w="2746"/>
      </w:tblGrid>
      <w:tr w:rsidR="00E16477" w:rsidRPr="00BF567F" w14:paraId="55B991F6" w14:textId="77777777" w:rsidTr="008F77E1">
        <w:trPr>
          <w:jc w:val="center"/>
        </w:trPr>
        <w:tc>
          <w:tcPr>
            <w:tcW w:w="297" w:type="pct"/>
            <w:shd w:val="clear" w:color="auto" w:fill="FFFFFF" w:themeFill="background1"/>
            <w:vAlign w:val="center"/>
          </w:tcPr>
          <w:p w14:paraId="0C4D61AA" w14:textId="77777777" w:rsidR="00E16477" w:rsidRPr="00BF567F" w:rsidRDefault="00E16477" w:rsidP="008F77E1">
            <w:pPr>
              <w:ind w:right="210"/>
              <w:jc w:val="center"/>
              <w:rPr>
                <w:rFonts w:ascii="宋体" w:hAnsi="宋体"/>
                <w:b/>
                <w:szCs w:val="21"/>
              </w:rPr>
            </w:pPr>
            <w:r w:rsidRPr="00BF567F">
              <w:rPr>
                <w:rFonts w:ascii="宋体" w:hAnsi="宋体" w:hint="eastAsia"/>
                <w:b/>
                <w:szCs w:val="21"/>
              </w:rPr>
              <w:t>序号</w:t>
            </w:r>
          </w:p>
        </w:tc>
        <w:tc>
          <w:tcPr>
            <w:tcW w:w="792" w:type="pct"/>
            <w:shd w:val="clear" w:color="auto" w:fill="FFFFFF" w:themeFill="background1"/>
            <w:vAlign w:val="center"/>
          </w:tcPr>
          <w:p w14:paraId="0FA87E8B" w14:textId="77777777" w:rsidR="00E16477" w:rsidRPr="00BF567F" w:rsidRDefault="00E16477" w:rsidP="008F77E1">
            <w:pPr>
              <w:ind w:left="210" w:right="210"/>
              <w:rPr>
                <w:rFonts w:ascii="宋体" w:hAnsi="宋体"/>
                <w:b/>
                <w:szCs w:val="21"/>
              </w:rPr>
            </w:pPr>
            <w:r>
              <w:rPr>
                <w:rFonts w:ascii="宋体" w:hAnsi="宋体" w:hint="eastAsia"/>
                <w:b/>
                <w:szCs w:val="21"/>
              </w:rPr>
              <w:t>本地名称</w:t>
            </w:r>
          </w:p>
        </w:tc>
        <w:tc>
          <w:tcPr>
            <w:tcW w:w="634" w:type="pct"/>
            <w:shd w:val="clear" w:color="auto" w:fill="FFFFFF" w:themeFill="background1"/>
            <w:vAlign w:val="center"/>
          </w:tcPr>
          <w:p w14:paraId="4E0B4E6C" w14:textId="77777777" w:rsidR="00E16477" w:rsidRPr="00BF567F" w:rsidRDefault="00E16477" w:rsidP="009F58F1">
            <w:pPr>
              <w:tabs>
                <w:tab w:val="left" w:pos="-125"/>
              </w:tabs>
              <w:ind w:leftChars="-60" w:left="-126" w:rightChars="-51" w:right="-107"/>
              <w:rPr>
                <w:rFonts w:ascii="宋体" w:hAnsi="宋体"/>
                <w:b/>
                <w:szCs w:val="21"/>
              </w:rPr>
            </w:pPr>
            <w:r>
              <w:rPr>
                <w:rFonts w:ascii="宋体" w:hAnsi="宋体" w:hint="eastAsia"/>
                <w:b/>
                <w:szCs w:val="21"/>
              </w:rPr>
              <w:t>英文名称</w:t>
            </w:r>
          </w:p>
        </w:tc>
        <w:tc>
          <w:tcPr>
            <w:tcW w:w="668" w:type="pct"/>
            <w:shd w:val="clear" w:color="auto" w:fill="FFFFFF" w:themeFill="background1"/>
          </w:tcPr>
          <w:p w14:paraId="22CC5A5B" w14:textId="77777777" w:rsidR="00E16477" w:rsidRPr="00BF567F" w:rsidRDefault="00E16477" w:rsidP="009F58F1">
            <w:pPr>
              <w:tabs>
                <w:tab w:val="left" w:pos="-125"/>
              </w:tabs>
              <w:ind w:leftChars="-60" w:left="-126" w:rightChars="-51" w:right="-107"/>
              <w:jc w:val="center"/>
              <w:rPr>
                <w:rFonts w:ascii="宋体" w:hAnsi="宋体"/>
                <w:b/>
                <w:szCs w:val="21"/>
              </w:rPr>
            </w:pPr>
            <w:r>
              <w:rPr>
                <w:rFonts w:hint="eastAsia"/>
                <w:b/>
              </w:rPr>
              <w:t>类型</w:t>
            </w:r>
          </w:p>
        </w:tc>
        <w:tc>
          <w:tcPr>
            <w:tcW w:w="250" w:type="pct"/>
            <w:shd w:val="clear" w:color="auto" w:fill="FFFFFF" w:themeFill="background1"/>
            <w:vAlign w:val="center"/>
          </w:tcPr>
          <w:p w14:paraId="14B315BA" w14:textId="77777777" w:rsidR="00E16477" w:rsidRPr="00BF567F" w:rsidRDefault="00E16477" w:rsidP="005639B3">
            <w:pPr>
              <w:tabs>
                <w:tab w:val="left" w:pos="-125"/>
              </w:tabs>
              <w:ind w:leftChars="-60" w:left="-126" w:rightChars="-51" w:right="-107"/>
              <w:rPr>
                <w:rFonts w:ascii="宋体" w:hAnsi="宋体"/>
                <w:b/>
                <w:szCs w:val="21"/>
              </w:rPr>
            </w:pPr>
            <w:r w:rsidRPr="00BF567F">
              <w:rPr>
                <w:rFonts w:ascii="宋体" w:hAnsi="宋体" w:hint="eastAsia"/>
                <w:b/>
                <w:szCs w:val="21"/>
              </w:rPr>
              <w:t>M/O/P</w:t>
            </w:r>
          </w:p>
        </w:tc>
        <w:tc>
          <w:tcPr>
            <w:tcW w:w="748" w:type="pct"/>
            <w:shd w:val="clear" w:color="auto" w:fill="FFFFFF" w:themeFill="background1"/>
            <w:vAlign w:val="center"/>
          </w:tcPr>
          <w:p w14:paraId="35552AAE" w14:textId="77777777" w:rsidR="00E16477" w:rsidRPr="00BF567F" w:rsidRDefault="00E16477" w:rsidP="008F77E1">
            <w:pPr>
              <w:ind w:left="210" w:right="210"/>
              <w:jc w:val="center"/>
              <w:rPr>
                <w:rFonts w:ascii="宋体" w:hAnsi="宋体"/>
                <w:b/>
                <w:szCs w:val="21"/>
              </w:rPr>
            </w:pPr>
            <w:r w:rsidRPr="00BF567F">
              <w:rPr>
                <w:rFonts w:ascii="宋体" w:hAnsi="宋体" w:hint="eastAsia"/>
                <w:b/>
                <w:szCs w:val="21"/>
              </w:rPr>
              <w:t>数据来源</w:t>
            </w:r>
          </w:p>
        </w:tc>
        <w:tc>
          <w:tcPr>
            <w:tcW w:w="1610" w:type="pct"/>
            <w:shd w:val="clear" w:color="auto" w:fill="FFFFFF" w:themeFill="background1"/>
            <w:vAlign w:val="center"/>
          </w:tcPr>
          <w:p w14:paraId="1F533233" w14:textId="77777777" w:rsidR="00E16477" w:rsidRPr="00BF567F" w:rsidRDefault="00E16477" w:rsidP="008F77E1">
            <w:pPr>
              <w:ind w:left="210" w:right="210"/>
              <w:jc w:val="center"/>
              <w:rPr>
                <w:rFonts w:ascii="宋体" w:hAnsi="宋体"/>
                <w:b/>
                <w:szCs w:val="21"/>
              </w:rPr>
            </w:pPr>
            <w:r w:rsidRPr="00BF567F">
              <w:rPr>
                <w:rFonts w:ascii="宋体" w:hAnsi="宋体" w:hint="eastAsia"/>
                <w:b/>
                <w:szCs w:val="21"/>
              </w:rPr>
              <w:t>描述</w:t>
            </w:r>
          </w:p>
        </w:tc>
      </w:tr>
      <w:tr w:rsidR="00115BF8" w14:paraId="740A91FD"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B21767D"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DCB775E" w14:textId="77777777" w:rsidR="00115BF8" w:rsidRDefault="00115BF8" w:rsidP="0089526E">
            <w:r>
              <w:rPr>
                <w:rFonts w:hint="eastAsia"/>
              </w:rPr>
              <w:t>索赔编号</w:t>
            </w:r>
          </w:p>
        </w:tc>
        <w:tc>
          <w:tcPr>
            <w:tcW w:w="634" w:type="pct"/>
            <w:tcBorders>
              <w:top w:val="single" w:sz="4" w:space="0" w:color="auto"/>
              <w:left w:val="single" w:sz="4" w:space="0" w:color="auto"/>
              <w:bottom w:val="single" w:sz="4" w:space="0" w:color="auto"/>
              <w:right w:val="single" w:sz="4" w:space="0" w:color="auto"/>
            </w:tcBorders>
          </w:tcPr>
          <w:p w14:paraId="61AF48CF"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C890A1D" w14:textId="77777777" w:rsidR="00115BF8" w:rsidRDefault="00115BF8" w:rsidP="0089526E">
            <w:pPr>
              <w:jc w:val="center"/>
            </w:pPr>
            <w:r>
              <w:rPr>
                <w:rFonts w:hint="eastAsia"/>
              </w:rPr>
              <w:t>V(16)</w:t>
            </w:r>
          </w:p>
        </w:tc>
        <w:tc>
          <w:tcPr>
            <w:tcW w:w="250" w:type="pct"/>
            <w:tcBorders>
              <w:top w:val="single" w:sz="4" w:space="0" w:color="auto"/>
              <w:left w:val="single" w:sz="4" w:space="0" w:color="auto"/>
              <w:bottom w:val="single" w:sz="4" w:space="0" w:color="auto"/>
              <w:right w:val="single" w:sz="4" w:space="0" w:color="auto"/>
            </w:tcBorders>
          </w:tcPr>
          <w:p w14:paraId="5055B700"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035A6B3F" w14:textId="77777777" w:rsidR="00115BF8" w:rsidRDefault="00115BF8" w:rsidP="0089526E">
            <w:r>
              <w:rPr>
                <w:rFonts w:hint="eastAsia"/>
              </w:rPr>
              <w:t>系统生成</w:t>
            </w:r>
          </w:p>
        </w:tc>
        <w:tc>
          <w:tcPr>
            <w:tcW w:w="1610" w:type="pct"/>
            <w:tcBorders>
              <w:top w:val="single" w:sz="4" w:space="0" w:color="auto"/>
              <w:left w:val="single" w:sz="4" w:space="0" w:color="auto"/>
              <w:bottom w:val="single" w:sz="4" w:space="0" w:color="auto"/>
              <w:right w:val="single" w:sz="4" w:space="0" w:color="auto"/>
            </w:tcBorders>
          </w:tcPr>
          <w:p w14:paraId="3ED1071C" w14:textId="77777777" w:rsidR="00115BF8" w:rsidRDefault="00115BF8" w:rsidP="0089526E">
            <w:r>
              <w:rPr>
                <w:rFonts w:hint="eastAsia"/>
              </w:rPr>
              <w:t>唯一性</w:t>
            </w:r>
          </w:p>
        </w:tc>
      </w:tr>
      <w:tr w:rsidR="00115BF8" w14:paraId="4FEDE103"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48F886D"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1719EA2" w14:textId="77777777" w:rsidR="00115BF8" w:rsidRDefault="00115BF8" w:rsidP="0089526E">
            <w:r>
              <w:rPr>
                <w:rFonts w:hint="eastAsia"/>
              </w:rPr>
              <w:t>保函编号</w:t>
            </w:r>
          </w:p>
        </w:tc>
        <w:tc>
          <w:tcPr>
            <w:tcW w:w="634" w:type="pct"/>
            <w:tcBorders>
              <w:top w:val="single" w:sz="4" w:space="0" w:color="auto"/>
              <w:left w:val="single" w:sz="4" w:space="0" w:color="auto"/>
              <w:bottom w:val="single" w:sz="4" w:space="0" w:color="auto"/>
              <w:right w:val="single" w:sz="4" w:space="0" w:color="auto"/>
            </w:tcBorders>
          </w:tcPr>
          <w:p w14:paraId="1EDF68F2"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7BC9D950" w14:textId="77777777" w:rsidR="00115BF8" w:rsidRDefault="00115BF8" w:rsidP="0089526E">
            <w:pPr>
              <w:jc w:val="center"/>
            </w:pPr>
            <w:r>
              <w:rPr>
                <w:rFonts w:hint="eastAsia"/>
              </w:rPr>
              <w:t>V(16)</w:t>
            </w:r>
          </w:p>
        </w:tc>
        <w:tc>
          <w:tcPr>
            <w:tcW w:w="250" w:type="pct"/>
            <w:tcBorders>
              <w:top w:val="single" w:sz="4" w:space="0" w:color="auto"/>
              <w:left w:val="single" w:sz="4" w:space="0" w:color="auto"/>
              <w:bottom w:val="single" w:sz="4" w:space="0" w:color="auto"/>
              <w:right w:val="single" w:sz="4" w:space="0" w:color="auto"/>
            </w:tcBorders>
          </w:tcPr>
          <w:p w14:paraId="09A2C442"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444FC48F"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43347EB6" w14:textId="77777777" w:rsidR="00115BF8" w:rsidRDefault="00115BF8" w:rsidP="0089526E"/>
        </w:tc>
      </w:tr>
      <w:tr w:rsidR="00115BF8" w14:paraId="10E7C02A"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3DE0235"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707AE75" w14:textId="77777777" w:rsidR="00115BF8" w:rsidRDefault="00115BF8" w:rsidP="0089526E">
            <w:r>
              <w:rPr>
                <w:rFonts w:hint="eastAsia"/>
              </w:rPr>
              <w:t>保函币种</w:t>
            </w:r>
          </w:p>
        </w:tc>
        <w:tc>
          <w:tcPr>
            <w:tcW w:w="634" w:type="pct"/>
            <w:tcBorders>
              <w:top w:val="single" w:sz="4" w:space="0" w:color="auto"/>
              <w:left w:val="single" w:sz="4" w:space="0" w:color="auto"/>
              <w:bottom w:val="single" w:sz="4" w:space="0" w:color="auto"/>
              <w:right w:val="single" w:sz="4" w:space="0" w:color="auto"/>
            </w:tcBorders>
          </w:tcPr>
          <w:p w14:paraId="6CBC7413"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4BDF83D" w14:textId="77777777" w:rsidR="00115BF8" w:rsidRDefault="00115BF8"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56E8EF09"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412712EC"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130DBBBB" w14:textId="77777777" w:rsidR="00115BF8" w:rsidRDefault="00115BF8" w:rsidP="0089526E"/>
        </w:tc>
      </w:tr>
      <w:tr w:rsidR="00115BF8" w14:paraId="62A43E43"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5C3CCD2"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3956BA7" w14:textId="77777777" w:rsidR="00115BF8" w:rsidRDefault="00115BF8" w:rsidP="0089526E">
            <w:r>
              <w:rPr>
                <w:rFonts w:hint="eastAsia"/>
              </w:rPr>
              <w:t>保函金额</w:t>
            </w:r>
          </w:p>
        </w:tc>
        <w:tc>
          <w:tcPr>
            <w:tcW w:w="634" w:type="pct"/>
            <w:tcBorders>
              <w:top w:val="single" w:sz="4" w:space="0" w:color="auto"/>
              <w:left w:val="single" w:sz="4" w:space="0" w:color="auto"/>
              <w:bottom w:val="single" w:sz="4" w:space="0" w:color="auto"/>
              <w:right w:val="single" w:sz="4" w:space="0" w:color="auto"/>
            </w:tcBorders>
          </w:tcPr>
          <w:p w14:paraId="764FDDED"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7101BB64" w14:textId="77777777" w:rsidR="00115BF8" w:rsidRDefault="00115BF8"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6A7ED38D"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1E86BB8A"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31D56584" w14:textId="77777777" w:rsidR="00115BF8" w:rsidRDefault="00115BF8" w:rsidP="0089526E"/>
        </w:tc>
      </w:tr>
      <w:tr w:rsidR="00115BF8" w14:paraId="6763297C"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1F56ADA"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F111738" w14:textId="77777777" w:rsidR="00115BF8" w:rsidRDefault="00115BF8" w:rsidP="0089526E">
            <w:r>
              <w:rPr>
                <w:rFonts w:hint="eastAsia"/>
              </w:rPr>
              <w:t>保函余额</w:t>
            </w:r>
          </w:p>
        </w:tc>
        <w:tc>
          <w:tcPr>
            <w:tcW w:w="634" w:type="pct"/>
            <w:tcBorders>
              <w:top w:val="single" w:sz="4" w:space="0" w:color="auto"/>
              <w:left w:val="single" w:sz="4" w:space="0" w:color="auto"/>
              <w:bottom w:val="single" w:sz="4" w:space="0" w:color="auto"/>
              <w:right w:val="single" w:sz="4" w:space="0" w:color="auto"/>
            </w:tcBorders>
          </w:tcPr>
          <w:p w14:paraId="5DB49A01"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74851052" w14:textId="77777777" w:rsidR="00115BF8" w:rsidRDefault="00115BF8"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2FD01293"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5C6563BF"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38B08821" w14:textId="77777777" w:rsidR="00115BF8" w:rsidRDefault="00115BF8" w:rsidP="0089526E">
            <w:r>
              <w:rPr>
                <w:rFonts w:hint="eastAsia"/>
              </w:rPr>
              <w:t>详见控制说明</w:t>
            </w:r>
          </w:p>
        </w:tc>
      </w:tr>
      <w:tr w:rsidR="00115BF8" w14:paraId="22041E26"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23B6F88"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D32AD6B" w14:textId="77777777" w:rsidR="00115BF8" w:rsidRDefault="00115BF8" w:rsidP="0089526E">
            <w:r>
              <w:rPr>
                <w:rFonts w:hint="eastAsia"/>
              </w:rPr>
              <w:t>保函类型</w:t>
            </w:r>
          </w:p>
        </w:tc>
        <w:tc>
          <w:tcPr>
            <w:tcW w:w="634" w:type="pct"/>
            <w:tcBorders>
              <w:top w:val="single" w:sz="4" w:space="0" w:color="auto"/>
              <w:left w:val="single" w:sz="4" w:space="0" w:color="auto"/>
              <w:bottom w:val="single" w:sz="4" w:space="0" w:color="auto"/>
              <w:right w:val="single" w:sz="4" w:space="0" w:color="auto"/>
            </w:tcBorders>
          </w:tcPr>
          <w:p w14:paraId="3C33A2C2"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23F7D1DB" w14:textId="77777777" w:rsidR="00115BF8" w:rsidRDefault="00115BF8"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753A8F2E" w14:textId="77777777" w:rsidR="00115BF8" w:rsidRDefault="00115BF8" w:rsidP="0089526E">
            <w:pPr>
              <w:jc w:val="center"/>
            </w:pPr>
            <w:r>
              <w:rPr>
                <w:rFonts w:hint="eastAsia"/>
              </w:rPr>
              <w:t>P</w:t>
            </w:r>
          </w:p>
        </w:tc>
        <w:tc>
          <w:tcPr>
            <w:tcW w:w="748" w:type="pct"/>
            <w:vMerge w:val="restart"/>
            <w:tcBorders>
              <w:top w:val="single" w:sz="4" w:space="0" w:color="auto"/>
              <w:left w:val="single" w:sz="4" w:space="0" w:color="auto"/>
              <w:right w:val="single" w:sz="4" w:space="0" w:color="auto"/>
            </w:tcBorders>
          </w:tcPr>
          <w:p w14:paraId="6293C2A2" w14:textId="77777777" w:rsidR="00115BF8" w:rsidRDefault="00115BF8" w:rsidP="0089526E">
            <w:r>
              <w:rPr>
                <w:rFonts w:hint="eastAsia"/>
              </w:rPr>
              <w:t>自动带出</w:t>
            </w:r>
          </w:p>
          <w:p w14:paraId="599EA27B" w14:textId="77777777" w:rsidR="00115BF8" w:rsidRDefault="00115BF8" w:rsidP="0089526E">
            <w:r>
              <w:rPr>
                <w:rFonts w:hint="eastAsia"/>
              </w:rPr>
              <w:t>自动带出</w:t>
            </w:r>
          </w:p>
        </w:tc>
        <w:tc>
          <w:tcPr>
            <w:tcW w:w="1610" w:type="pct"/>
            <w:vMerge w:val="restart"/>
            <w:tcBorders>
              <w:top w:val="single" w:sz="4" w:space="0" w:color="auto"/>
              <w:left w:val="single" w:sz="4" w:space="0" w:color="auto"/>
              <w:right w:val="single" w:sz="4" w:space="0" w:color="auto"/>
            </w:tcBorders>
          </w:tcPr>
          <w:p w14:paraId="35CC3C86" w14:textId="77777777" w:rsidR="00115BF8" w:rsidRDefault="00115BF8" w:rsidP="0089526E"/>
          <w:p w14:paraId="773AB379" w14:textId="77777777" w:rsidR="00115BF8" w:rsidRDefault="00115BF8" w:rsidP="0089526E"/>
        </w:tc>
      </w:tr>
      <w:tr w:rsidR="00115BF8" w14:paraId="1E4C4AEE"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3054E95"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DA45523" w14:textId="77777777" w:rsidR="00115BF8" w:rsidRDefault="00115BF8" w:rsidP="009F58F1">
            <w:pPr>
              <w:ind w:leftChars="-51" w:left="-107" w:right="-47"/>
              <w:rPr>
                <w:szCs w:val="21"/>
              </w:rPr>
            </w:pPr>
            <w:r>
              <w:rPr>
                <w:rFonts w:hint="eastAsia"/>
              </w:rPr>
              <w:t>开立方式</w:t>
            </w:r>
          </w:p>
        </w:tc>
        <w:tc>
          <w:tcPr>
            <w:tcW w:w="634" w:type="pct"/>
            <w:tcBorders>
              <w:top w:val="single" w:sz="4" w:space="0" w:color="auto"/>
              <w:left w:val="single" w:sz="4" w:space="0" w:color="auto"/>
              <w:bottom w:val="single" w:sz="4" w:space="0" w:color="auto"/>
              <w:right w:val="single" w:sz="4" w:space="0" w:color="auto"/>
            </w:tcBorders>
          </w:tcPr>
          <w:p w14:paraId="34630398" w14:textId="77777777" w:rsidR="00115BF8" w:rsidRPr="006D6D00" w:rsidRDefault="00115BF8" w:rsidP="008F77E1">
            <w:pPr>
              <w:ind w:leftChars="-12" w:left="-25" w:right="4" w:firstLine="1"/>
              <w:jc w:val="center"/>
              <w:rPr>
                <w:rFonts w:ascii="宋体" w:hAnsi="宋体"/>
              </w:rPr>
            </w:pPr>
          </w:p>
        </w:tc>
        <w:tc>
          <w:tcPr>
            <w:tcW w:w="668" w:type="pct"/>
            <w:tcBorders>
              <w:top w:val="single" w:sz="4" w:space="0" w:color="auto"/>
              <w:left w:val="single" w:sz="4" w:space="0" w:color="auto"/>
              <w:bottom w:val="single" w:sz="4" w:space="0" w:color="auto"/>
              <w:right w:val="single" w:sz="4" w:space="0" w:color="auto"/>
            </w:tcBorders>
          </w:tcPr>
          <w:p w14:paraId="558DBCED" w14:textId="77777777" w:rsidR="00115BF8" w:rsidRDefault="00115BF8" w:rsidP="00FC0120">
            <w:pPr>
              <w:ind w:leftChars="-12" w:left="-25" w:right="4" w:firstLine="1"/>
              <w:jc w:val="center"/>
              <w:rPr>
                <w:rFonts w:ascii="宋体" w:hAnsi="宋体"/>
              </w:rP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3995C0B7" w14:textId="77777777" w:rsidR="00115BF8" w:rsidRDefault="00115BF8">
            <w:r>
              <w:rPr>
                <w:rFonts w:hint="eastAsia"/>
              </w:rPr>
              <w:t>P</w:t>
            </w:r>
          </w:p>
        </w:tc>
        <w:tc>
          <w:tcPr>
            <w:tcW w:w="748" w:type="pct"/>
            <w:vMerge/>
            <w:tcBorders>
              <w:left w:val="single" w:sz="4" w:space="0" w:color="auto"/>
              <w:bottom w:val="single" w:sz="4" w:space="0" w:color="auto"/>
              <w:right w:val="single" w:sz="4" w:space="0" w:color="auto"/>
            </w:tcBorders>
          </w:tcPr>
          <w:p w14:paraId="410F068B" w14:textId="77777777" w:rsidR="00115BF8" w:rsidRPr="006D6D00" w:rsidRDefault="00115BF8" w:rsidP="008F77E1">
            <w:pPr>
              <w:ind w:leftChars="-37" w:left="-78" w:right="210" w:firstLine="1"/>
              <w:rPr>
                <w:rFonts w:ascii="宋体" w:hAnsi="宋体"/>
              </w:rPr>
            </w:pPr>
          </w:p>
        </w:tc>
        <w:tc>
          <w:tcPr>
            <w:tcW w:w="1610" w:type="pct"/>
            <w:vMerge/>
            <w:tcBorders>
              <w:left w:val="single" w:sz="4" w:space="0" w:color="auto"/>
              <w:bottom w:val="single" w:sz="4" w:space="0" w:color="auto"/>
              <w:right w:val="single" w:sz="4" w:space="0" w:color="auto"/>
            </w:tcBorders>
          </w:tcPr>
          <w:p w14:paraId="787AE912" w14:textId="77777777" w:rsidR="00115BF8" w:rsidRDefault="00115BF8" w:rsidP="008F77E1">
            <w:pPr>
              <w:ind w:leftChars="-44" w:left="-92" w:firstLine="1"/>
              <w:rPr>
                <w:szCs w:val="21"/>
              </w:rPr>
            </w:pPr>
          </w:p>
        </w:tc>
      </w:tr>
      <w:tr w:rsidR="00115BF8" w14:paraId="27DDF6A8"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FE35BCF"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045FBC1" w14:textId="77777777" w:rsidR="00115BF8" w:rsidRDefault="00115BF8" w:rsidP="0089526E">
            <w:r>
              <w:rPr>
                <w:rFonts w:hint="eastAsia"/>
              </w:rPr>
              <w:t>是否反担保保函</w:t>
            </w:r>
          </w:p>
        </w:tc>
        <w:tc>
          <w:tcPr>
            <w:tcW w:w="634" w:type="pct"/>
            <w:tcBorders>
              <w:top w:val="single" w:sz="4" w:space="0" w:color="auto"/>
              <w:left w:val="single" w:sz="4" w:space="0" w:color="auto"/>
              <w:bottom w:val="single" w:sz="4" w:space="0" w:color="auto"/>
              <w:right w:val="single" w:sz="4" w:space="0" w:color="auto"/>
            </w:tcBorders>
          </w:tcPr>
          <w:p w14:paraId="17D7CFCA"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4D4B4676" w14:textId="77777777" w:rsidR="00115BF8" w:rsidRDefault="00115BF8"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5BDAE90D"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782B6F03"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354EB762" w14:textId="77777777" w:rsidR="00115BF8" w:rsidRDefault="00115BF8" w:rsidP="0089526E">
            <w:r>
              <w:rPr>
                <w:rFonts w:hint="eastAsia"/>
              </w:rPr>
              <w:t>是，否</w:t>
            </w:r>
          </w:p>
        </w:tc>
      </w:tr>
      <w:tr w:rsidR="00115BF8" w14:paraId="0BF19C90"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94C4C86"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F205AB7" w14:textId="77777777" w:rsidR="00115BF8" w:rsidRDefault="00115BF8" w:rsidP="0089526E">
            <w:r>
              <w:rPr>
                <w:rFonts w:hint="eastAsia"/>
              </w:rPr>
              <w:t>反担保通知号</w:t>
            </w:r>
          </w:p>
        </w:tc>
        <w:tc>
          <w:tcPr>
            <w:tcW w:w="634" w:type="pct"/>
            <w:tcBorders>
              <w:top w:val="single" w:sz="4" w:space="0" w:color="auto"/>
              <w:left w:val="single" w:sz="4" w:space="0" w:color="auto"/>
              <w:bottom w:val="single" w:sz="4" w:space="0" w:color="auto"/>
              <w:right w:val="single" w:sz="4" w:space="0" w:color="auto"/>
            </w:tcBorders>
          </w:tcPr>
          <w:p w14:paraId="2744F480"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B649A0F" w14:textId="77777777" w:rsidR="00115BF8" w:rsidRDefault="00115BF8" w:rsidP="0089526E">
            <w:pPr>
              <w:jc w:val="center"/>
            </w:pPr>
            <w:r>
              <w:rPr>
                <w:rFonts w:hint="eastAsia"/>
              </w:rPr>
              <w:t>V(16)</w:t>
            </w:r>
          </w:p>
        </w:tc>
        <w:tc>
          <w:tcPr>
            <w:tcW w:w="250" w:type="pct"/>
            <w:tcBorders>
              <w:top w:val="single" w:sz="4" w:space="0" w:color="auto"/>
              <w:left w:val="single" w:sz="4" w:space="0" w:color="auto"/>
              <w:bottom w:val="single" w:sz="4" w:space="0" w:color="auto"/>
              <w:right w:val="single" w:sz="4" w:space="0" w:color="auto"/>
            </w:tcBorders>
          </w:tcPr>
          <w:p w14:paraId="7D76F6D4"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57E82ADC"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00C11FE7" w14:textId="77777777" w:rsidR="00115BF8" w:rsidRDefault="00115BF8" w:rsidP="0089526E">
            <w:r>
              <w:rPr>
                <w:rFonts w:hint="eastAsia"/>
              </w:rPr>
              <w:t>该栏位只在是否反担保保函为是时显示，反之隐藏</w:t>
            </w:r>
          </w:p>
        </w:tc>
      </w:tr>
      <w:tr w:rsidR="00115BF8" w14:paraId="20973E2A"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F100A44"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566C2C2" w14:textId="77777777" w:rsidR="00115BF8" w:rsidRDefault="00115BF8" w:rsidP="0089526E">
            <w:r>
              <w:rPr>
                <w:rFonts w:hint="eastAsia"/>
              </w:rPr>
              <w:t>原保函开立银行</w:t>
            </w:r>
            <w:r>
              <w:rPr>
                <w:rFonts w:hint="eastAsia"/>
              </w:rPr>
              <w:t>SWIFTCODE</w:t>
            </w:r>
          </w:p>
        </w:tc>
        <w:tc>
          <w:tcPr>
            <w:tcW w:w="634" w:type="pct"/>
            <w:tcBorders>
              <w:top w:val="single" w:sz="4" w:space="0" w:color="auto"/>
              <w:left w:val="single" w:sz="4" w:space="0" w:color="auto"/>
              <w:bottom w:val="single" w:sz="4" w:space="0" w:color="auto"/>
              <w:right w:val="single" w:sz="4" w:space="0" w:color="auto"/>
            </w:tcBorders>
          </w:tcPr>
          <w:p w14:paraId="424A6BC9"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C15D9A8" w14:textId="77777777" w:rsidR="00115BF8" w:rsidRDefault="00115BF8" w:rsidP="0089526E">
            <w:pPr>
              <w:jc w:val="center"/>
            </w:pPr>
            <w:r>
              <w:rPr>
                <w:rFonts w:hint="eastAsia"/>
              </w:rPr>
              <w:t>V(20)</w:t>
            </w:r>
          </w:p>
        </w:tc>
        <w:tc>
          <w:tcPr>
            <w:tcW w:w="250" w:type="pct"/>
            <w:tcBorders>
              <w:top w:val="single" w:sz="4" w:space="0" w:color="auto"/>
              <w:left w:val="single" w:sz="4" w:space="0" w:color="auto"/>
              <w:bottom w:val="single" w:sz="4" w:space="0" w:color="auto"/>
              <w:right w:val="single" w:sz="4" w:space="0" w:color="auto"/>
            </w:tcBorders>
          </w:tcPr>
          <w:p w14:paraId="2D4BE17E"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531661FC"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1CB9D7C4" w14:textId="77777777" w:rsidR="00115BF8" w:rsidRDefault="00115BF8" w:rsidP="0089526E">
            <w:r>
              <w:rPr>
                <w:rFonts w:hint="eastAsia"/>
              </w:rPr>
              <w:t>该组合栏位只有在开立方式为我行直接开立且是否反担保保函为否时隐藏，其它情况需要显示</w:t>
            </w:r>
          </w:p>
        </w:tc>
      </w:tr>
      <w:tr w:rsidR="00115BF8" w14:paraId="5EFCD5D7"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538A16E"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895E070" w14:textId="77777777" w:rsidR="00115BF8" w:rsidRDefault="00115BF8" w:rsidP="0089526E">
            <w:r>
              <w:rPr>
                <w:rFonts w:hint="eastAsia"/>
              </w:rPr>
              <w:t>原保函开立银行名称</w:t>
            </w:r>
            <w:r w:rsidR="001A5B3E">
              <w:rPr>
                <w:rFonts w:hint="eastAsia"/>
              </w:rPr>
              <w:t>/</w:t>
            </w:r>
            <w:r>
              <w:rPr>
                <w:rFonts w:hint="eastAsia"/>
              </w:rPr>
              <w:t>地址</w:t>
            </w:r>
          </w:p>
        </w:tc>
        <w:tc>
          <w:tcPr>
            <w:tcW w:w="634" w:type="pct"/>
            <w:tcBorders>
              <w:top w:val="single" w:sz="4" w:space="0" w:color="auto"/>
              <w:left w:val="single" w:sz="4" w:space="0" w:color="auto"/>
              <w:bottom w:val="single" w:sz="4" w:space="0" w:color="auto"/>
              <w:right w:val="single" w:sz="4" w:space="0" w:color="auto"/>
            </w:tcBorders>
          </w:tcPr>
          <w:p w14:paraId="38CFFC9C"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E1AB0EF" w14:textId="77777777" w:rsidR="00115BF8" w:rsidRDefault="00115BF8"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01028683"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58EF0038"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63E839C3" w14:textId="77777777" w:rsidR="00115BF8" w:rsidRDefault="00115BF8" w:rsidP="0089526E"/>
        </w:tc>
      </w:tr>
      <w:tr w:rsidR="00115BF8" w14:paraId="345B1A7E"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4A47771"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486F7D3" w14:textId="77777777" w:rsidR="00115BF8" w:rsidRDefault="00115BF8" w:rsidP="0089526E">
            <w:r>
              <w:rPr>
                <w:rFonts w:hint="eastAsia"/>
              </w:rPr>
              <w:t>修改申请方</w:t>
            </w:r>
          </w:p>
        </w:tc>
        <w:tc>
          <w:tcPr>
            <w:tcW w:w="634" w:type="pct"/>
            <w:tcBorders>
              <w:top w:val="single" w:sz="4" w:space="0" w:color="auto"/>
              <w:left w:val="single" w:sz="4" w:space="0" w:color="auto"/>
              <w:bottom w:val="single" w:sz="4" w:space="0" w:color="auto"/>
              <w:right w:val="single" w:sz="4" w:space="0" w:color="auto"/>
            </w:tcBorders>
          </w:tcPr>
          <w:p w14:paraId="58DE4852"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6289567E" w14:textId="77777777" w:rsidR="00115BF8" w:rsidRDefault="00115BF8"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49C7FE68"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1877C56F" w14:textId="77777777" w:rsidR="00115BF8" w:rsidRDefault="00115BF8" w:rsidP="0089526E">
            <w:r>
              <w:rPr>
                <w:rFonts w:hint="eastAsia"/>
              </w:rPr>
              <w:t>选择项</w:t>
            </w:r>
          </w:p>
        </w:tc>
        <w:tc>
          <w:tcPr>
            <w:tcW w:w="1610" w:type="pct"/>
            <w:tcBorders>
              <w:top w:val="single" w:sz="4" w:space="0" w:color="auto"/>
              <w:left w:val="single" w:sz="4" w:space="0" w:color="auto"/>
              <w:bottom w:val="single" w:sz="4" w:space="0" w:color="auto"/>
              <w:right w:val="single" w:sz="4" w:space="0" w:color="auto"/>
            </w:tcBorders>
          </w:tcPr>
          <w:p w14:paraId="45DDEB25" w14:textId="77777777" w:rsidR="00115BF8" w:rsidRDefault="00115BF8" w:rsidP="0089526E">
            <w:r>
              <w:rPr>
                <w:rFonts w:hint="eastAsia"/>
              </w:rPr>
              <w:t>我行，客户，</w:t>
            </w:r>
          </w:p>
          <w:p w14:paraId="6D92D0A4" w14:textId="77777777" w:rsidR="00115BF8" w:rsidRDefault="00115BF8" w:rsidP="0089526E">
            <w:r>
              <w:rPr>
                <w:rFonts w:hint="eastAsia"/>
              </w:rPr>
              <w:t>默认为客户申请</w:t>
            </w:r>
          </w:p>
        </w:tc>
      </w:tr>
      <w:tr w:rsidR="00115BF8" w14:paraId="6EC63A90"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6141171"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AEDE255" w14:textId="77777777" w:rsidR="00115BF8" w:rsidRDefault="00115BF8" w:rsidP="0089526E">
            <w:r>
              <w:rPr>
                <w:rFonts w:hint="eastAsia"/>
              </w:rPr>
              <w:t>索赔日期</w:t>
            </w:r>
          </w:p>
        </w:tc>
        <w:tc>
          <w:tcPr>
            <w:tcW w:w="634" w:type="pct"/>
            <w:tcBorders>
              <w:top w:val="single" w:sz="4" w:space="0" w:color="auto"/>
              <w:left w:val="single" w:sz="4" w:space="0" w:color="auto"/>
              <w:bottom w:val="single" w:sz="4" w:space="0" w:color="auto"/>
              <w:right w:val="single" w:sz="4" w:space="0" w:color="auto"/>
            </w:tcBorders>
          </w:tcPr>
          <w:p w14:paraId="4310BF41"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7485FB80" w14:textId="77777777" w:rsidR="00115BF8" w:rsidRDefault="00115BF8" w:rsidP="0089526E">
            <w:pPr>
              <w:jc w:val="center"/>
            </w:pPr>
            <w:r>
              <w:rPr>
                <w:rFonts w:hint="eastAsia"/>
              </w:rPr>
              <w:t>D</w:t>
            </w:r>
          </w:p>
        </w:tc>
        <w:tc>
          <w:tcPr>
            <w:tcW w:w="250" w:type="pct"/>
            <w:tcBorders>
              <w:top w:val="single" w:sz="4" w:space="0" w:color="auto"/>
              <w:left w:val="single" w:sz="4" w:space="0" w:color="auto"/>
              <w:bottom w:val="single" w:sz="4" w:space="0" w:color="auto"/>
              <w:right w:val="single" w:sz="4" w:space="0" w:color="auto"/>
            </w:tcBorders>
          </w:tcPr>
          <w:p w14:paraId="530E4400" w14:textId="77777777" w:rsidR="00115BF8" w:rsidRDefault="00115BF8"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6553A06B" w14:textId="77777777" w:rsidR="00115BF8" w:rsidRDefault="00115BF8"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543E22B4" w14:textId="77777777" w:rsidR="00115BF8" w:rsidRDefault="00115BF8" w:rsidP="0089526E">
            <w:r>
              <w:rPr>
                <w:rFonts w:hint="eastAsia"/>
              </w:rPr>
              <w:t>默认为系统当前日期</w:t>
            </w:r>
            <w:r>
              <w:rPr>
                <w:rFonts w:hint="eastAsia"/>
              </w:rPr>
              <w:t>,</w:t>
            </w:r>
            <w:r>
              <w:rPr>
                <w:rFonts w:hint="eastAsia"/>
              </w:rPr>
              <w:t>当修改后需自动更新赔付到期日</w:t>
            </w:r>
          </w:p>
        </w:tc>
      </w:tr>
      <w:tr w:rsidR="00115BF8" w14:paraId="1DF1C68C"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5C1AB16"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1CD3FBD" w14:textId="77777777" w:rsidR="00115BF8" w:rsidRDefault="00115BF8" w:rsidP="0089526E">
            <w:r>
              <w:rPr>
                <w:rFonts w:hint="eastAsia"/>
              </w:rPr>
              <w:t>索赔次数</w:t>
            </w:r>
          </w:p>
        </w:tc>
        <w:tc>
          <w:tcPr>
            <w:tcW w:w="634" w:type="pct"/>
            <w:tcBorders>
              <w:top w:val="single" w:sz="4" w:space="0" w:color="auto"/>
              <w:left w:val="single" w:sz="4" w:space="0" w:color="auto"/>
              <w:bottom w:val="single" w:sz="4" w:space="0" w:color="auto"/>
              <w:right w:val="single" w:sz="4" w:space="0" w:color="auto"/>
            </w:tcBorders>
          </w:tcPr>
          <w:p w14:paraId="2A12F9D9"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507B88C" w14:textId="77777777" w:rsidR="00115BF8" w:rsidRDefault="00115BF8"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043FADFA"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1A01FE81"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598D548F" w14:textId="77777777" w:rsidR="00115BF8" w:rsidRDefault="00115BF8" w:rsidP="0089526E">
            <w:r>
              <w:rPr>
                <w:rFonts w:hint="eastAsia"/>
              </w:rPr>
              <w:t>系统自动算出此保函的到单次数</w:t>
            </w:r>
          </w:p>
        </w:tc>
      </w:tr>
      <w:tr w:rsidR="00115BF8" w14:paraId="6CE1889D"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F5A9F1B"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296BC21" w14:textId="77777777" w:rsidR="00115BF8" w:rsidRDefault="00115BF8" w:rsidP="0089526E">
            <w:r>
              <w:rPr>
                <w:rFonts w:hint="eastAsia"/>
              </w:rPr>
              <w:t>索偿行</w:t>
            </w:r>
            <w:r>
              <w:rPr>
                <w:rFonts w:hint="eastAsia"/>
              </w:rPr>
              <w:t>SWIFTCODE</w:t>
            </w:r>
          </w:p>
        </w:tc>
        <w:tc>
          <w:tcPr>
            <w:tcW w:w="634" w:type="pct"/>
            <w:tcBorders>
              <w:top w:val="single" w:sz="4" w:space="0" w:color="auto"/>
              <w:left w:val="single" w:sz="4" w:space="0" w:color="auto"/>
              <w:bottom w:val="single" w:sz="4" w:space="0" w:color="auto"/>
              <w:right w:val="single" w:sz="4" w:space="0" w:color="auto"/>
            </w:tcBorders>
          </w:tcPr>
          <w:p w14:paraId="5BBC185A"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59FF10C8" w14:textId="77777777" w:rsidR="00115BF8" w:rsidRDefault="00115BF8" w:rsidP="0089526E">
            <w:pPr>
              <w:jc w:val="center"/>
            </w:pPr>
            <w:r>
              <w:rPr>
                <w:rFonts w:hint="eastAsia"/>
              </w:rPr>
              <w:t>V(20)</w:t>
            </w:r>
          </w:p>
        </w:tc>
        <w:tc>
          <w:tcPr>
            <w:tcW w:w="250" w:type="pct"/>
            <w:tcBorders>
              <w:top w:val="single" w:sz="4" w:space="0" w:color="auto"/>
              <w:left w:val="single" w:sz="4" w:space="0" w:color="auto"/>
              <w:bottom w:val="single" w:sz="4" w:space="0" w:color="auto"/>
              <w:right w:val="single" w:sz="4" w:space="0" w:color="auto"/>
            </w:tcBorders>
          </w:tcPr>
          <w:p w14:paraId="2933AB90" w14:textId="77777777" w:rsidR="00115BF8" w:rsidRDefault="00115BF8"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3E498429" w14:textId="77777777" w:rsidR="00115BF8" w:rsidRDefault="00115BF8" w:rsidP="0089526E">
            <w:r>
              <w:rPr>
                <w:rFonts w:hint="eastAsia"/>
              </w:rPr>
              <w:t>查询引入</w:t>
            </w:r>
          </w:p>
        </w:tc>
        <w:tc>
          <w:tcPr>
            <w:tcW w:w="1610" w:type="pct"/>
            <w:tcBorders>
              <w:top w:val="single" w:sz="4" w:space="0" w:color="auto"/>
              <w:left w:val="single" w:sz="4" w:space="0" w:color="auto"/>
              <w:bottom w:val="single" w:sz="4" w:space="0" w:color="auto"/>
              <w:right w:val="single" w:sz="4" w:space="0" w:color="auto"/>
            </w:tcBorders>
          </w:tcPr>
          <w:p w14:paraId="255FF25C" w14:textId="77777777" w:rsidR="00115BF8" w:rsidRDefault="00115BF8" w:rsidP="0089526E">
            <w:r>
              <w:rPr>
                <w:rFonts w:hint="eastAsia"/>
              </w:rPr>
              <w:t>实际索偿银行，手工录入</w:t>
            </w:r>
          </w:p>
        </w:tc>
      </w:tr>
      <w:tr w:rsidR="00115BF8" w14:paraId="0D2CCC4D"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342DD08"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7264842" w14:textId="77777777" w:rsidR="00115BF8" w:rsidRDefault="00115BF8" w:rsidP="0089526E">
            <w:r>
              <w:rPr>
                <w:rFonts w:hint="eastAsia"/>
              </w:rPr>
              <w:t>索偿行名称地址</w:t>
            </w:r>
          </w:p>
        </w:tc>
        <w:tc>
          <w:tcPr>
            <w:tcW w:w="634" w:type="pct"/>
            <w:tcBorders>
              <w:top w:val="single" w:sz="4" w:space="0" w:color="auto"/>
              <w:left w:val="single" w:sz="4" w:space="0" w:color="auto"/>
              <w:bottom w:val="single" w:sz="4" w:space="0" w:color="auto"/>
              <w:right w:val="single" w:sz="4" w:space="0" w:color="auto"/>
            </w:tcBorders>
          </w:tcPr>
          <w:p w14:paraId="72AEE956"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B3A6E85" w14:textId="77777777" w:rsidR="00115BF8" w:rsidRDefault="00115BF8"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4BAEBBE8" w14:textId="77777777" w:rsidR="00115BF8" w:rsidRDefault="00115BF8"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096B9A16" w14:textId="77777777" w:rsidR="00115BF8" w:rsidRDefault="00115BF8" w:rsidP="0089526E">
            <w:r>
              <w:rPr>
                <w:rFonts w:hint="eastAsia"/>
              </w:rPr>
              <w:t>查询引入</w:t>
            </w:r>
          </w:p>
        </w:tc>
        <w:tc>
          <w:tcPr>
            <w:tcW w:w="1610" w:type="pct"/>
            <w:tcBorders>
              <w:top w:val="single" w:sz="4" w:space="0" w:color="auto"/>
              <w:left w:val="single" w:sz="4" w:space="0" w:color="auto"/>
              <w:bottom w:val="single" w:sz="4" w:space="0" w:color="auto"/>
              <w:right w:val="single" w:sz="4" w:space="0" w:color="auto"/>
            </w:tcBorders>
          </w:tcPr>
          <w:p w14:paraId="0002F990" w14:textId="77777777" w:rsidR="00115BF8" w:rsidRDefault="00115BF8" w:rsidP="0089526E"/>
        </w:tc>
      </w:tr>
      <w:tr w:rsidR="00115BF8" w14:paraId="232C9CA6"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AA6684A"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CFB96AE" w14:textId="77777777" w:rsidR="00115BF8" w:rsidRDefault="00115BF8" w:rsidP="0089526E">
            <w:r>
              <w:rPr>
                <w:rFonts w:hint="eastAsia"/>
              </w:rPr>
              <w:t>索偿行业务编号</w:t>
            </w:r>
          </w:p>
        </w:tc>
        <w:tc>
          <w:tcPr>
            <w:tcW w:w="634" w:type="pct"/>
            <w:tcBorders>
              <w:top w:val="single" w:sz="4" w:space="0" w:color="auto"/>
              <w:left w:val="single" w:sz="4" w:space="0" w:color="auto"/>
              <w:bottom w:val="single" w:sz="4" w:space="0" w:color="auto"/>
              <w:right w:val="single" w:sz="4" w:space="0" w:color="auto"/>
            </w:tcBorders>
          </w:tcPr>
          <w:p w14:paraId="4AD049A4"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3A5F90D" w14:textId="77777777" w:rsidR="00115BF8" w:rsidRDefault="00115BF8" w:rsidP="0089526E">
            <w:pPr>
              <w:jc w:val="center"/>
            </w:pPr>
            <w:r>
              <w:rPr>
                <w:rFonts w:hint="eastAsia"/>
              </w:rPr>
              <w:t>V(16)</w:t>
            </w:r>
          </w:p>
        </w:tc>
        <w:tc>
          <w:tcPr>
            <w:tcW w:w="250" w:type="pct"/>
            <w:tcBorders>
              <w:top w:val="single" w:sz="4" w:space="0" w:color="auto"/>
              <w:left w:val="single" w:sz="4" w:space="0" w:color="auto"/>
              <w:bottom w:val="single" w:sz="4" w:space="0" w:color="auto"/>
              <w:right w:val="single" w:sz="4" w:space="0" w:color="auto"/>
            </w:tcBorders>
          </w:tcPr>
          <w:p w14:paraId="01502910" w14:textId="77777777" w:rsidR="00115BF8" w:rsidRDefault="00115BF8"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7B440D45"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7CBE14B0" w14:textId="77777777" w:rsidR="00115BF8" w:rsidRDefault="00115BF8" w:rsidP="0089526E"/>
        </w:tc>
      </w:tr>
      <w:tr w:rsidR="00115BF8" w14:paraId="3273F9E3"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18257C3"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006D83F3" w14:textId="77777777" w:rsidR="00115BF8" w:rsidRDefault="00115BF8" w:rsidP="0089526E">
            <w:r>
              <w:rPr>
                <w:rFonts w:hint="eastAsia"/>
              </w:rPr>
              <w:t>索赔币种</w:t>
            </w:r>
          </w:p>
        </w:tc>
        <w:tc>
          <w:tcPr>
            <w:tcW w:w="634" w:type="pct"/>
            <w:tcBorders>
              <w:top w:val="single" w:sz="4" w:space="0" w:color="auto"/>
              <w:left w:val="single" w:sz="4" w:space="0" w:color="auto"/>
              <w:bottom w:val="single" w:sz="4" w:space="0" w:color="auto"/>
              <w:right w:val="single" w:sz="4" w:space="0" w:color="auto"/>
            </w:tcBorders>
          </w:tcPr>
          <w:p w14:paraId="046BA5EC"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0C906E4" w14:textId="77777777" w:rsidR="00115BF8" w:rsidRDefault="00115BF8"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2B1A3437" w14:textId="77777777" w:rsidR="00115BF8" w:rsidRDefault="00115BF8"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2751E51E"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0BCF8026" w14:textId="77777777" w:rsidR="00115BF8" w:rsidRDefault="00115BF8" w:rsidP="0089526E"/>
        </w:tc>
      </w:tr>
      <w:tr w:rsidR="00115BF8" w14:paraId="12D6687B"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6464944"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1757A56" w14:textId="77777777" w:rsidR="00115BF8" w:rsidRDefault="00115BF8" w:rsidP="0089526E">
            <w:r>
              <w:rPr>
                <w:rFonts w:hint="eastAsia"/>
              </w:rPr>
              <w:t>原索赔金额</w:t>
            </w:r>
          </w:p>
        </w:tc>
        <w:tc>
          <w:tcPr>
            <w:tcW w:w="634" w:type="pct"/>
            <w:tcBorders>
              <w:top w:val="single" w:sz="4" w:space="0" w:color="auto"/>
              <w:left w:val="single" w:sz="4" w:space="0" w:color="auto"/>
              <w:bottom w:val="single" w:sz="4" w:space="0" w:color="auto"/>
              <w:right w:val="single" w:sz="4" w:space="0" w:color="auto"/>
            </w:tcBorders>
          </w:tcPr>
          <w:p w14:paraId="42E31DC4"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1DF9D108" w14:textId="77777777" w:rsidR="00115BF8" w:rsidRDefault="00115BF8"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13D4D7CE" w14:textId="77777777" w:rsidR="00115BF8" w:rsidRDefault="00115BF8"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6767C0A4" w14:textId="77777777" w:rsidR="00115BF8" w:rsidRDefault="00115BF8"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1256465F" w14:textId="77777777" w:rsidR="00115BF8" w:rsidRDefault="00115BF8" w:rsidP="0089526E"/>
        </w:tc>
      </w:tr>
      <w:tr w:rsidR="00115BF8" w14:paraId="48EEE42E"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672F27A"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42CD0A36" w14:textId="77777777" w:rsidR="00115BF8" w:rsidRDefault="00115BF8" w:rsidP="0089526E">
            <w:r>
              <w:rPr>
                <w:rFonts w:hint="eastAsia"/>
              </w:rPr>
              <w:t>增减额标识</w:t>
            </w:r>
          </w:p>
        </w:tc>
        <w:tc>
          <w:tcPr>
            <w:tcW w:w="634" w:type="pct"/>
            <w:tcBorders>
              <w:top w:val="single" w:sz="4" w:space="0" w:color="auto"/>
              <w:left w:val="single" w:sz="4" w:space="0" w:color="auto"/>
              <w:bottom w:val="single" w:sz="4" w:space="0" w:color="auto"/>
              <w:right w:val="single" w:sz="4" w:space="0" w:color="auto"/>
            </w:tcBorders>
          </w:tcPr>
          <w:p w14:paraId="4F0D95EE"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573D9CE8" w14:textId="77777777" w:rsidR="00115BF8" w:rsidRDefault="00115BF8"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71B95B20" w14:textId="77777777" w:rsidR="00115BF8" w:rsidRDefault="00115BF8"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6EE9DB93" w14:textId="77777777" w:rsidR="00115BF8" w:rsidRDefault="00115BF8" w:rsidP="0089526E">
            <w:r>
              <w:rPr>
                <w:rFonts w:hint="eastAsia"/>
              </w:rPr>
              <w:t>选择</w:t>
            </w:r>
          </w:p>
        </w:tc>
        <w:tc>
          <w:tcPr>
            <w:tcW w:w="1610" w:type="pct"/>
            <w:tcBorders>
              <w:top w:val="single" w:sz="4" w:space="0" w:color="auto"/>
              <w:left w:val="single" w:sz="4" w:space="0" w:color="auto"/>
              <w:bottom w:val="single" w:sz="4" w:space="0" w:color="auto"/>
              <w:right w:val="single" w:sz="4" w:space="0" w:color="auto"/>
            </w:tcBorders>
          </w:tcPr>
          <w:p w14:paraId="1C998779" w14:textId="77777777" w:rsidR="00115BF8" w:rsidRDefault="00115BF8" w:rsidP="0089526E">
            <w:r>
              <w:rPr>
                <w:rFonts w:hint="eastAsia"/>
              </w:rPr>
              <w:t>选择项包括“”，“</w:t>
            </w:r>
            <w:r>
              <w:rPr>
                <w:rFonts w:hint="eastAsia"/>
              </w:rPr>
              <w:t>+</w:t>
            </w:r>
            <w:r>
              <w:rPr>
                <w:rFonts w:hint="eastAsia"/>
              </w:rPr>
              <w:t>”“</w:t>
            </w:r>
            <w:r>
              <w:rPr>
                <w:rFonts w:hint="eastAsia"/>
              </w:rPr>
              <w:t>-</w:t>
            </w:r>
            <w:r>
              <w:rPr>
                <w:rFonts w:hint="eastAsia"/>
              </w:rPr>
              <w:t>”，默认为空</w:t>
            </w:r>
          </w:p>
        </w:tc>
      </w:tr>
      <w:tr w:rsidR="00115BF8" w14:paraId="135F7447"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FB48D88"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CA66590" w14:textId="77777777" w:rsidR="00115BF8" w:rsidRDefault="00115BF8" w:rsidP="0089526E">
            <w:r>
              <w:rPr>
                <w:rFonts w:hint="eastAsia"/>
              </w:rPr>
              <w:t>增减金额</w:t>
            </w:r>
          </w:p>
        </w:tc>
        <w:tc>
          <w:tcPr>
            <w:tcW w:w="634" w:type="pct"/>
            <w:tcBorders>
              <w:top w:val="single" w:sz="4" w:space="0" w:color="auto"/>
              <w:left w:val="single" w:sz="4" w:space="0" w:color="auto"/>
              <w:bottom w:val="single" w:sz="4" w:space="0" w:color="auto"/>
              <w:right w:val="single" w:sz="4" w:space="0" w:color="auto"/>
            </w:tcBorders>
          </w:tcPr>
          <w:p w14:paraId="3692FFE8"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407042C5" w14:textId="77777777" w:rsidR="00115BF8" w:rsidRDefault="00115BF8"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2DBE5117" w14:textId="77777777" w:rsidR="00115BF8" w:rsidRDefault="00115BF8" w:rsidP="0089526E">
            <w:pPr>
              <w:jc w:val="center"/>
            </w:pPr>
            <w:r>
              <w:rPr>
                <w:rFonts w:hint="eastAsia"/>
              </w:rPr>
              <w:t>MO</w:t>
            </w:r>
          </w:p>
        </w:tc>
        <w:tc>
          <w:tcPr>
            <w:tcW w:w="748" w:type="pct"/>
            <w:tcBorders>
              <w:top w:val="single" w:sz="4" w:space="0" w:color="auto"/>
              <w:left w:val="single" w:sz="4" w:space="0" w:color="auto"/>
              <w:bottom w:val="single" w:sz="4" w:space="0" w:color="auto"/>
              <w:right w:val="single" w:sz="4" w:space="0" w:color="auto"/>
            </w:tcBorders>
          </w:tcPr>
          <w:p w14:paraId="7939AACE" w14:textId="77777777" w:rsidR="00115BF8" w:rsidRDefault="00115BF8"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345A9DAB" w14:textId="77777777" w:rsidR="00115BF8" w:rsidRDefault="00115BF8" w:rsidP="0089526E">
            <w:r>
              <w:rPr>
                <w:rFonts w:hint="eastAsia"/>
              </w:rPr>
              <w:t>增减标识为空时，默认为零不可修改，增减标识非空时必须大于零</w:t>
            </w:r>
          </w:p>
        </w:tc>
      </w:tr>
      <w:tr w:rsidR="00115BF8" w14:paraId="72933EF7"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FFC8263"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2522EB74" w14:textId="77777777" w:rsidR="00115BF8" w:rsidRDefault="00115BF8" w:rsidP="0089526E">
            <w:r>
              <w:rPr>
                <w:rFonts w:hint="eastAsia"/>
              </w:rPr>
              <w:t>修改后的索赔金额</w:t>
            </w:r>
          </w:p>
        </w:tc>
        <w:tc>
          <w:tcPr>
            <w:tcW w:w="634" w:type="pct"/>
            <w:tcBorders>
              <w:top w:val="single" w:sz="4" w:space="0" w:color="auto"/>
              <w:left w:val="single" w:sz="4" w:space="0" w:color="auto"/>
              <w:bottom w:val="single" w:sz="4" w:space="0" w:color="auto"/>
              <w:right w:val="single" w:sz="4" w:space="0" w:color="auto"/>
            </w:tcBorders>
          </w:tcPr>
          <w:p w14:paraId="47AF92AA"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59A4F36" w14:textId="77777777" w:rsidR="00115BF8" w:rsidRDefault="00115BF8" w:rsidP="0089526E">
            <w:pPr>
              <w:jc w:val="center"/>
            </w:pPr>
          </w:p>
        </w:tc>
        <w:tc>
          <w:tcPr>
            <w:tcW w:w="250" w:type="pct"/>
            <w:tcBorders>
              <w:top w:val="single" w:sz="4" w:space="0" w:color="auto"/>
              <w:left w:val="single" w:sz="4" w:space="0" w:color="auto"/>
              <w:bottom w:val="single" w:sz="4" w:space="0" w:color="auto"/>
              <w:right w:val="single" w:sz="4" w:space="0" w:color="auto"/>
            </w:tcBorders>
          </w:tcPr>
          <w:p w14:paraId="7BDDA115" w14:textId="77777777" w:rsidR="00115BF8" w:rsidRDefault="00115BF8" w:rsidP="0089526E">
            <w:pPr>
              <w:jc w:val="center"/>
            </w:pPr>
          </w:p>
        </w:tc>
        <w:tc>
          <w:tcPr>
            <w:tcW w:w="748" w:type="pct"/>
            <w:tcBorders>
              <w:top w:val="single" w:sz="4" w:space="0" w:color="auto"/>
              <w:left w:val="single" w:sz="4" w:space="0" w:color="auto"/>
              <w:bottom w:val="single" w:sz="4" w:space="0" w:color="auto"/>
              <w:right w:val="single" w:sz="4" w:space="0" w:color="auto"/>
            </w:tcBorders>
          </w:tcPr>
          <w:p w14:paraId="00799400" w14:textId="77777777" w:rsidR="00115BF8" w:rsidRDefault="00115BF8" w:rsidP="0089526E"/>
        </w:tc>
        <w:tc>
          <w:tcPr>
            <w:tcW w:w="1610" w:type="pct"/>
            <w:tcBorders>
              <w:top w:val="single" w:sz="4" w:space="0" w:color="auto"/>
              <w:left w:val="single" w:sz="4" w:space="0" w:color="auto"/>
              <w:bottom w:val="single" w:sz="4" w:space="0" w:color="auto"/>
              <w:right w:val="single" w:sz="4" w:space="0" w:color="auto"/>
            </w:tcBorders>
          </w:tcPr>
          <w:p w14:paraId="532F70BB" w14:textId="77777777" w:rsidR="00115BF8" w:rsidRDefault="00115BF8" w:rsidP="0089526E">
            <w:r>
              <w:rPr>
                <w:rFonts w:hint="eastAsia"/>
              </w:rPr>
              <w:t>当增减标识为空时，等于原索赔金额，</w:t>
            </w:r>
          </w:p>
          <w:p w14:paraId="5E04A0A2" w14:textId="77777777" w:rsidR="00115BF8" w:rsidRDefault="00115BF8" w:rsidP="0089526E">
            <w:r>
              <w:rPr>
                <w:rFonts w:hint="eastAsia"/>
              </w:rPr>
              <w:t>当增减标识不为空时，等于原索赔金额</w:t>
            </w:r>
            <w:r>
              <w:rPr>
                <w:rFonts w:hint="eastAsia"/>
              </w:rPr>
              <w:t xml:space="preserve"> + OR -  </w:t>
            </w:r>
            <w:r>
              <w:rPr>
                <w:rFonts w:hint="eastAsia"/>
              </w:rPr>
              <w:t>增减金额</w:t>
            </w:r>
          </w:p>
        </w:tc>
      </w:tr>
      <w:tr w:rsidR="00115BF8" w14:paraId="75CD36BF"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5E37AF3"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2F0816F" w14:textId="77777777" w:rsidR="00115BF8" w:rsidRDefault="00115BF8" w:rsidP="0089526E">
            <w:r>
              <w:rPr>
                <w:rFonts w:hint="eastAsia"/>
              </w:rPr>
              <w:t>索赔利息</w:t>
            </w:r>
          </w:p>
        </w:tc>
        <w:tc>
          <w:tcPr>
            <w:tcW w:w="634" w:type="pct"/>
            <w:tcBorders>
              <w:top w:val="single" w:sz="4" w:space="0" w:color="auto"/>
              <w:left w:val="single" w:sz="4" w:space="0" w:color="auto"/>
              <w:bottom w:val="single" w:sz="4" w:space="0" w:color="auto"/>
              <w:right w:val="single" w:sz="4" w:space="0" w:color="auto"/>
            </w:tcBorders>
          </w:tcPr>
          <w:p w14:paraId="6FA27243"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4606669B" w14:textId="77777777" w:rsidR="00115BF8" w:rsidRDefault="00115BF8"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7E9B224B" w14:textId="77777777" w:rsidR="00115BF8" w:rsidRDefault="00115BF8"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207F9D38" w14:textId="77777777" w:rsidR="00115BF8" w:rsidRDefault="00115BF8"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5ABF3E7D" w14:textId="77777777" w:rsidR="00115BF8" w:rsidRDefault="00115BF8" w:rsidP="0089526E">
            <w:r>
              <w:rPr>
                <w:rFonts w:hint="eastAsia"/>
              </w:rPr>
              <w:t>索赔银行要收取的利息</w:t>
            </w:r>
          </w:p>
        </w:tc>
      </w:tr>
      <w:tr w:rsidR="00115BF8" w14:paraId="348917A2"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CBA2875"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6CAF0012" w14:textId="77777777" w:rsidR="00115BF8" w:rsidRDefault="00115BF8" w:rsidP="0089526E">
            <w:r>
              <w:t>索</w:t>
            </w:r>
            <w:r>
              <w:rPr>
                <w:rFonts w:hint="eastAsia"/>
              </w:rPr>
              <w:t>偿</w:t>
            </w:r>
            <w:r>
              <w:t>行费用</w:t>
            </w:r>
          </w:p>
        </w:tc>
        <w:tc>
          <w:tcPr>
            <w:tcW w:w="634" w:type="pct"/>
            <w:tcBorders>
              <w:top w:val="single" w:sz="4" w:space="0" w:color="auto"/>
              <w:left w:val="single" w:sz="4" w:space="0" w:color="auto"/>
              <w:bottom w:val="single" w:sz="4" w:space="0" w:color="auto"/>
              <w:right w:val="single" w:sz="4" w:space="0" w:color="auto"/>
            </w:tcBorders>
          </w:tcPr>
          <w:p w14:paraId="10A29E24"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49997842" w14:textId="77777777" w:rsidR="00115BF8" w:rsidRDefault="00115BF8"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1FA76A20" w14:textId="77777777" w:rsidR="00115BF8" w:rsidRDefault="00115BF8"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749F018C" w14:textId="77777777" w:rsidR="00115BF8" w:rsidRDefault="00115BF8"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130B5358" w14:textId="77777777" w:rsidR="00115BF8" w:rsidRDefault="00115BF8" w:rsidP="0089526E">
            <w:r>
              <w:rPr>
                <w:rFonts w:hint="eastAsia"/>
              </w:rPr>
              <w:t>索赔银行要收取的费用</w:t>
            </w:r>
          </w:p>
        </w:tc>
      </w:tr>
      <w:tr w:rsidR="00115BF8" w14:paraId="251A3631"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A5C7254"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79AB724" w14:textId="77777777" w:rsidR="00115BF8" w:rsidRDefault="00115BF8" w:rsidP="0089526E">
            <w:r>
              <w:rPr>
                <w:rFonts w:hint="eastAsia"/>
              </w:rPr>
              <w:t>索赔总金额</w:t>
            </w:r>
          </w:p>
        </w:tc>
        <w:tc>
          <w:tcPr>
            <w:tcW w:w="634" w:type="pct"/>
            <w:tcBorders>
              <w:top w:val="single" w:sz="4" w:space="0" w:color="auto"/>
              <w:left w:val="single" w:sz="4" w:space="0" w:color="auto"/>
              <w:bottom w:val="single" w:sz="4" w:space="0" w:color="auto"/>
              <w:right w:val="single" w:sz="4" w:space="0" w:color="auto"/>
            </w:tcBorders>
          </w:tcPr>
          <w:p w14:paraId="2570A384"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6D3DC4B5" w14:textId="77777777" w:rsidR="00115BF8" w:rsidRDefault="00115BF8" w:rsidP="0089526E">
            <w:pPr>
              <w:jc w:val="center"/>
            </w:pPr>
            <w:r>
              <w:rPr>
                <w:rFonts w:hint="eastAsia"/>
              </w:rPr>
              <w:t>N(18,2)</w:t>
            </w:r>
          </w:p>
        </w:tc>
        <w:tc>
          <w:tcPr>
            <w:tcW w:w="250" w:type="pct"/>
            <w:tcBorders>
              <w:top w:val="single" w:sz="4" w:space="0" w:color="auto"/>
              <w:left w:val="single" w:sz="4" w:space="0" w:color="auto"/>
              <w:bottom w:val="single" w:sz="4" w:space="0" w:color="auto"/>
              <w:right w:val="single" w:sz="4" w:space="0" w:color="auto"/>
            </w:tcBorders>
          </w:tcPr>
          <w:p w14:paraId="75B05813"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092FC8B7" w14:textId="77777777" w:rsidR="00115BF8" w:rsidRDefault="00115BF8" w:rsidP="0089526E">
            <w:r>
              <w:rPr>
                <w:rFonts w:hint="eastAsia"/>
              </w:rPr>
              <w:t>自动计算</w:t>
            </w:r>
          </w:p>
        </w:tc>
        <w:tc>
          <w:tcPr>
            <w:tcW w:w="1610" w:type="pct"/>
            <w:tcBorders>
              <w:top w:val="single" w:sz="4" w:space="0" w:color="auto"/>
              <w:left w:val="single" w:sz="4" w:space="0" w:color="auto"/>
              <w:bottom w:val="single" w:sz="4" w:space="0" w:color="auto"/>
              <w:right w:val="single" w:sz="4" w:space="0" w:color="auto"/>
            </w:tcBorders>
          </w:tcPr>
          <w:p w14:paraId="0933D90B" w14:textId="77777777" w:rsidR="00115BF8" w:rsidRDefault="00115BF8" w:rsidP="0089526E">
            <w:r>
              <w:rPr>
                <w:rFonts w:hint="eastAsia"/>
              </w:rPr>
              <w:t>详见控制说明</w:t>
            </w:r>
          </w:p>
        </w:tc>
      </w:tr>
      <w:tr w:rsidR="00115BF8" w14:paraId="7A9C03FE"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99DBC4E"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34DF99E" w14:textId="77777777" w:rsidR="00115BF8" w:rsidRDefault="00115BF8" w:rsidP="0089526E">
            <w:r>
              <w:rPr>
                <w:rFonts w:hint="eastAsia"/>
              </w:rPr>
              <w:t>赔付到期日</w:t>
            </w:r>
          </w:p>
        </w:tc>
        <w:tc>
          <w:tcPr>
            <w:tcW w:w="634" w:type="pct"/>
            <w:tcBorders>
              <w:top w:val="single" w:sz="4" w:space="0" w:color="auto"/>
              <w:left w:val="single" w:sz="4" w:space="0" w:color="auto"/>
              <w:bottom w:val="single" w:sz="4" w:space="0" w:color="auto"/>
              <w:right w:val="single" w:sz="4" w:space="0" w:color="auto"/>
            </w:tcBorders>
          </w:tcPr>
          <w:p w14:paraId="516DF0D9"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01BD957E" w14:textId="77777777" w:rsidR="00115BF8" w:rsidRDefault="00115BF8" w:rsidP="0089526E">
            <w:pPr>
              <w:jc w:val="center"/>
            </w:pPr>
            <w:r>
              <w:rPr>
                <w:rFonts w:hint="eastAsia"/>
              </w:rPr>
              <w:t>D</w:t>
            </w:r>
          </w:p>
        </w:tc>
        <w:tc>
          <w:tcPr>
            <w:tcW w:w="250" w:type="pct"/>
            <w:tcBorders>
              <w:top w:val="single" w:sz="4" w:space="0" w:color="auto"/>
              <w:left w:val="single" w:sz="4" w:space="0" w:color="auto"/>
              <w:bottom w:val="single" w:sz="4" w:space="0" w:color="auto"/>
              <w:right w:val="single" w:sz="4" w:space="0" w:color="auto"/>
            </w:tcBorders>
          </w:tcPr>
          <w:p w14:paraId="611CC263" w14:textId="77777777" w:rsidR="00115BF8" w:rsidRDefault="00115BF8" w:rsidP="0089526E">
            <w:pPr>
              <w:jc w:val="center"/>
            </w:pPr>
            <w:r>
              <w:rPr>
                <w:rFonts w:hint="eastAsia"/>
              </w:rPr>
              <w:t>M</w:t>
            </w:r>
          </w:p>
        </w:tc>
        <w:tc>
          <w:tcPr>
            <w:tcW w:w="748" w:type="pct"/>
            <w:tcBorders>
              <w:top w:val="single" w:sz="4" w:space="0" w:color="auto"/>
              <w:left w:val="single" w:sz="4" w:space="0" w:color="auto"/>
              <w:bottom w:val="single" w:sz="4" w:space="0" w:color="auto"/>
              <w:right w:val="single" w:sz="4" w:space="0" w:color="auto"/>
            </w:tcBorders>
          </w:tcPr>
          <w:p w14:paraId="275A31FA" w14:textId="77777777" w:rsidR="00115BF8" w:rsidRDefault="00115BF8"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4A3BFE6A" w14:textId="77777777" w:rsidR="00115BF8" w:rsidRDefault="00115BF8" w:rsidP="0089526E">
            <w:r>
              <w:rPr>
                <w:rFonts w:hint="eastAsia"/>
              </w:rPr>
              <w:t>默认索赔日期</w:t>
            </w:r>
            <w:r>
              <w:rPr>
                <w:rFonts w:hint="eastAsia"/>
              </w:rPr>
              <w:t xml:space="preserve"> +5</w:t>
            </w:r>
            <w:r>
              <w:rPr>
                <w:rFonts w:hint="eastAsia"/>
              </w:rPr>
              <w:t>个工作日</w:t>
            </w:r>
          </w:p>
        </w:tc>
      </w:tr>
      <w:tr w:rsidR="00115BF8" w14:paraId="44255F39"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E521F28"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3F823359" w14:textId="77777777" w:rsidR="00115BF8" w:rsidRDefault="00115BF8" w:rsidP="0089526E">
            <w:r>
              <w:rPr>
                <w:rFonts w:hint="eastAsia"/>
              </w:rPr>
              <w:t>申请人类型</w:t>
            </w:r>
          </w:p>
        </w:tc>
        <w:tc>
          <w:tcPr>
            <w:tcW w:w="634" w:type="pct"/>
            <w:tcBorders>
              <w:top w:val="single" w:sz="4" w:space="0" w:color="auto"/>
              <w:left w:val="single" w:sz="4" w:space="0" w:color="auto"/>
              <w:bottom w:val="single" w:sz="4" w:space="0" w:color="auto"/>
              <w:right w:val="single" w:sz="4" w:space="0" w:color="auto"/>
            </w:tcBorders>
          </w:tcPr>
          <w:p w14:paraId="00F8B3CE"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60168A79" w14:textId="77777777" w:rsidR="00115BF8" w:rsidRDefault="00115BF8" w:rsidP="0089526E">
            <w:pPr>
              <w:jc w:val="center"/>
            </w:pPr>
            <w:r>
              <w:rPr>
                <w:rFonts w:hint="eastAsia"/>
              </w:rPr>
              <w:t>V(3)</w:t>
            </w:r>
          </w:p>
        </w:tc>
        <w:tc>
          <w:tcPr>
            <w:tcW w:w="250" w:type="pct"/>
            <w:tcBorders>
              <w:top w:val="single" w:sz="4" w:space="0" w:color="auto"/>
              <w:left w:val="single" w:sz="4" w:space="0" w:color="auto"/>
              <w:bottom w:val="single" w:sz="4" w:space="0" w:color="auto"/>
              <w:right w:val="single" w:sz="4" w:space="0" w:color="auto"/>
            </w:tcBorders>
          </w:tcPr>
          <w:p w14:paraId="5BCB3D57"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1EFD21CD"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70067E3A" w14:textId="77777777" w:rsidR="00115BF8" w:rsidRDefault="00115BF8" w:rsidP="0089526E">
            <w:r>
              <w:rPr>
                <w:rFonts w:hint="eastAsia"/>
              </w:rPr>
              <w:t>从保函开立模块中带出</w:t>
            </w:r>
          </w:p>
        </w:tc>
      </w:tr>
      <w:tr w:rsidR="00115BF8" w14:paraId="61370C30"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8C2D3C3"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542D9AD" w14:textId="77777777" w:rsidR="00115BF8" w:rsidRDefault="00115BF8" w:rsidP="0089526E">
            <w:r>
              <w:rPr>
                <w:rFonts w:hint="eastAsia"/>
              </w:rPr>
              <w:t>申请人编号</w:t>
            </w:r>
          </w:p>
        </w:tc>
        <w:tc>
          <w:tcPr>
            <w:tcW w:w="634" w:type="pct"/>
            <w:tcBorders>
              <w:top w:val="single" w:sz="4" w:space="0" w:color="auto"/>
              <w:left w:val="single" w:sz="4" w:space="0" w:color="auto"/>
              <w:bottom w:val="single" w:sz="4" w:space="0" w:color="auto"/>
              <w:right w:val="single" w:sz="4" w:space="0" w:color="auto"/>
            </w:tcBorders>
          </w:tcPr>
          <w:p w14:paraId="40A582A9"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28926BCE" w14:textId="77777777" w:rsidR="00115BF8" w:rsidRDefault="00115BF8" w:rsidP="0089526E">
            <w:pPr>
              <w:jc w:val="center"/>
            </w:pPr>
            <w:r>
              <w:rPr>
                <w:rFonts w:hint="eastAsia"/>
              </w:rPr>
              <w:t>V(10)</w:t>
            </w:r>
          </w:p>
        </w:tc>
        <w:tc>
          <w:tcPr>
            <w:tcW w:w="250" w:type="pct"/>
            <w:tcBorders>
              <w:top w:val="single" w:sz="4" w:space="0" w:color="auto"/>
              <w:left w:val="single" w:sz="4" w:space="0" w:color="auto"/>
              <w:bottom w:val="single" w:sz="4" w:space="0" w:color="auto"/>
              <w:right w:val="single" w:sz="4" w:space="0" w:color="auto"/>
            </w:tcBorders>
          </w:tcPr>
          <w:p w14:paraId="143E9295"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3F8A2250"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31533C24" w14:textId="77777777" w:rsidR="00115BF8" w:rsidRDefault="00115BF8" w:rsidP="0089526E">
            <w:r>
              <w:rPr>
                <w:rFonts w:hint="eastAsia"/>
              </w:rPr>
              <w:t>从保函开立模块中带出</w:t>
            </w:r>
          </w:p>
        </w:tc>
      </w:tr>
      <w:tr w:rsidR="00115BF8" w14:paraId="500396D2"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7DB88D9"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5C1DA687" w14:textId="77777777" w:rsidR="00115BF8" w:rsidRDefault="00115BF8" w:rsidP="0089526E">
            <w:r>
              <w:rPr>
                <w:rFonts w:hint="eastAsia"/>
              </w:rPr>
              <w:t>申请人名称</w:t>
            </w:r>
          </w:p>
        </w:tc>
        <w:tc>
          <w:tcPr>
            <w:tcW w:w="634" w:type="pct"/>
            <w:tcBorders>
              <w:top w:val="single" w:sz="4" w:space="0" w:color="auto"/>
              <w:left w:val="single" w:sz="4" w:space="0" w:color="auto"/>
              <w:bottom w:val="single" w:sz="4" w:space="0" w:color="auto"/>
              <w:right w:val="single" w:sz="4" w:space="0" w:color="auto"/>
            </w:tcBorders>
          </w:tcPr>
          <w:p w14:paraId="788A5DA2"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6F3712D3" w14:textId="77777777" w:rsidR="00115BF8" w:rsidRDefault="00115BF8"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2EDA15F9"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7F89CBE4"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645FF33F" w14:textId="77777777" w:rsidR="00115BF8" w:rsidRDefault="00115BF8" w:rsidP="0089526E">
            <w:r>
              <w:rPr>
                <w:rFonts w:hint="eastAsia"/>
              </w:rPr>
              <w:t>从保函开立模块中带出</w:t>
            </w:r>
          </w:p>
        </w:tc>
      </w:tr>
      <w:tr w:rsidR="00115BF8" w14:paraId="6B9564A7"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4BDD573"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1B26A7A" w14:textId="77777777" w:rsidR="00115BF8" w:rsidRDefault="00115BF8" w:rsidP="0089526E">
            <w:r>
              <w:rPr>
                <w:rFonts w:hint="eastAsia"/>
              </w:rPr>
              <w:t>受益人名称地址</w:t>
            </w:r>
          </w:p>
        </w:tc>
        <w:tc>
          <w:tcPr>
            <w:tcW w:w="634" w:type="pct"/>
            <w:tcBorders>
              <w:top w:val="single" w:sz="4" w:space="0" w:color="auto"/>
              <w:left w:val="single" w:sz="4" w:space="0" w:color="auto"/>
              <w:bottom w:val="single" w:sz="4" w:space="0" w:color="auto"/>
              <w:right w:val="single" w:sz="4" w:space="0" w:color="auto"/>
            </w:tcBorders>
          </w:tcPr>
          <w:p w14:paraId="64ABB205"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29D952A5" w14:textId="77777777" w:rsidR="00115BF8" w:rsidRDefault="00115BF8"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11443BD7" w14:textId="77777777" w:rsidR="00115BF8" w:rsidRDefault="00115BF8" w:rsidP="0089526E">
            <w:pPr>
              <w:jc w:val="center"/>
            </w:pPr>
            <w:r>
              <w:rPr>
                <w:rFonts w:hint="eastAsia"/>
              </w:rPr>
              <w:t>P</w:t>
            </w:r>
          </w:p>
        </w:tc>
        <w:tc>
          <w:tcPr>
            <w:tcW w:w="748" w:type="pct"/>
            <w:tcBorders>
              <w:top w:val="single" w:sz="4" w:space="0" w:color="auto"/>
              <w:left w:val="single" w:sz="4" w:space="0" w:color="auto"/>
              <w:bottom w:val="single" w:sz="4" w:space="0" w:color="auto"/>
              <w:right w:val="single" w:sz="4" w:space="0" w:color="auto"/>
            </w:tcBorders>
          </w:tcPr>
          <w:p w14:paraId="01B86DEB" w14:textId="77777777" w:rsidR="00115BF8" w:rsidRDefault="00115BF8" w:rsidP="0089526E">
            <w:r>
              <w:rPr>
                <w:rFonts w:hint="eastAsia"/>
              </w:rPr>
              <w:t>自动带出</w:t>
            </w:r>
          </w:p>
        </w:tc>
        <w:tc>
          <w:tcPr>
            <w:tcW w:w="1610" w:type="pct"/>
            <w:tcBorders>
              <w:top w:val="single" w:sz="4" w:space="0" w:color="auto"/>
              <w:left w:val="single" w:sz="4" w:space="0" w:color="auto"/>
              <w:bottom w:val="single" w:sz="4" w:space="0" w:color="auto"/>
              <w:right w:val="single" w:sz="4" w:space="0" w:color="auto"/>
            </w:tcBorders>
          </w:tcPr>
          <w:p w14:paraId="1B5D7670" w14:textId="77777777" w:rsidR="00115BF8" w:rsidRDefault="00115BF8" w:rsidP="0089526E">
            <w:r>
              <w:rPr>
                <w:rFonts w:hint="eastAsia"/>
              </w:rPr>
              <w:t>从保函开立模块中带出</w:t>
            </w:r>
          </w:p>
        </w:tc>
      </w:tr>
      <w:tr w:rsidR="00115BF8" w14:paraId="5EA1045C"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D4353D3" w14:textId="77777777" w:rsidR="00115BF8" w:rsidRPr="006D6D00" w:rsidRDefault="00115BF8"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7AF3BAE9" w14:textId="77777777" w:rsidR="00115BF8" w:rsidRDefault="00115BF8" w:rsidP="0089526E">
            <w:r>
              <w:rPr>
                <w:rFonts w:hint="eastAsia"/>
              </w:rPr>
              <w:t>备注</w:t>
            </w:r>
          </w:p>
        </w:tc>
        <w:tc>
          <w:tcPr>
            <w:tcW w:w="634" w:type="pct"/>
            <w:tcBorders>
              <w:top w:val="single" w:sz="4" w:space="0" w:color="auto"/>
              <w:left w:val="single" w:sz="4" w:space="0" w:color="auto"/>
              <w:bottom w:val="single" w:sz="4" w:space="0" w:color="auto"/>
              <w:right w:val="single" w:sz="4" w:space="0" w:color="auto"/>
            </w:tcBorders>
          </w:tcPr>
          <w:p w14:paraId="7356871C" w14:textId="77777777" w:rsidR="00115BF8" w:rsidRDefault="00115BF8"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598A30C9" w14:textId="77777777" w:rsidR="00115BF8" w:rsidRDefault="00115BF8" w:rsidP="0089526E">
            <w:pPr>
              <w:jc w:val="center"/>
            </w:pPr>
            <w:r>
              <w:rPr>
                <w:rFonts w:hint="eastAsia"/>
              </w:rPr>
              <w:t>V(200)</w:t>
            </w:r>
          </w:p>
        </w:tc>
        <w:tc>
          <w:tcPr>
            <w:tcW w:w="250" w:type="pct"/>
            <w:tcBorders>
              <w:top w:val="single" w:sz="4" w:space="0" w:color="auto"/>
              <w:left w:val="single" w:sz="4" w:space="0" w:color="auto"/>
              <w:bottom w:val="single" w:sz="4" w:space="0" w:color="auto"/>
              <w:right w:val="single" w:sz="4" w:space="0" w:color="auto"/>
            </w:tcBorders>
          </w:tcPr>
          <w:p w14:paraId="257E735A" w14:textId="77777777" w:rsidR="00115BF8" w:rsidRDefault="00115BF8"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7F1BFF7C" w14:textId="77777777" w:rsidR="00115BF8" w:rsidRDefault="00115BF8"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7025364C" w14:textId="77777777" w:rsidR="00115BF8" w:rsidRDefault="00115BF8" w:rsidP="0089526E"/>
        </w:tc>
      </w:tr>
      <w:tr w:rsidR="001A5B3E" w14:paraId="238A9A4A" w14:textId="77777777" w:rsidTr="008F77E1">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23115E9" w14:textId="77777777" w:rsidR="001A5B3E" w:rsidRPr="006D6D00" w:rsidRDefault="001A5B3E" w:rsidP="008D48CD">
            <w:pPr>
              <w:numPr>
                <w:ilvl w:val="0"/>
                <w:numId w:val="12"/>
              </w:numPr>
              <w:spacing w:line="360" w:lineRule="auto"/>
              <w:ind w:right="-108"/>
              <w:jc w:val="center"/>
              <w:rPr>
                <w:rFonts w:ascii="宋体" w:hAnsi="宋体"/>
              </w:rPr>
            </w:pPr>
          </w:p>
        </w:tc>
        <w:tc>
          <w:tcPr>
            <w:tcW w:w="792" w:type="pct"/>
            <w:tcBorders>
              <w:top w:val="single" w:sz="4" w:space="0" w:color="auto"/>
              <w:left w:val="single" w:sz="4" w:space="0" w:color="auto"/>
              <w:bottom w:val="single" w:sz="4" w:space="0" w:color="auto"/>
              <w:right w:val="single" w:sz="4" w:space="0" w:color="auto"/>
            </w:tcBorders>
          </w:tcPr>
          <w:p w14:paraId="10227958" w14:textId="77777777" w:rsidR="001A5B3E" w:rsidRDefault="001A5B3E" w:rsidP="0089526E">
            <w:r>
              <w:rPr>
                <w:rFonts w:hint="eastAsia"/>
              </w:rPr>
              <w:t>费用管理</w:t>
            </w:r>
          </w:p>
        </w:tc>
        <w:tc>
          <w:tcPr>
            <w:tcW w:w="634" w:type="pct"/>
            <w:tcBorders>
              <w:top w:val="single" w:sz="4" w:space="0" w:color="auto"/>
              <w:left w:val="single" w:sz="4" w:space="0" w:color="auto"/>
              <w:bottom w:val="single" w:sz="4" w:space="0" w:color="auto"/>
              <w:right w:val="single" w:sz="4" w:space="0" w:color="auto"/>
            </w:tcBorders>
          </w:tcPr>
          <w:p w14:paraId="1595D573" w14:textId="77777777" w:rsidR="001A5B3E" w:rsidRDefault="001A5B3E" w:rsidP="0089526E">
            <w:pPr>
              <w:pStyle w:val="p0"/>
              <w:ind w:firstLine="0"/>
            </w:pPr>
          </w:p>
        </w:tc>
        <w:tc>
          <w:tcPr>
            <w:tcW w:w="668" w:type="pct"/>
            <w:tcBorders>
              <w:top w:val="single" w:sz="4" w:space="0" w:color="auto"/>
              <w:left w:val="single" w:sz="4" w:space="0" w:color="auto"/>
              <w:bottom w:val="single" w:sz="4" w:space="0" w:color="auto"/>
              <w:right w:val="single" w:sz="4" w:space="0" w:color="auto"/>
            </w:tcBorders>
          </w:tcPr>
          <w:p w14:paraId="302A6443" w14:textId="77777777" w:rsidR="001A5B3E" w:rsidRDefault="001A5B3E" w:rsidP="0089526E">
            <w:pPr>
              <w:jc w:val="center"/>
            </w:pPr>
            <w:r>
              <w:rPr>
                <w:rFonts w:hint="eastAsia"/>
              </w:rPr>
              <w:t>控件</w:t>
            </w:r>
          </w:p>
        </w:tc>
        <w:tc>
          <w:tcPr>
            <w:tcW w:w="250" w:type="pct"/>
            <w:tcBorders>
              <w:top w:val="single" w:sz="4" w:space="0" w:color="auto"/>
              <w:left w:val="single" w:sz="4" w:space="0" w:color="auto"/>
              <w:bottom w:val="single" w:sz="4" w:space="0" w:color="auto"/>
              <w:right w:val="single" w:sz="4" w:space="0" w:color="auto"/>
            </w:tcBorders>
          </w:tcPr>
          <w:p w14:paraId="65551CC1" w14:textId="77777777" w:rsidR="001A5B3E" w:rsidRDefault="001A5B3E" w:rsidP="0089526E">
            <w:pPr>
              <w:jc w:val="center"/>
            </w:pPr>
            <w:r>
              <w:rPr>
                <w:rFonts w:hint="eastAsia"/>
              </w:rPr>
              <w:t>O</w:t>
            </w:r>
          </w:p>
        </w:tc>
        <w:tc>
          <w:tcPr>
            <w:tcW w:w="748" w:type="pct"/>
            <w:tcBorders>
              <w:top w:val="single" w:sz="4" w:space="0" w:color="auto"/>
              <w:left w:val="single" w:sz="4" w:space="0" w:color="auto"/>
              <w:bottom w:val="single" w:sz="4" w:space="0" w:color="auto"/>
              <w:right w:val="single" w:sz="4" w:space="0" w:color="auto"/>
            </w:tcBorders>
          </w:tcPr>
          <w:p w14:paraId="0D3CFDB8" w14:textId="77777777" w:rsidR="001A5B3E" w:rsidRDefault="001A5B3E" w:rsidP="0089526E">
            <w:r>
              <w:rPr>
                <w:rFonts w:hint="eastAsia"/>
              </w:rPr>
              <w:t>手工录入</w:t>
            </w:r>
          </w:p>
        </w:tc>
        <w:tc>
          <w:tcPr>
            <w:tcW w:w="1610" w:type="pct"/>
            <w:tcBorders>
              <w:top w:val="single" w:sz="4" w:space="0" w:color="auto"/>
              <w:left w:val="single" w:sz="4" w:space="0" w:color="auto"/>
              <w:bottom w:val="single" w:sz="4" w:space="0" w:color="auto"/>
              <w:right w:val="single" w:sz="4" w:space="0" w:color="auto"/>
            </w:tcBorders>
          </w:tcPr>
          <w:p w14:paraId="77DE3B01" w14:textId="77777777" w:rsidR="001A5B3E" w:rsidRDefault="001A5B3E" w:rsidP="0089526E"/>
        </w:tc>
      </w:tr>
    </w:tbl>
    <w:p w14:paraId="174DC55A" w14:textId="77777777" w:rsidR="00447AAB" w:rsidRPr="00E17644" w:rsidRDefault="00447AAB" w:rsidP="0077518E"/>
    <w:p w14:paraId="1D98D794" w14:textId="77777777" w:rsidR="00447AAB" w:rsidRDefault="00447AAB" w:rsidP="006E45E9">
      <w:pPr>
        <w:pStyle w:val="4"/>
      </w:pPr>
      <w:bookmarkStart w:id="222" w:name="_Toc393285246"/>
      <w:bookmarkStart w:id="223" w:name="_Toc395083808"/>
      <w:r>
        <w:rPr>
          <w:rFonts w:hint="eastAsia"/>
        </w:rPr>
        <w:t>交易控制</w:t>
      </w:r>
      <w:bookmarkEnd w:id="222"/>
      <w:bookmarkEnd w:id="223"/>
    </w:p>
    <w:p w14:paraId="0B92FFFE" w14:textId="77777777" w:rsidR="006E5EBD" w:rsidRDefault="006E5EBD" w:rsidP="00B84A42">
      <w:pPr>
        <w:pStyle w:val="5"/>
      </w:pPr>
      <w:r>
        <w:rPr>
          <w:rFonts w:hint="eastAsia"/>
        </w:rPr>
        <w:t>交易控制说明</w:t>
      </w:r>
    </w:p>
    <w:p w14:paraId="217361BB" w14:textId="77777777" w:rsidR="00447AAB" w:rsidRDefault="0030278F" w:rsidP="006E5EBD">
      <w:pPr>
        <w:pStyle w:val="a3"/>
        <w:ind w:firstLineChars="0" w:firstLine="0"/>
      </w:pPr>
      <w:r>
        <w:rPr>
          <w:rFonts w:hint="eastAsia"/>
        </w:rPr>
        <w:t>取收到索赔且没作闭卷处理的索赔登记记录。</w:t>
      </w:r>
    </w:p>
    <w:p w14:paraId="62790E16" w14:textId="77777777" w:rsidR="006E5EBD" w:rsidRDefault="0030278F" w:rsidP="00B84A42">
      <w:pPr>
        <w:pStyle w:val="5"/>
      </w:pPr>
      <w:r>
        <w:rPr>
          <w:rFonts w:hint="eastAsia"/>
        </w:rPr>
        <w:t>修改申请方</w:t>
      </w:r>
    </w:p>
    <w:p w14:paraId="591E42F3" w14:textId="77777777" w:rsidR="00EC493B" w:rsidRDefault="00EC493B" w:rsidP="00EC493B">
      <w:pPr>
        <w:ind w:firstLine="420"/>
      </w:pPr>
      <w:r>
        <w:rPr>
          <w:rFonts w:hint="eastAsia"/>
        </w:rPr>
        <w:t>当修改申请方为我行时，增减额标识需要设为空，增减金额需要设为零且都不可修改，不收取费用，不发送报文。</w:t>
      </w:r>
    </w:p>
    <w:p w14:paraId="78FB3FC3" w14:textId="77777777" w:rsidR="006E5EBD" w:rsidRPr="006E5EBD" w:rsidRDefault="00EC493B" w:rsidP="0030278F">
      <w:r>
        <w:rPr>
          <w:rFonts w:hint="eastAsia"/>
        </w:rPr>
        <w:t>当修改申请方为客户时，可修改增减额标识和增减金额，系统自动计算修改后的索赔金额和索赔总金额。</w:t>
      </w:r>
    </w:p>
    <w:p w14:paraId="59CA13B9" w14:textId="77777777" w:rsidR="00447AAB" w:rsidRDefault="00447AAB" w:rsidP="006E45E9">
      <w:pPr>
        <w:pStyle w:val="4"/>
      </w:pPr>
      <w:bookmarkStart w:id="224" w:name="_Toc393285247"/>
      <w:bookmarkStart w:id="225" w:name="_Toc395083809"/>
      <w:r>
        <w:rPr>
          <w:rFonts w:hint="eastAsia"/>
        </w:rPr>
        <w:t>边界描述</w:t>
      </w:r>
      <w:bookmarkEnd w:id="224"/>
      <w:bookmarkEnd w:id="225"/>
    </w:p>
    <w:p w14:paraId="38639206" w14:textId="77777777" w:rsidR="00FE44B3" w:rsidRDefault="00FE44B3" w:rsidP="00093D39">
      <w:pPr>
        <w:ind w:firstLine="420"/>
      </w:pPr>
      <w:r>
        <w:rPr>
          <w:rFonts w:hint="eastAsia"/>
        </w:rPr>
        <w:t>本交易产生的账务信息需要发送到核心系统进行处理。</w:t>
      </w:r>
    </w:p>
    <w:p w14:paraId="5EE5C6A5" w14:textId="77777777" w:rsidR="00FE44B3" w:rsidRDefault="00FE44B3" w:rsidP="006E45E9">
      <w:pPr>
        <w:pStyle w:val="4"/>
      </w:pPr>
      <w:bookmarkStart w:id="226" w:name="_Toc393285248"/>
      <w:bookmarkStart w:id="227" w:name="_Toc395083810"/>
      <w:r>
        <w:rPr>
          <w:rFonts w:hint="eastAsia"/>
        </w:rPr>
        <w:t>输出描述</w:t>
      </w:r>
      <w:bookmarkEnd w:id="226"/>
      <w:bookmarkEnd w:id="227"/>
    </w:p>
    <w:p w14:paraId="3002994F" w14:textId="77777777" w:rsidR="00FE44B3" w:rsidRDefault="00FE44B3" w:rsidP="00B84A42">
      <w:pPr>
        <w:pStyle w:val="5"/>
      </w:pPr>
      <w:r>
        <w:rPr>
          <w:rFonts w:hint="eastAsia"/>
        </w:rPr>
        <w:t>面函</w:t>
      </w:r>
    </w:p>
    <w:p w14:paraId="6EC03EB8" w14:textId="77777777" w:rsidR="00FE44B3" w:rsidRDefault="00EC493B" w:rsidP="00FE44B3">
      <w:pPr>
        <w:ind w:firstLine="420"/>
      </w:pPr>
      <w:r>
        <w:rPr>
          <w:rFonts w:hint="eastAsia"/>
        </w:rPr>
        <w:t>收到索赔修改通知书。</w:t>
      </w:r>
      <w:r w:rsidR="009F30D0">
        <w:rPr>
          <w:rFonts w:hint="eastAsia"/>
        </w:rPr>
        <w:t>见附件【</w:t>
      </w:r>
      <w:r w:rsidR="009F30D0">
        <w:rPr>
          <w:rFonts w:hint="eastAsia"/>
        </w:rPr>
        <w:t>3.2</w:t>
      </w:r>
      <w:r w:rsidR="009F30D0" w:rsidRPr="009F30D0">
        <w:rPr>
          <w:rFonts w:hint="eastAsia"/>
        </w:rPr>
        <w:t>保函索赔</w:t>
      </w:r>
      <w:r w:rsidR="009F30D0">
        <w:rPr>
          <w:rFonts w:hint="eastAsia"/>
        </w:rPr>
        <w:t>修改</w:t>
      </w:r>
      <w:r w:rsidR="009F30D0" w:rsidRPr="009F30D0">
        <w:rPr>
          <w:rFonts w:hint="eastAsia"/>
        </w:rPr>
        <w:t>通知书</w:t>
      </w:r>
      <w:r w:rsidR="009F30D0">
        <w:rPr>
          <w:rFonts w:hint="eastAsia"/>
        </w:rPr>
        <w:t>】</w:t>
      </w:r>
    </w:p>
    <w:p w14:paraId="6032FC92" w14:textId="77777777" w:rsidR="00FE44B3" w:rsidRDefault="00FE44B3" w:rsidP="00B84A42">
      <w:pPr>
        <w:pStyle w:val="5"/>
      </w:pPr>
      <w:r>
        <w:rPr>
          <w:rFonts w:hint="eastAsia"/>
        </w:rPr>
        <w:t>报文</w:t>
      </w:r>
    </w:p>
    <w:p w14:paraId="1F106441" w14:textId="77777777" w:rsidR="00FE44B3" w:rsidRDefault="00EC493B" w:rsidP="00EC493B">
      <w:pPr>
        <w:ind w:firstLine="420"/>
      </w:pPr>
      <w:r>
        <w:rPr>
          <w:rFonts w:hint="eastAsia"/>
        </w:rPr>
        <w:t>交易可发送</w:t>
      </w:r>
      <w:r>
        <w:rPr>
          <w:rFonts w:hint="eastAsia"/>
        </w:rPr>
        <w:t>MT799</w:t>
      </w:r>
      <w:r>
        <w:rPr>
          <w:rFonts w:hint="eastAsia"/>
        </w:rPr>
        <w:t>报文</w:t>
      </w:r>
    </w:p>
    <w:p w14:paraId="52E2C4B7" w14:textId="77777777" w:rsidR="00623163" w:rsidRPr="00CC0D80" w:rsidRDefault="00623163" w:rsidP="006E45E9">
      <w:pPr>
        <w:pStyle w:val="4"/>
      </w:pPr>
      <w:bookmarkStart w:id="228" w:name="_Toc393285249"/>
      <w:bookmarkStart w:id="229" w:name="_Toc395083811"/>
      <w:r>
        <w:rPr>
          <w:rFonts w:hint="eastAsia"/>
        </w:rPr>
        <w:t>保证金和额度</w:t>
      </w:r>
      <w:bookmarkEnd w:id="228"/>
      <w:bookmarkEnd w:id="229"/>
    </w:p>
    <w:p w14:paraId="60A175AC" w14:textId="77777777" w:rsidR="00623163" w:rsidRDefault="00623163" w:rsidP="00623163">
      <w:pPr>
        <w:spacing w:line="360" w:lineRule="auto"/>
        <w:ind w:firstLine="420"/>
      </w:pPr>
      <w:r>
        <w:rPr>
          <w:rFonts w:hint="eastAsia"/>
        </w:rPr>
        <w:t>无</w:t>
      </w:r>
    </w:p>
    <w:p w14:paraId="2D2C357B" w14:textId="77777777" w:rsidR="00623163" w:rsidRPr="00CC0D80" w:rsidRDefault="00623163" w:rsidP="006E45E9">
      <w:pPr>
        <w:pStyle w:val="4"/>
      </w:pPr>
      <w:bookmarkStart w:id="230" w:name="_Toc393285250"/>
      <w:bookmarkStart w:id="231" w:name="_Toc395083812"/>
      <w:r>
        <w:rPr>
          <w:rFonts w:hint="eastAsia"/>
        </w:rPr>
        <w:t>手续费</w:t>
      </w:r>
      <w:bookmarkEnd w:id="230"/>
      <w:bookmarkEnd w:id="231"/>
    </w:p>
    <w:p w14:paraId="140C7C0A" w14:textId="77777777" w:rsidR="00D03F8A" w:rsidRPr="00FE44B3" w:rsidRDefault="00EC493B" w:rsidP="00004EF0">
      <w:pPr>
        <w:spacing w:line="360" w:lineRule="auto"/>
        <w:ind w:firstLine="420"/>
      </w:pPr>
      <w:r w:rsidRPr="000F2D9F">
        <w:rPr>
          <w:rFonts w:hint="eastAsia"/>
        </w:rPr>
        <w:t>默认的收费方式：</w:t>
      </w:r>
      <w:r>
        <w:rPr>
          <w:rFonts w:hint="eastAsia"/>
        </w:rPr>
        <w:t>后收、内扣</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r>
        <w:rPr>
          <w:rFonts w:hint="eastAsia"/>
        </w:rPr>
        <w:t>本交易可能收如下手续费：电报费（发送电报时收取）</w:t>
      </w:r>
      <w:r w:rsidR="00D554B8">
        <w:rPr>
          <w:rFonts w:hint="eastAsia"/>
        </w:rPr>
        <w:t>。见【</w:t>
      </w:r>
      <w:r w:rsidR="00D554B8">
        <w:rPr>
          <w:rFonts w:hint="eastAsia"/>
        </w:rPr>
        <w:t xml:space="preserve">1.7.2 </w:t>
      </w:r>
      <w:r w:rsidR="00D554B8">
        <w:rPr>
          <w:rFonts w:hint="eastAsia"/>
        </w:rPr>
        <w:t>电报费】</w:t>
      </w:r>
    </w:p>
    <w:p w14:paraId="3DFF42A1" w14:textId="77777777" w:rsidR="00447AAB" w:rsidRDefault="00447AAB" w:rsidP="009F58F1">
      <w:pPr>
        <w:pStyle w:val="4"/>
        <w:ind w:left="313" w:hanging="735"/>
      </w:pPr>
      <w:bookmarkStart w:id="232" w:name="_Toc393285251"/>
      <w:bookmarkStart w:id="233" w:name="_Toc395083813"/>
      <w:r>
        <w:rPr>
          <w:rFonts w:hint="eastAsia"/>
        </w:rPr>
        <w:t>会计分录</w:t>
      </w:r>
      <w:bookmarkEnd w:id="232"/>
      <w:bookmarkEnd w:id="233"/>
    </w:p>
    <w:p w14:paraId="04AC00C5" w14:textId="77777777" w:rsidR="00623163" w:rsidRPr="00C310E2" w:rsidRDefault="00623163" w:rsidP="00623163">
      <w:pPr>
        <w:rPr>
          <w:b/>
        </w:rPr>
      </w:pPr>
      <w:r w:rsidRPr="00C310E2">
        <w:rPr>
          <w:rFonts w:hint="eastAsia"/>
          <w:b/>
        </w:rPr>
        <w:t>表内：</w:t>
      </w:r>
    </w:p>
    <w:p w14:paraId="55A636B8" w14:textId="77777777" w:rsidR="0055639F" w:rsidRDefault="00623163" w:rsidP="0055639F">
      <w:r>
        <w:rPr>
          <w:rFonts w:hint="eastAsia"/>
        </w:rPr>
        <w:tab/>
      </w:r>
      <w:r w:rsidR="0055639F">
        <w:rPr>
          <w:rFonts w:hint="eastAsia"/>
        </w:rPr>
        <w:t>借：</w:t>
      </w:r>
      <w:r w:rsidR="0055639F">
        <w:rPr>
          <w:rFonts w:hint="eastAsia"/>
        </w:rPr>
        <w:t>201101</w:t>
      </w:r>
      <w:r w:rsidR="0055639F">
        <w:rPr>
          <w:rFonts w:hint="eastAsia"/>
        </w:rPr>
        <w:t>活期存款等科目外币或人民币</w:t>
      </w:r>
    </w:p>
    <w:p w14:paraId="648E10AD" w14:textId="77777777" w:rsidR="00623163" w:rsidRDefault="0055639F" w:rsidP="003F1579">
      <w:pPr>
        <w:ind w:firstLine="420"/>
      </w:pPr>
      <w:r>
        <w:rPr>
          <w:rFonts w:hint="eastAsia"/>
        </w:rPr>
        <w:t>贷：</w:t>
      </w:r>
      <w:r>
        <w:rPr>
          <w:rFonts w:hint="eastAsia"/>
        </w:rPr>
        <w:t>60210502</w:t>
      </w:r>
      <w:r>
        <w:rPr>
          <w:rFonts w:hint="eastAsia"/>
        </w:rPr>
        <w:t>保函手续费收入外币或人民币</w:t>
      </w:r>
    </w:p>
    <w:p w14:paraId="3922A2E7" w14:textId="77777777" w:rsidR="00A84C31" w:rsidRDefault="00A84C31" w:rsidP="006E45E9">
      <w:pPr>
        <w:pStyle w:val="4"/>
        <w:ind w:firstLine="0"/>
      </w:pPr>
      <w:bookmarkStart w:id="234" w:name="_Toc393285252"/>
      <w:bookmarkStart w:id="235" w:name="_Toc395083814"/>
      <w:r>
        <w:rPr>
          <w:rFonts w:hint="eastAsia"/>
        </w:rPr>
        <w:t>其他</w:t>
      </w:r>
      <w:bookmarkEnd w:id="234"/>
      <w:bookmarkEnd w:id="235"/>
    </w:p>
    <w:p w14:paraId="00D03A89" w14:textId="77777777" w:rsidR="00134A8A" w:rsidRDefault="00A84C31" w:rsidP="00EC493B">
      <w:pPr>
        <w:ind w:firstLine="420"/>
      </w:pPr>
      <w:r>
        <w:rPr>
          <w:rFonts w:hint="eastAsia"/>
        </w:rPr>
        <w:t>无。</w:t>
      </w:r>
    </w:p>
    <w:p w14:paraId="4F62393D" w14:textId="77777777" w:rsidR="00EC493B" w:rsidRDefault="00EC493B" w:rsidP="00EC493B">
      <w:pPr>
        <w:ind w:firstLine="420"/>
      </w:pPr>
    </w:p>
    <w:p w14:paraId="063ABE18" w14:textId="77777777" w:rsidR="00C3036B" w:rsidRDefault="00EC493B" w:rsidP="00B84A42">
      <w:pPr>
        <w:pStyle w:val="3"/>
      </w:pPr>
      <w:bookmarkStart w:id="236" w:name="_Toc383158470"/>
      <w:bookmarkStart w:id="237" w:name="_Toc415598208"/>
      <w:r>
        <w:rPr>
          <w:rFonts w:hint="eastAsia"/>
        </w:rPr>
        <w:t>保函赔付</w:t>
      </w:r>
      <w:bookmarkEnd w:id="236"/>
      <w:bookmarkEnd w:id="237"/>
    </w:p>
    <w:p w14:paraId="169B5100" w14:textId="77777777" w:rsidR="00E82BE6" w:rsidRDefault="00E82BE6" w:rsidP="006E45E9">
      <w:pPr>
        <w:pStyle w:val="4"/>
      </w:pPr>
      <w:bookmarkStart w:id="238" w:name="_Toc393285254"/>
      <w:bookmarkStart w:id="239" w:name="_Toc395083816"/>
      <w:r>
        <w:rPr>
          <w:rFonts w:hint="eastAsia"/>
        </w:rPr>
        <w:t>交易描述</w:t>
      </w:r>
      <w:bookmarkEnd w:id="238"/>
      <w:bookmarkEnd w:id="239"/>
    </w:p>
    <w:p w14:paraId="5F7F1BE7" w14:textId="77777777" w:rsidR="00F121D6" w:rsidRDefault="00EC493B" w:rsidP="00134A8A">
      <w:pPr>
        <w:spacing w:line="360" w:lineRule="auto"/>
        <w:ind w:firstLineChars="202" w:firstLine="424"/>
      </w:pPr>
      <w:r>
        <w:rPr>
          <w:rFonts w:hint="eastAsia"/>
        </w:rPr>
        <w:t>保函赔付是指我行收到索偿银行发来的赔付信息登记之后，于赔付到期日进行相关保函赔付。</w:t>
      </w:r>
    </w:p>
    <w:p w14:paraId="2A5E61E2" w14:textId="77777777" w:rsidR="00E82BE6" w:rsidRDefault="00E82BE6" w:rsidP="006E45E9">
      <w:pPr>
        <w:pStyle w:val="4"/>
      </w:pPr>
      <w:bookmarkStart w:id="240" w:name="_Toc393285255"/>
      <w:bookmarkStart w:id="241" w:name="_Toc395083817"/>
      <w:r>
        <w:rPr>
          <w:rFonts w:hint="eastAsia"/>
        </w:rPr>
        <w:t>柜员操作</w:t>
      </w:r>
      <w:bookmarkEnd w:id="240"/>
      <w:bookmarkEnd w:id="241"/>
    </w:p>
    <w:p w14:paraId="01DDE356" w14:textId="77777777" w:rsidR="00EC493B" w:rsidRDefault="00EC493B" w:rsidP="00EC493B">
      <w:pPr>
        <w:ind w:firstLine="420"/>
      </w:pPr>
      <w:r>
        <w:rPr>
          <w:rFonts w:hint="eastAsia"/>
        </w:rPr>
        <w:t>本交易由具有保函赔付经办权限的柜员操作。</w:t>
      </w:r>
    </w:p>
    <w:p w14:paraId="3867119D" w14:textId="77777777" w:rsidR="0079282A" w:rsidRDefault="00EC493B" w:rsidP="00EC493B">
      <w:pPr>
        <w:ind w:firstLineChars="202" w:firstLine="424"/>
      </w:pPr>
      <w:r>
        <w:rPr>
          <w:rFonts w:hint="eastAsia"/>
        </w:rPr>
        <w:t>系统需支持本交易能多级授权。</w:t>
      </w:r>
    </w:p>
    <w:p w14:paraId="651B96CB" w14:textId="77777777" w:rsidR="00EC493B" w:rsidRDefault="00EC493B" w:rsidP="00EC493B">
      <w:pPr>
        <w:ind w:firstLineChars="202" w:firstLine="424"/>
      </w:pPr>
      <w:r>
        <w:rPr>
          <w:rFonts w:hint="eastAsia"/>
        </w:rPr>
        <w:t>该交易需要支持手工经办和扫描发起。</w:t>
      </w:r>
    </w:p>
    <w:p w14:paraId="6E74C3A8" w14:textId="77777777" w:rsidR="0079282A" w:rsidRDefault="0079282A" w:rsidP="006E45E9">
      <w:pPr>
        <w:pStyle w:val="4"/>
        <w:ind w:left="840"/>
      </w:pPr>
      <w:bookmarkStart w:id="242" w:name="_Toc393285256"/>
      <w:bookmarkStart w:id="243" w:name="_Toc395083818"/>
      <w:r>
        <w:rPr>
          <w:rFonts w:hint="eastAsia"/>
        </w:rPr>
        <w:t>界面布局与菜单按钮</w:t>
      </w:r>
      <w:bookmarkEnd w:id="242"/>
      <w:bookmarkEnd w:id="243"/>
    </w:p>
    <w:p w14:paraId="1083030A" w14:textId="77777777" w:rsidR="0079282A" w:rsidRDefault="0079282A" w:rsidP="005639B3">
      <w:pPr>
        <w:ind w:leftChars="200" w:left="420"/>
      </w:pPr>
      <w:r>
        <w:rPr>
          <w:rFonts w:hint="eastAsia"/>
        </w:rPr>
        <w:t>同一页面布局原则，一行两列，从上至下：</w:t>
      </w:r>
    </w:p>
    <w:p w14:paraId="0D18459E" w14:textId="77777777" w:rsidR="0079282A" w:rsidRDefault="0079282A" w:rsidP="005639B3">
      <w:pPr>
        <w:ind w:leftChars="200" w:left="420"/>
      </w:pPr>
      <w:r>
        <w:rPr>
          <w:rFonts w:hint="eastAsia"/>
        </w:rPr>
        <w:t>第一区域：</w:t>
      </w:r>
      <w:r w:rsidR="00540FB1">
        <w:rPr>
          <w:rFonts w:hint="eastAsia"/>
        </w:rPr>
        <w:t>基本信息</w:t>
      </w:r>
      <w:r>
        <w:rPr>
          <w:rFonts w:hint="eastAsia"/>
        </w:rPr>
        <w:t>；</w:t>
      </w:r>
    </w:p>
    <w:p w14:paraId="77336D9A" w14:textId="77777777" w:rsidR="0079282A" w:rsidRDefault="0079282A" w:rsidP="005639B3">
      <w:pPr>
        <w:ind w:leftChars="200" w:left="420"/>
      </w:pPr>
      <w:r>
        <w:rPr>
          <w:rFonts w:hint="eastAsia"/>
        </w:rPr>
        <w:t>第二区域：</w:t>
      </w:r>
      <w:r w:rsidR="00EC493B">
        <w:rPr>
          <w:rFonts w:hint="eastAsia"/>
        </w:rPr>
        <w:t>费用</w:t>
      </w:r>
      <w:r w:rsidR="00540FB1">
        <w:rPr>
          <w:rFonts w:hint="eastAsia"/>
        </w:rPr>
        <w:t>管理</w:t>
      </w:r>
      <w:r>
        <w:rPr>
          <w:rFonts w:hint="eastAsia"/>
        </w:rPr>
        <w:t>；</w:t>
      </w:r>
    </w:p>
    <w:p w14:paraId="0B00976C" w14:textId="77777777" w:rsidR="0076013D" w:rsidRDefault="0079282A" w:rsidP="005639B3">
      <w:pPr>
        <w:ind w:leftChars="200" w:left="420"/>
      </w:pPr>
      <w:r>
        <w:rPr>
          <w:rFonts w:hint="eastAsia"/>
        </w:rPr>
        <w:t>第三区域：</w:t>
      </w:r>
      <w:r w:rsidR="00EC493B">
        <w:rPr>
          <w:rFonts w:hint="eastAsia"/>
        </w:rPr>
        <w:t>资金流向</w:t>
      </w:r>
      <w:r w:rsidR="00540FB1">
        <w:rPr>
          <w:rFonts w:hint="eastAsia"/>
        </w:rPr>
        <w:t>管理</w:t>
      </w:r>
      <w:r>
        <w:rPr>
          <w:rFonts w:hint="eastAsia"/>
        </w:rPr>
        <w:t>；</w:t>
      </w:r>
    </w:p>
    <w:p w14:paraId="30BDC20F" w14:textId="77777777" w:rsidR="0076013D" w:rsidRDefault="0076013D" w:rsidP="005639B3">
      <w:pPr>
        <w:ind w:leftChars="200" w:left="420"/>
      </w:pPr>
      <w:r>
        <w:rPr>
          <w:rFonts w:hint="eastAsia"/>
        </w:rPr>
        <w:t>第四区域：按钮；</w:t>
      </w:r>
    </w:p>
    <w:p w14:paraId="7ACA7949" w14:textId="77777777" w:rsidR="0076013D" w:rsidRDefault="0076013D" w:rsidP="005639B3">
      <w:pPr>
        <w:ind w:leftChars="200" w:left="420"/>
      </w:pPr>
      <w:r>
        <w:rPr>
          <w:rFonts w:hint="eastAsia"/>
        </w:rPr>
        <w:t>第五区域：报文</w:t>
      </w:r>
      <w:r w:rsidR="00EC493B">
        <w:rPr>
          <w:rFonts w:hint="eastAsia"/>
        </w:rPr>
        <w:t>；</w:t>
      </w:r>
    </w:p>
    <w:p w14:paraId="449BDC6E" w14:textId="77777777" w:rsidR="00EC493B" w:rsidRPr="0076013D" w:rsidRDefault="00EC493B" w:rsidP="005639B3">
      <w:pPr>
        <w:ind w:leftChars="200" w:left="420"/>
      </w:pPr>
      <w:r>
        <w:rPr>
          <w:rFonts w:hint="eastAsia"/>
        </w:rPr>
        <w:t>第六区域：申报信息。</w:t>
      </w:r>
    </w:p>
    <w:p w14:paraId="2A644BFE" w14:textId="77777777" w:rsidR="00FB28DD" w:rsidRDefault="00EC493B" w:rsidP="00B84A42">
      <w:pPr>
        <w:pStyle w:val="5"/>
      </w:pPr>
      <w:r>
        <w:rPr>
          <w:rFonts w:hint="eastAsia"/>
        </w:rPr>
        <w:t>基本信息、费用管理、资金</w:t>
      </w:r>
      <w:r w:rsidR="00FB28DD">
        <w:rPr>
          <w:rFonts w:hint="eastAsia"/>
        </w:rPr>
        <w:t>管理和按钮</w:t>
      </w:r>
    </w:p>
    <w:p w14:paraId="64C4158E" w14:textId="77777777" w:rsidR="00813692" w:rsidRDefault="00EC493B" w:rsidP="009F58F1">
      <w:pPr>
        <w:ind w:leftChars="-675" w:hangingChars="675" w:hanging="1418"/>
      </w:pPr>
      <w:r>
        <w:rPr>
          <w:noProof/>
        </w:rPr>
        <w:drawing>
          <wp:inline distT="0" distB="0" distL="0" distR="0" wp14:anchorId="7ED8EB85" wp14:editId="62D04F04">
            <wp:extent cx="6795818" cy="4703727"/>
            <wp:effectExtent l="19050" t="0" r="5032" b="0"/>
            <wp:docPr id="8" name="图片 7" descr="保函赔付.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赔付.bmp"/>
                    <pic:cNvPicPr/>
                  </pic:nvPicPr>
                  <pic:blipFill>
                    <a:blip r:embed="rId28"/>
                    <a:stretch>
                      <a:fillRect/>
                    </a:stretch>
                  </pic:blipFill>
                  <pic:spPr>
                    <a:xfrm>
                      <a:off x="0" y="0"/>
                      <a:ext cx="6798876" cy="4705844"/>
                    </a:xfrm>
                    <a:prstGeom prst="rect">
                      <a:avLst/>
                    </a:prstGeom>
                  </pic:spPr>
                </pic:pic>
              </a:graphicData>
            </a:graphic>
          </wp:inline>
        </w:drawing>
      </w:r>
    </w:p>
    <w:p w14:paraId="517BD0F6" w14:textId="77777777" w:rsidR="00BD6457" w:rsidRDefault="0041487F" w:rsidP="00E82BE6">
      <w:pPr>
        <w:ind w:firstLineChars="202" w:firstLine="424"/>
      </w:pPr>
      <w:r>
        <w:rPr>
          <w:rFonts w:hint="eastAsia"/>
        </w:rPr>
        <w:t>备注：</w:t>
      </w:r>
    </w:p>
    <w:p w14:paraId="160C482F" w14:textId="77777777" w:rsidR="00BD6457" w:rsidRDefault="0041487F" w:rsidP="007B498D">
      <w:pPr>
        <w:ind w:firstLineChars="202" w:firstLine="424"/>
      </w:pPr>
      <w:r>
        <w:rPr>
          <w:rFonts w:hint="eastAsia"/>
        </w:rPr>
        <w:t>按钮从左至右：提交、保存、打印查看、查询、附加功能、取消、返回。</w:t>
      </w:r>
    </w:p>
    <w:p w14:paraId="7039EC3E" w14:textId="77777777" w:rsidR="00EC493B" w:rsidRDefault="00EC493B" w:rsidP="00B84A42">
      <w:pPr>
        <w:pStyle w:val="5"/>
      </w:pPr>
      <w:r>
        <w:rPr>
          <w:rFonts w:hint="eastAsia"/>
        </w:rPr>
        <w:t>报文</w:t>
      </w:r>
    </w:p>
    <w:p w14:paraId="7928F710" w14:textId="77777777" w:rsidR="00EC493B" w:rsidRDefault="00B307C3" w:rsidP="009F58F1">
      <w:pPr>
        <w:ind w:leftChars="-675" w:hangingChars="675" w:hanging="1418"/>
      </w:pPr>
      <w:r>
        <w:rPr>
          <w:rFonts w:hint="eastAsia"/>
          <w:noProof/>
        </w:rPr>
        <w:drawing>
          <wp:anchor distT="0" distB="0" distL="114300" distR="114300" simplePos="0" relativeHeight="251664384" behindDoc="0" locked="0" layoutInCell="1" allowOverlap="1" wp14:anchorId="6C743679" wp14:editId="415AC0FC">
            <wp:simplePos x="0" y="0"/>
            <wp:positionH relativeFrom="column">
              <wp:posOffset>2524760</wp:posOffset>
            </wp:positionH>
            <wp:positionV relativeFrom="paragraph">
              <wp:posOffset>640715</wp:posOffset>
            </wp:positionV>
            <wp:extent cx="1384935" cy="137795"/>
            <wp:effectExtent l="19050" t="0" r="5715" b="0"/>
            <wp:wrapNone/>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a:srcRect/>
                    <a:stretch>
                      <a:fillRect/>
                    </a:stretch>
                  </pic:blipFill>
                  <pic:spPr bwMode="auto">
                    <a:xfrm>
                      <a:off x="0" y="0"/>
                      <a:ext cx="1384935" cy="137795"/>
                    </a:xfrm>
                    <a:prstGeom prst="rect">
                      <a:avLst/>
                    </a:prstGeom>
                    <a:solidFill>
                      <a:srgbClr val="4F81BD"/>
                    </a:solidFill>
                    <a:ln w="9525">
                      <a:noFill/>
                      <a:miter lim="800000"/>
                      <a:headEnd/>
                      <a:tailEnd/>
                    </a:ln>
                  </pic:spPr>
                </pic:pic>
              </a:graphicData>
            </a:graphic>
          </wp:anchor>
        </w:drawing>
      </w:r>
      <w:r w:rsidR="00EC493B">
        <w:rPr>
          <w:rFonts w:hint="eastAsia"/>
          <w:noProof/>
        </w:rPr>
        <w:drawing>
          <wp:inline distT="0" distB="0" distL="0" distR="0" wp14:anchorId="51AA554B" wp14:editId="0E96FE9B">
            <wp:extent cx="6864829" cy="5126719"/>
            <wp:effectExtent l="19050" t="0" r="0" b="0"/>
            <wp:docPr id="9" name="图片 8" descr="保函赔付_报文.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赔付_报文.bmp"/>
                    <pic:cNvPicPr/>
                  </pic:nvPicPr>
                  <pic:blipFill>
                    <a:blip r:embed="rId29"/>
                    <a:stretch>
                      <a:fillRect/>
                    </a:stretch>
                  </pic:blipFill>
                  <pic:spPr>
                    <a:xfrm>
                      <a:off x="0" y="0"/>
                      <a:ext cx="6863895" cy="5126021"/>
                    </a:xfrm>
                    <a:prstGeom prst="rect">
                      <a:avLst/>
                    </a:prstGeom>
                  </pic:spPr>
                </pic:pic>
              </a:graphicData>
            </a:graphic>
          </wp:inline>
        </w:drawing>
      </w:r>
    </w:p>
    <w:p w14:paraId="339B1A6C" w14:textId="77777777" w:rsidR="00EC493B" w:rsidRDefault="00EC493B" w:rsidP="00B84A42">
      <w:pPr>
        <w:pStyle w:val="5"/>
      </w:pPr>
      <w:r>
        <w:rPr>
          <w:rFonts w:hint="eastAsia"/>
        </w:rPr>
        <w:t>申报信息</w:t>
      </w:r>
    </w:p>
    <w:p w14:paraId="60517394" w14:textId="77777777" w:rsidR="00EC493B" w:rsidRPr="00EC493B" w:rsidRDefault="00EC493B" w:rsidP="009F58F1">
      <w:pPr>
        <w:ind w:leftChars="-675" w:hangingChars="675" w:hanging="1418"/>
      </w:pPr>
      <w:r>
        <w:rPr>
          <w:noProof/>
        </w:rPr>
        <w:drawing>
          <wp:inline distT="0" distB="0" distL="0" distR="0" wp14:anchorId="51B24A69" wp14:editId="3FDD90A3">
            <wp:extent cx="6847576" cy="4169058"/>
            <wp:effectExtent l="19050" t="0" r="0" b="0"/>
            <wp:docPr id="10" name="图片 9" descr="保函赔付_申报信息.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赔付_申报信息.bmp"/>
                    <pic:cNvPicPr/>
                  </pic:nvPicPr>
                  <pic:blipFill>
                    <a:blip r:embed="rId30"/>
                    <a:stretch>
                      <a:fillRect/>
                    </a:stretch>
                  </pic:blipFill>
                  <pic:spPr>
                    <a:xfrm>
                      <a:off x="0" y="0"/>
                      <a:ext cx="6852204" cy="4171876"/>
                    </a:xfrm>
                    <a:prstGeom prst="rect">
                      <a:avLst/>
                    </a:prstGeom>
                  </pic:spPr>
                </pic:pic>
              </a:graphicData>
            </a:graphic>
          </wp:inline>
        </w:drawing>
      </w:r>
    </w:p>
    <w:p w14:paraId="2FCBE682" w14:textId="77777777" w:rsidR="00E82BE6" w:rsidRDefault="00E82BE6" w:rsidP="009F58F1">
      <w:pPr>
        <w:pStyle w:val="4"/>
        <w:ind w:left="0"/>
      </w:pPr>
      <w:bookmarkStart w:id="244" w:name="_Toc393285257"/>
      <w:bookmarkStart w:id="245" w:name="_Toc395083819"/>
      <w:r>
        <w:rPr>
          <w:rFonts w:hint="eastAsia"/>
        </w:rPr>
        <w:t>输入描述</w:t>
      </w:r>
      <w:bookmarkEnd w:id="244"/>
      <w:bookmarkEnd w:id="24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7"/>
        <w:gridCol w:w="1354"/>
        <w:gridCol w:w="1081"/>
        <w:gridCol w:w="713"/>
        <w:gridCol w:w="425"/>
        <w:gridCol w:w="1278"/>
        <w:gridCol w:w="3171"/>
      </w:tblGrid>
      <w:tr w:rsidR="00D25AE8" w:rsidRPr="00BF567F" w14:paraId="6ED0ACC7" w14:textId="77777777" w:rsidTr="00D25AE8">
        <w:trPr>
          <w:jc w:val="center"/>
        </w:trPr>
        <w:tc>
          <w:tcPr>
            <w:tcW w:w="297" w:type="pct"/>
            <w:shd w:val="clear" w:color="auto" w:fill="FFFFFF" w:themeFill="background1"/>
            <w:vAlign w:val="center"/>
          </w:tcPr>
          <w:p w14:paraId="3C56D8BA" w14:textId="77777777" w:rsidR="00955081" w:rsidRPr="00BF567F" w:rsidRDefault="00955081" w:rsidP="003A2106">
            <w:pPr>
              <w:ind w:right="210"/>
              <w:jc w:val="center"/>
              <w:rPr>
                <w:rFonts w:ascii="宋体" w:hAnsi="宋体"/>
                <w:b/>
                <w:szCs w:val="21"/>
              </w:rPr>
            </w:pPr>
            <w:r w:rsidRPr="00BF567F">
              <w:rPr>
                <w:rFonts w:ascii="宋体" w:hAnsi="宋体" w:hint="eastAsia"/>
                <w:b/>
                <w:szCs w:val="21"/>
              </w:rPr>
              <w:t>序号</w:t>
            </w:r>
          </w:p>
        </w:tc>
        <w:tc>
          <w:tcPr>
            <w:tcW w:w="794" w:type="pct"/>
            <w:shd w:val="clear" w:color="auto" w:fill="FFFFFF" w:themeFill="background1"/>
            <w:vAlign w:val="center"/>
          </w:tcPr>
          <w:p w14:paraId="6AC526B1" w14:textId="77777777" w:rsidR="00955081" w:rsidRPr="00BF567F" w:rsidRDefault="00955081" w:rsidP="003A2106">
            <w:pPr>
              <w:ind w:left="210" w:right="210"/>
              <w:jc w:val="center"/>
              <w:rPr>
                <w:rFonts w:ascii="宋体" w:hAnsi="宋体"/>
                <w:b/>
                <w:szCs w:val="21"/>
              </w:rPr>
            </w:pPr>
            <w:r w:rsidRPr="00BF567F">
              <w:rPr>
                <w:rFonts w:ascii="宋体" w:hAnsi="宋体" w:hint="eastAsia"/>
                <w:b/>
                <w:szCs w:val="21"/>
              </w:rPr>
              <w:t>输入项</w:t>
            </w:r>
          </w:p>
        </w:tc>
        <w:tc>
          <w:tcPr>
            <w:tcW w:w="634" w:type="pct"/>
            <w:shd w:val="clear" w:color="auto" w:fill="FFFFFF" w:themeFill="background1"/>
            <w:vAlign w:val="center"/>
          </w:tcPr>
          <w:p w14:paraId="286A4D50" w14:textId="77777777" w:rsidR="00955081" w:rsidRPr="00BF567F" w:rsidRDefault="00955081" w:rsidP="009F58F1">
            <w:pPr>
              <w:tabs>
                <w:tab w:val="left" w:pos="-125"/>
              </w:tabs>
              <w:ind w:leftChars="-60" w:left="-126" w:rightChars="-51" w:right="-107"/>
              <w:jc w:val="center"/>
              <w:rPr>
                <w:rFonts w:ascii="宋体" w:hAnsi="宋体"/>
                <w:b/>
                <w:szCs w:val="21"/>
              </w:rPr>
            </w:pPr>
            <w:r>
              <w:rPr>
                <w:rFonts w:ascii="宋体" w:hAnsi="宋体" w:hint="eastAsia"/>
                <w:b/>
                <w:szCs w:val="21"/>
              </w:rPr>
              <w:t>英文</w:t>
            </w:r>
          </w:p>
        </w:tc>
        <w:tc>
          <w:tcPr>
            <w:tcW w:w="418" w:type="pct"/>
            <w:shd w:val="clear" w:color="auto" w:fill="FFFFFF" w:themeFill="background1"/>
            <w:vAlign w:val="center"/>
          </w:tcPr>
          <w:p w14:paraId="1124B707" w14:textId="77777777" w:rsidR="00955081" w:rsidRPr="00BF567F" w:rsidRDefault="00955081" w:rsidP="009F58F1">
            <w:pPr>
              <w:tabs>
                <w:tab w:val="left" w:pos="-125"/>
              </w:tabs>
              <w:ind w:leftChars="-60" w:left="-126" w:rightChars="-51" w:right="-107"/>
              <w:jc w:val="center"/>
              <w:rPr>
                <w:rFonts w:ascii="宋体" w:hAnsi="宋体"/>
                <w:b/>
                <w:szCs w:val="21"/>
              </w:rPr>
            </w:pPr>
            <w:r>
              <w:rPr>
                <w:rFonts w:hint="eastAsia"/>
                <w:b/>
              </w:rPr>
              <w:t>类型</w:t>
            </w:r>
          </w:p>
        </w:tc>
        <w:tc>
          <w:tcPr>
            <w:tcW w:w="249" w:type="pct"/>
            <w:shd w:val="clear" w:color="auto" w:fill="FFFFFF" w:themeFill="background1"/>
            <w:vAlign w:val="center"/>
          </w:tcPr>
          <w:p w14:paraId="488E4D87" w14:textId="77777777" w:rsidR="00955081" w:rsidRPr="00BF567F" w:rsidRDefault="00955081" w:rsidP="005639B3">
            <w:pPr>
              <w:tabs>
                <w:tab w:val="left" w:pos="-125"/>
              </w:tabs>
              <w:ind w:leftChars="-60" w:left="-126" w:rightChars="-51" w:right="-107"/>
              <w:jc w:val="center"/>
              <w:rPr>
                <w:rFonts w:ascii="宋体" w:hAnsi="宋体"/>
                <w:b/>
                <w:szCs w:val="21"/>
              </w:rPr>
            </w:pPr>
            <w:r w:rsidRPr="00BF567F">
              <w:rPr>
                <w:rFonts w:ascii="宋体" w:hAnsi="宋体" w:hint="eastAsia"/>
                <w:b/>
                <w:szCs w:val="21"/>
              </w:rPr>
              <w:t>M/O/P</w:t>
            </w:r>
          </w:p>
        </w:tc>
        <w:tc>
          <w:tcPr>
            <w:tcW w:w="749" w:type="pct"/>
            <w:shd w:val="clear" w:color="auto" w:fill="FFFFFF" w:themeFill="background1"/>
            <w:vAlign w:val="center"/>
          </w:tcPr>
          <w:p w14:paraId="1641008C" w14:textId="77777777" w:rsidR="00955081" w:rsidRPr="00BF567F" w:rsidRDefault="00955081" w:rsidP="003A2106">
            <w:pPr>
              <w:ind w:left="210" w:right="210"/>
              <w:jc w:val="center"/>
              <w:rPr>
                <w:rFonts w:ascii="宋体" w:hAnsi="宋体"/>
                <w:b/>
                <w:szCs w:val="21"/>
              </w:rPr>
            </w:pPr>
            <w:r w:rsidRPr="00BF567F">
              <w:rPr>
                <w:rFonts w:ascii="宋体" w:hAnsi="宋体" w:hint="eastAsia"/>
                <w:b/>
                <w:szCs w:val="21"/>
              </w:rPr>
              <w:t>数据来源</w:t>
            </w:r>
          </w:p>
        </w:tc>
        <w:tc>
          <w:tcPr>
            <w:tcW w:w="1859" w:type="pct"/>
            <w:shd w:val="clear" w:color="auto" w:fill="FFFFFF" w:themeFill="background1"/>
            <w:vAlign w:val="center"/>
          </w:tcPr>
          <w:p w14:paraId="56BEBFCB" w14:textId="77777777" w:rsidR="00955081" w:rsidRPr="00BF567F" w:rsidRDefault="00955081" w:rsidP="003A2106">
            <w:pPr>
              <w:ind w:left="210" w:right="210"/>
              <w:jc w:val="center"/>
              <w:rPr>
                <w:rFonts w:ascii="宋体" w:hAnsi="宋体"/>
                <w:b/>
                <w:szCs w:val="21"/>
              </w:rPr>
            </w:pPr>
            <w:r w:rsidRPr="00BF567F">
              <w:rPr>
                <w:rFonts w:ascii="宋体" w:hAnsi="宋体" w:hint="eastAsia"/>
                <w:b/>
                <w:szCs w:val="21"/>
              </w:rPr>
              <w:t>描述</w:t>
            </w:r>
          </w:p>
        </w:tc>
      </w:tr>
      <w:tr w:rsidR="00EC493B" w:rsidRPr="006D6D00" w14:paraId="3E251FBF"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6814CEC" w14:textId="77777777" w:rsidR="00EC493B" w:rsidRPr="006D6D00" w:rsidRDefault="00EC493B"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3970D2AD" w14:textId="77777777" w:rsidR="00EC493B" w:rsidRDefault="00EC493B" w:rsidP="0089526E">
            <w:r>
              <w:rPr>
                <w:rFonts w:hint="eastAsia"/>
              </w:rPr>
              <w:t>索赔编号</w:t>
            </w:r>
          </w:p>
        </w:tc>
        <w:tc>
          <w:tcPr>
            <w:tcW w:w="634" w:type="pct"/>
            <w:tcBorders>
              <w:top w:val="single" w:sz="4" w:space="0" w:color="auto"/>
              <w:left w:val="single" w:sz="4" w:space="0" w:color="auto"/>
              <w:bottom w:val="single" w:sz="4" w:space="0" w:color="auto"/>
              <w:right w:val="single" w:sz="4" w:space="0" w:color="auto"/>
            </w:tcBorders>
          </w:tcPr>
          <w:p w14:paraId="384F01A0" w14:textId="77777777" w:rsidR="00EC493B" w:rsidRDefault="00EC493B"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49FE3B9B" w14:textId="77777777" w:rsidR="00EC493B" w:rsidRDefault="00EC493B" w:rsidP="0089526E">
            <w:pPr>
              <w:jc w:val="center"/>
            </w:pPr>
            <w:r>
              <w:rPr>
                <w:rFonts w:hint="eastAsia"/>
              </w:rPr>
              <w:t>V(16)</w:t>
            </w:r>
          </w:p>
        </w:tc>
        <w:tc>
          <w:tcPr>
            <w:tcW w:w="249" w:type="pct"/>
            <w:tcBorders>
              <w:top w:val="single" w:sz="4" w:space="0" w:color="auto"/>
              <w:left w:val="single" w:sz="4" w:space="0" w:color="auto"/>
              <w:bottom w:val="single" w:sz="4" w:space="0" w:color="auto"/>
              <w:right w:val="single" w:sz="4" w:space="0" w:color="auto"/>
            </w:tcBorders>
          </w:tcPr>
          <w:p w14:paraId="3941730A" w14:textId="77777777" w:rsidR="00EC493B"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1EE71649" w14:textId="77777777" w:rsidR="00EC493B" w:rsidRDefault="00EC493B"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224EA538" w14:textId="77777777" w:rsidR="00EC493B" w:rsidRDefault="00EC493B" w:rsidP="0089526E"/>
        </w:tc>
      </w:tr>
      <w:tr w:rsidR="00EC493B" w14:paraId="6E17BD3D"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13FCA63" w14:textId="77777777" w:rsidR="00EC493B" w:rsidRPr="006D6D00" w:rsidRDefault="00EC493B"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7744164C" w14:textId="77777777" w:rsidR="00EC493B" w:rsidRDefault="002B0653" w:rsidP="0089526E">
            <w:r>
              <w:rPr>
                <w:rFonts w:hint="eastAsia"/>
              </w:rPr>
              <w:t>付汇</w:t>
            </w:r>
            <w:r w:rsidR="00EC493B">
              <w:rPr>
                <w:rFonts w:hint="eastAsia"/>
              </w:rPr>
              <w:t>日期</w:t>
            </w:r>
          </w:p>
        </w:tc>
        <w:tc>
          <w:tcPr>
            <w:tcW w:w="634" w:type="pct"/>
            <w:tcBorders>
              <w:top w:val="single" w:sz="4" w:space="0" w:color="auto"/>
              <w:left w:val="single" w:sz="4" w:space="0" w:color="auto"/>
              <w:bottom w:val="single" w:sz="4" w:space="0" w:color="auto"/>
              <w:right w:val="single" w:sz="4" w:space="0" w:color="auto"/>
            </w:tcBorders>
          </w:tcPr>
          <w:p w14:paraId="0A1855C0" w14:textId="77777777" w:rsidR="00EC493B" w:rsidRDefault="00EC493B"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629E6F34" w14:textId="77777777" w:rsidR="00EC493B" w:rsidRDefault="00EC493B" w:rsidP="0089526E">
            <w:pPr>
              <w:jc w:val="center"/>
            </w:pPr>
            <w:r>
              <w:rPr>
                <w:rFonts w:hint="eastAsia"/>
              </w:rPr>
              <w:t>D</w:t>
            </w:r>
          </w:p>
        </w:tc>
        <w:tc>
          <w:tcPr>
            <w:tcW w:w="249" w:type="pct"/>
            <w:tcBorders>
              <w:top w:val="single" w:sz="4" w:space="0" w:color="auto"/>
              <w:left w:val="single" w:sz="4" w:space="0" w:color="auto"/>
              <w:bottom w:val="single" w:sz="4" w:space="0" w:color="auto"/>
              <w:right w:val="single" w:sz="4" w:space="0" w:color="auto"/>
            </w:tcBorders>
          </w:tcPr>
          <w:p w14:paraId="731D1087" w14:textId="77777777" w:rsidR="00EC493B" w:rsidRDefault="00EC493B"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3D1007CD" w14:textId="77777777" w:rsidR="00EC493B" w:rsidRDefault="00EC493B"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2B080796" w14:textId="77777777" w:rsidR="00EC493B" w:rsidRDefault="00EC493B" w:rsidP="0089526E">
            <w:r>
              <w:rPr>
                <w:rFonts w:hint="eastAsia"/>
              </w:rPr>
              <w:t>默认当前系统日期</w:t>
            </w:r>
          </w:p>
        </w:tc>
      </w:tr>
      <w:tr w:rsidR="002B0653" w14:paraId="6D034305"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FC3AC65"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30B97370" w14:textId="77777777" w:rsidR="002B0653" w:rsidRDefault="002B0653" w:rsidP="0089526E">
            <w:r>
              <w:rPr>
                <w:rFonts w:hint="eastAsia"/>
              </w:rPr>
              <w:t>保函编号</w:t>
            </w:r>
          </w:p>
        </w:tc>
        <w:tc>
          <w:tcPr>
            <w:tcW w:w="634" w:type="pct"/>
            <w:tcBorders>
              <w:top w:val="single" w:sz="4" w:space="0" w:color="auto"/>
              <w:left w:val="single" w:sz="4" w:space="0" w:color="auto"/>
              <w:bottom w:val="single" w:sz="4" w:space="0" w:color="auto"/>
              <w:right w:val="single" w:sz="4" w:space="0" w:color="auto"/>
            </w:tcBorders>
          </w:tcPr>
          <w:p w14:paraId="558E53DF"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50347717" w14:textId="77777777" w:rsidR="002B0653" w:rsidRDefault="002B0653" w:rsidP="00602D43">
            <w:pPr>
              <w:jc w:val="center"/>
            </w:pPr>
            <w:r>
              <w:rPr>
                <w:rFonts w:hint="eastAsia"/>
              </w:rPr>
              <w:t>V(16)</w:t>
            </w:r>
          </w:p>
        </w:tc>
        <w:tc>
          <w:tcPr>
            <w:tcW w:w="249" w:type="pct"/>
            <w:tcBorders>
              <w:top w:val="single" w:sz="4" w:space="0" w:color="auto"/>
              <w:left w:val="single" w:sz="4" w:space="0" w:color="auto"/>
              <w:bottom w:val="single" w:sz="4" w:space="0" w:color="auto"/>
              <w:right w:val="single" w:sz="4" w:space="0" w:color="auto"/>
            </w:tcBorders>
          </w:tcPr>
          <w:p w14:paraId="07C98879" w14:textId="77777777" w:rsidR="002B0653" w:rsidRDefault="002B0653" w:rsidP="00602D43">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598538A3" w14:textId="77777777" w:rsidR="002B0653" w:rsidRDefault="002B0653" w:rsidP="00602D43">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66DAA545" w14:textId="77777777" w:rsidR="002B0653" w:rsidRDefault="002B0653" w:rsidP="0089526E"/>
        </w:tc>
      </w:tr>
      <w:tr w:rsidR="002B0653" w14:paraId="243998EA"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12F19CB"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76FD47B3" w14:textId="77777777" w:rsidR="002B0653" w:rsidRDefault="002B0653" w:rsidP="0089526E">
            <w:r>
              <w:rPr>
                <w:rFonts w:hint="eastAsia"/>
              </w:rPr>
              <w:t>保函币种</w:t>
            </w:r>
          </w:p>
        </w:tc>
        <w:tc>
          <w:tcPr>
            <w:tcW w:w="634" w:type="pct"/>
            <w:tcBorders>
              <w:top w:val="single" w:sz="4" w:space="0" w:color="auto"/>
              <w:left w:val="single" w:sz="4" w:space="0" w:color="auto"/>
              <w:bottom w:val="single" w:sz="4" w:space="0" w:color="auto"/>
              <w:right w:val="single" w:sz="4" w:space="0" w:color="auto"/>
            </w:tcBorders>
          </w:tcPr>
          <w:p w14:paraId="6DB49EC0"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453B2E5A" w14:textId="77777777" w:rsidR="002B0653" w:rsidRDefault="002B0653" w:rsidP="0089526E">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0A6DFD41"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38994FD3"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6C9827BE" w14:textId="77777777" w:rsidR="002B0653" w:rsidRDefault="002B0653" w:rsidP="0089526E"/>
        </w:tc>
      </w:tr>
      <w:tr w:rsidR="002B0653" w14:paraId="1EDB48CD"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0AC0A45"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7312DAEC" w14:textId="77777777" w:rsidR="002B0653" w:rsidRDefault="002B0653" w:rsidP="0089526E">
            <w:r>
              <w:rPr>
                <w:rFonts w:hint="eastAsia"/>
              </w:rPr>
              <w:t>保函金额</w:t>
            </w:r>
          </w:p>
        </w:tc>
        <w:tc>
          <w:tcPr>
            <w:tcW w:w="634" w:type="pct"/>
            <w:tcBorders>
              <w:top w:val="single" w:sz="4" w:space="0" w:color="auto"/>
              <w:left w:val="single" w:sz="4" w:space="0" w:color="auto"/>
              <w:bottom w:val="single" w:sz="4" w:space="0" w:color="auto"/>
              <w:right w:val="single" w:sz="4" w:space="0" w:color="auto"/>
            </w:tcBorders>
          </w:tcPr>
          <w:p w14:paraId="3565721E"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0FD7AF69" w14:textId="77777777" w:rsidR="002B0653" w:rsidRDefault="002B0653"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6070FFB2"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6A0E447A"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4065DCFA" w14:textId="77777777" w:rsidR="002B0653" w:rsidRDefault="002B0653" w:rsidP="0089526E"/>
        </w:tc>
      </w:tr>
      <w:tr w:rsidR="002B0653" w14:paraId="49A4EDF5"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D849C1D"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4365F4DA" w14:textId="77777777" w:rsidR="002B0653" w:rsidRDefault="002B0653" w:rsidP="0089526E">
            <w:r>
              <w:rPr>
                <w:rFonts w:hint="eastAsia"/>
              </w:rPr>
              <w:t>索偿行</w:t>
            </w:r>
            <w:r>
              <w:rPr>
                <w:rFonts w:hint="eastAsia"/>
              </w:rPr>
              <w:t>SWIFTCODE</w:t>
            </w:r>
          </w:p>
        </w:tc>
        <w:tc>
          <w:tcPr>
            <w:tcW w:w="634" w:type="pct"/>
            <w:tcBorders>
              <w:top w:val="single" w:sz="4" w:space="0" w:color="auto"/>
              <w:left w:val="single" w:sz="4" w:space="0" w:color="auto"/>
              <w:bottom w:val="single" w:sz="4" w:space="0" w:color="auto"/>
              <w:right w:val="single" w:sz="4" w:space="0" w:color="auto"/>
            </w:tcBorders>
          </w:tcPr>
          <w:p w14:paraId="396F33C0"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7A211D72" w14:textId="77777777" w:rsidR="002B0653" w:rsidRDefault="002B0653" w:rsidP="0089526E">
            <w:pPr>
              <w:jc w:val="center"/>
            </w:pPr>
            <w:r>
              <w:rPr>
                <w:rFonts w:hint="eastAsia"/>
              </w:rPr>
              <w:t>V(20)</w:t>
            </w:r>
          </w:p>
        </w:tc>
        <w:tc>
          <w:tcPr>
            <w:tcW w:w="249" w:type="pct"/>
            <w:tcBorders>
              <w:top w:val="single" w:sz="4" w:space="0" w:color="auto"/>
              <w:left w:val="single" w:sz="4" w:space="0" w:color="auto"/>
              <w:bottom w:val="single" w:sz="4" w:space="0" w:color="auto"/>
              <w:right w:val="single" w:sz="4" w:space="0" w:color="auto"/>
            </w:tcBorders>
          </w:tcPr>
          <w:p w14:paraId="6373904E"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6373DDC5"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6F0FBBCF" w14:textId="77777777" w:rsidR="002B0653" w:rsidRDefault="002B0653" w:rsidP="0089526E"/>
        </w:tc>
      </w:tr>
      <w:tr w:rsidR="002B0653" w14:paraId="79A8DB82"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749B049"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40FCCA05" w14:textId="77777777" w:rsidR="002B0653" w:rsidRDefault="002B0653" w:rsidP="0089526E">
            <w:r>
              <w:rPr>
                <w:rFonts w:hint="eastAsia"/>
              </w:rPr>
              <w:t>索偿行业务编号</w:t>
            </w:r>
          </w:p>
        </w:tc>
        <w:tc>
          <w:tcPr>
            <w:tcW w:w="634" w:type="pct"/>
            <w:tcBorders>
              <w:top w:val="single" w:sz="4" w:space="0" w:color="auto"/>
              <w:left w:val="single" w:sz="4" w:space="0" w:color="auto"/>
              <w:bottom w:val="single" w:sz="4" w:space="0" w:color="auto"/>
              <w:right w:val="single" w:sz="4" w:space="0" w:color="auto"/>
            </w:tcBorders>
          </w:tcPr>
          <w:p w14:paraId="3CDEF211"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4FF93E42" w14:textId="77777777" w:rsidR="002B0653" w:rsidRDefault="002B0653" w:rsidP="0089526E">
            <w:pPr>
              <w:jc w:val="center"/>
            </w:pPr>
            <w:r>
              <w:rPr>
                <w:rFonts w:hint="eastAsia"/>
              </w:rPr>
              <w:t>V(16)</w:t>
            </w:r>
          </w:p>
        </w:tc>
        <w:tc>
          <w:tcPr>
            <w:tcW w:w="249" w:type="pct"/>
            <w:tcBorders>
              <w:top w:val="single" w:sz="4" w:space="0" w:color="auto"/>
              <w:left w:val="single" w:sz="4" w:space="0" w:color="auto"/>
              <w:bottom w:val="single" w:sz="4" w:space="0" w:color="auto"/>
              <w:right w:val="single" w:sz="4" w:space="0" w:color="auto"/>
            </w:tcBorders>
          </w:tcPr>
          <w:p w14:paraId="27D639C7"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60734BED"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4234AB9F" w14:textId="77777777" w:rsidR="002B0653" w:rsidRDefault="002B0653" w:rsidP="0089526E"/>
        </w:tc>
      </w:tr>
      <w:tr w:rsidR="002B0653" w14:paraId="78C00C8B"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DFA07E1"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5C0D341A" w14:textId="77777777" w:rsidR="002B0653" w:rsidRDefault="002B0653" w:rsidP="0089526E">
            <w:r>
              <w:rPr>
                <w:rFonts w:hint="eastAsia"/>
              </w:rPr>
              <w:t>索赔币种</w:t>
            </w:r>
          </w:p>
        </w:tc>
        <w:tc>
          <w:tcPr>
            <w:tcW w:w="634" w:type="pct"/>
            <w:tcBorders>
              <w:top w:val="single" w:sz="4" w:space="0" w:color="auto"/>
              <w:left w:val="single" w:sz="4" w:space="0" w:color="auto"/>
              <w:bottom w:val="single" w:sz="4" w:space="0" w:color="auto"/>
              <w:right w:val="single" w:sz="4" w:space="0" w:color="auto"/>
            </w:tcBorders>
          </w:tcPr>
          <w:p w14:paraId="0194C2D5"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430322BF" w14:textId="77777777" w:rsidR="002B0653" w:rsidRDefault="002B0653" w:rsidP="0089526E">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6A58CA29"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6B5064DA"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0639F6DC" w14:textId="77777777" w:rsidR="002B0653" w:rsidRDefault="002B0653" w:rsidP="0089526E"/>
        </w:tc>
      </w:tr>
      <w:tr w:rsidR="002B0653" w14:paraId="3B1F1DE1"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AAE1A4B"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04339B5F" w14:textId="77777777" w:rsidR="002B0653" w:rsidRDefault="002B0653" w:rsidP="0089526E">
            <w:r>
              <w:rPr>
                <w:rFonts w:hint="eastAsia"/>
              </w:rPr>
              <w:t>索赔金额</w:t>
            </w:r>
          </w:p>
        </w:tc>
        <w:tc>
          <w:tcPr>
            <w:tcW w:w="634" w:type="pct"/>
            <w:tcBorders>
              <w:top w:val="single" w:sz="4" w:space="0" w:color="auto"/>
              <w:left w:val="single" w:sz="4" w:space="0" w:color="auto"/>
              <w:bottom w:val="single" w:sz="4" w:space="0" w:color="auto"/>
              <w:right w:val="single" w:sz="4" w:space="0" w:color="auto"/>
            </w:tcBorders>
          </w:tcPr>
          <w:p w14:paraId="4ADC432F"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7F0A3A56" w14:textId="77777777" w:rsidR="002B0653" w:rsidRDefault="002B0653"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466CF465"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5CE8A9F8"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64CD82C8" w14:textId="77777777" w:rsidR="002B0653" w:rsidRDefault="002B0653" w:rsidP="0089526E"/>
        </w:tc>
      </w:tr>
      <w:tr w:rsidR="002B0653" w14:paraId="1FC05999"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3CA17CE"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6B001638" w14:textId="77777777" w:rsidR="002B0653" w:rsidRDefault="002B0653" w:rsidP="0089526E">
            <w:r>
              <w:rPr>
                <w:rFonts w:hint="eastAsia"/>
              </w:rPr>
              <w:t>索汇利息</w:t>
            </w:r>
          </w:p>
        </w:tc>
        <w:tc>
          <w:tcPr>
            <w:tcW w:w="634" w:type="pct"/>
            <w:tcBorders>
              <w:top w:val="single" w:sz="4" w:space="0" w:color="auto"/>
              <w:left w:val="single" w:sz="4" w:space="0" w:color="auto"/>
              <w:bottom w:val="single" w:sz="4" w:space="0" w:color="auto"/>
              <w:right w:val="single" w:sz="4" w:space="0" w:color="auto"/>
            </w:tcBorders>
          </w:tcPr>
          <w:p w14:paraId="7D61611E"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1BD7C8FE" w14:textId="77777777" w:rsidR="002B0653" w:rsidRDefault="002B0653"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40466CF3"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68CE745A"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535284E0" w14:textId="77777777" w:rsidR="002B0653" w:rsidRDefault="002B0653" w:rsidP="0089526E">
            <w:r>
              <w:rPr>
                <w:rFonts w:hint="eastAsia"/>
              </w:rPr>
              <w:t>带出到单是登记的利息，详见控制说明</w:t>
            </w:r>
          </w:p>
        </w:tc>
      </w:tr>
      <w:tr w:rsidR="002B0653" w14:paraId="5644C6A4"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139FC5A"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1892E443" w14:textId="77777777" w:rsidR="002B0653" w:rsidRDefault="002B0653" w:rsidP="0089526E">
            <w:r>
              <w:rPr>
                <w:rFonts w:hint="eastAsia"/>
              </w:rPr>
              <w:t>索汇行费用</w:t>
            </w:r>
          </w:p>
        </w:tc>
        <w:tc>
          <w:tcPr>
            <w:tcW w:w="634" w:type="pct"/>
            <w:tcBorders>
              <w:top w:val="single" w:sz="4" w:space="0" w:color="auto"/>
              <w:left w:val="single" w:sz="4" w:space="0" w:color="auto"/>
              <w:bottom w:val="single" w:sz="4" w:space="0" w:color="auto"/>
              <w:right w:val="single" w:sz="4" w:space="0" w:color="auto"/>
            </w:tcBorders>
          </w:tcPr>
          <w:p w14:paraId="564B9077"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2BF212ED" w14:textId="77777777" w:rsidR="002B0653" w:rsidRDefault="002B0653"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00CCE4F2"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4F77B908"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3F024CB0" w14:textId="77777777" w:rsidR="002B0653" w:rsidRDefault="002B0653" w:rsidP="0089526E">
            <w:r>
              <w:rPr>
                <w:rFonts w:hint="eastAsia"/>
              </w:rPr>
              <w:t>带出到单是登记的费用，详见控制说明</w:t>
            </w:r>
          </w:p>
        </w:tc>
      </w:tr>
      <w:tr w:rsidR="002B0653" w14:paraId="7599AB48"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7855F17"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429DC335" w14:textId="77777777" w:rsidR="002B0653" w:rsidRDefault="002B0653" w:rsidP="0089526E">
            <w:r>
              <w:rPr>
                <w:rFonts w:hint="eastAsia"/>
              </w:rPr>
              <w:t>索赔总金额</w:t>
            </w:r>
          </w:p>
        </w:tc>
        <w:tc>
          <w:tcPr>
            <w:tcW w:w="634" w:type="pct"/>
            <w:tcBorders>
              <w:top w:val="single" w:sz="4" w:space="0" w:color="auto"/>
              <w:left w:val="single" w:sz="4" w:space="0" w:color="auto"/>
              <w:bottom w:val="single" w:sz="4" w:space="0" w:color="auto"/>
              <w:right w:val="single" w:sz="4" w:space="0" w:color="auto"/>
            </w:tcBorders>
          </w:tcPr>
          <w:p w14:paraId="39569787"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49FFF6A0" w14:textId="77777777" w:rsidR="002B0653" w:rsidRDefault="002B0653"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7BA53721"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0C40F97B"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33AFAD57" w14:textId="77777777" w:rsidR="002B0653" w:rsidRDefault="002B0653" w:rsidP="0089526E"/>
        </w:tc>
      </w:tr>
      <w:tr w:rsidR="002B0653" w14:paraId="0DEA62AB"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34CF0B4"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59BAF37E" w14:textId="77777777" w:rsidR="002B0653" w:rsidRDefault="002B0653" w:rsidP="0089526E">
            <w:r>
              <w:rPr>
                <w:rFonts w:hint="eastAsia"/>
              </w:rPr>
              <w:t>应付金额</w:t>
            </w:r>
          </w:p>
        </w:tc>
        <w:tc>
          <w:tcPr>
            <w:tcW w:w="634" w:type="pct"/>
            <w:tcBorders>
              <w:top w:val="single" w:sz="4" w:space="0" w:color="auto"/>
              <w:left w:val="single" w:sz="4" w:space="0" w:color="auto"/>
              <w:bottom w:val="single" w:sz="4" w:space="0" w:color="auto"/>
              <w:right w:val="single" w:sz="4" w:space="0" w:color="auto"/>
            </w:tcBorders>
          </w:tcPr>
          <w:p w14:paraId="741C1B43"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754EC828" w14:textId="77777777" w:rsidR="002B0653" w:rsidRDefault="002B0653"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6A61993F"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3D40E353" w14:textId="77777777" w:rsidR="002B0653" w:rsidRDefault="002B0653" w:rsidP="0089526E">
            <w:r>
              <w:rPr>
                <w:rFonts w:hint="eastAsia"/>
              </w:rPr>
              <w:t>自动计算</w:t>
            </w:r>
          </w:p>
        </w:tc>
        <w:tc>
          <w:tcPr>
            <w:tcW w:w="1859" w:type="pct"/>
            <w:tcBorders>
              <w:top w:val="single" w:sz="4" w:space="0" w:color="auto"/>
              <w:left w:val="single" w:sz="4" w:space="0" w:color="auto"/>
              <w:bottom w:val="single" w:sz="4" w:space="0" w:color="auto"/>
              <w:right w:val="single" w:sz="4" w:space="0" w:color="auto"/>
            </w:tcBorders>
          </w:tcPr>
          <w:p w14:paraId="7D5DAE08" w14:textId="77777777" w:rsidR="002B0653" w:rsidRDefault="002B0653" w:rsidP="0089526E">
            <w:r>
              <w:rPr>
                <w:rFonts w:hint="eastAsia"/>
              </w:rPr>
              <w:t>(</w:t>
            </w:r>
            <w:r>
              <w:rPr>
                <w:rFonts w:hint="eastAsia"/>
              </w:rPr>
              <w:t>索赔余额</w:t>
            </w:r>
            <w:r>
              <w:rPr>
                <w:rFonts w:hint="eastAsia"/>
              </w:rPr>
              <w:t>),</w:t>
            </w:r>
            <w:r>
              <w:rPr>
                <w:rFonts w:hint="eastAsia"/>
              </w:rPr>
              <w:t>第一次赔付时等于索赔总金额，后续赔付时等于索赔总金额</w:t>
            </w:r>
            <w:r>
              <w:rPr>
                <w:rFonts w:hint="eastAsia"/>
              </w:rPr>
              <w:t>-</w:t>
            </w:r>
            <w:r>
              <w:rPr>
                <w:rFonts w:hint="eastAsia"/>
              </w:rPr>
              <w:t>已赔付金额</w:t>
            </w:r>
          </w:p>
        </w:tc>
      </w:tr>
      <w:tr w:rsidR="002B0653" w14:paraId="402DF5C7"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3D7F40A"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3EBA0D22" w14:textId="77777777" w:rsidR="002B0653" w:rsidRDefault="002B0653" w:rsidP="0089526E">
            <w:r>
              <w:rPr>
                <w:rFonts w:hint="eastAsia"/>
              </w:rPr>
              <w:t>付款币种</w:t>
            </w:r>
          </w:p>
        </w:tc>
        <w:tc>
          <w:tcPr>
            <w:tcW w:w="634" w:type="pct"/>
            <w:tcBorders>
              <w:top w:val="single" w:sz="4" w:space="0" w:color="auto"/>
              <w:left w:val="single" w:sz="4" w:space="0" w:color="auto"/>
              <w:bottom w:val="single" w:sz="4" w:space="0" w:color="auto"/>
              <w:right w:val="single" w:sz="4" w:space="0" w:color="auto"/>
            </w:tcBorders>
          </w:tcPr>
          <w:p w14:paraId="0296A19B"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67C25906" w14:textId="77777777" w:rsidR="002B0653" w:rsidRDefault="002B0653" w:rsidP="0089526E">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25DE3159"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5817D89B"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25DD91C5" w14:textId="77777777" w:rsidR="002B0653" w:rsidRDefault="002B0653" w:rsidP="0089526E">
            <w:r>
              <w:rPr>
                <w:rFonts w:hint="eastAsia"/>
              </w:rPr>
              <w:t>默认为索赔币种</w:t>
            </w:r>
          </w:p>
        </w:tc>
      </w:tr>
      <w:tr w:rsidR="002B0653" w14:paraId="5D4AE99F"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E3AAA83"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6BAC278C" w14:textId="77777777" w:rsidR="002B0653" w:rsidRDefault="002B0653" w:rsidP="0089526E">
            <w:r>
              <w:rPr>
                <w:rFonts w:hint="eastAsia"/>
              </w:rPr>
              <w:t>付款金额</w:t>
            </w:r>
          </w:p>
        </w:tc>
        <w:tc>
          <w:tcPr>
            <w:tcW w:w="634" w:type="pct"/>
            <w:tcBorders>
              <w:top w:val="single" w:sz="4" w:space="0" w:color="auto"/>
              <w:left w:val="single" w:sz="4" w:space="0" w:color="auto"/>
              <w:bottom w:val="single" w:sz="4" w:space="0" w:color="auto"/>
              <w:right w:val="single" w:sz="4" w:space="0" w:color="auto"/>
            </w:tcBorders>
          </w:tcPr>
          <w:p w14:paraId="46761C65"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3C2C3651" w14:textId="77777777" w:rsidR="002B0653" w:rsidRDefault="002B0653"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072CA349" w14:textId="77777777" w:rsidR="002B0653" w:rsidRDefault="002B0653"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5680E389"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29A5EB91" w14:textId="77777777" w:rsidR="002B0653" w:rsidRDefault="002B0653" w:rsidP="0089526E">
            <w:r>
              <w:rPr>
                <w:rFonts w:hint="eastAsia"/>
              </w:rPr>
              <w:t>详见控制说明</w:t>
            </w:r>
          </w:p>
        </w:tc>
      </w:tr>
      <w:tr w:rsidR="002B0653" w14:paraId="6CA5AD12"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DF171B3"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52A399F2" w14:textId="77777777" w:rsidR="002B0653" w:rsidRDefault="002B0653" w:rsidP="0089526E">
            <w:r>
              <w:rPr>
                <w:rFonts w:hint="eastAsia"/>
              </w:rPr>
              <w:t>内扣金额</w:t>
            </w:r>
          </w:p>
        </w:tc>
        <w:tc>
          <w:tcPr>
            <w:tcW w:w="634" w:type="pct"/>
            <w:tcBorders>
              <w:top w:val="single" w:sz="4" w:space="0" w:color="auto"/>
              <w:left w:val="single" w:sz="4" w:space="0" w:color="auto"/>
              <w:bottom w:val="single" w:sz="4" w:space="0" w:color="auto"/>
              <w:right w:val="single" w:sz="4" w:space="0" w:color="auto"/>
            </w:tcBorders>
          </w:tcPr>
          <w:p w14:paraId="6955C269"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1A102CC2" w14:textId="77777777" w:rsidR="002B0653" w:rsidRDefault="002B0653"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7991D68E"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6AE0FBBF" w14:textId="77777777" w:rsidR="002B0653" w:rsidRDefault="002B0653"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5426B975" w14:textId="77777777" w:rsidR="002B0653" w:rsidRDefault="002B0653" w:rsidP="0089526E">
            <w:r>
              <w:rPr>
                <w:rFonts w:hint="eastAsia"/>
              </w:rPr>
              <w:t>由对方承担的累计费用（包括手续费和邮电费）</w:t>
            </w:r>
          </w:p>
        </w:tc>
      </w:tr>
      <w:tr w:rsidR="002B0653" w14:paraId="69438314"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AED7723"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73004D42" w14:textId="77777777" w:rsidR="002B0653" w:rsidRDefault="002B0653" w:rsidP="0089526E">
            <w:r>
              <w:rPr>
                <w:rFonts w:hint="eastAsia"/>
              </w:rPr>
              <w:t>净付款金额</w:t>
            </w:r>
          </w:p>
        </w:tc>
        <w:tc>
          <w:tcPr>
            <w:tcW w:w="634" w:type="pct"/>
            <w:tcBorders>
              <w:top w:val="single" w:sz="4" w:space="0" w:color="auto"/>
              <w:left w:val="single" w:sz="4" w:space="0" w:color="auto"/>
              <w:bottom w:val="single" w:sz="4" w:space="0" w:color="auto"/>
              <w:right w:val="single" w:sz="4" w:space="0" w:color="auto"/>
            </w:tcBorders>
          </w:tcPr>
          <w:p w14:paraId="6DA0CB1E"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4C9D3EB3" w14:textId="77777777" w:rsidR="002B0653" w:rsidRDefault="002B0653"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477B3C28" w14:textId="77777777" w:rsidR="002B0653" w:rsidRDefault="002B0653"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5DBFB048" w14:textId="77777777" w:rsidR="002B0653" w:rsidRDefault="002B0653" w:rsidP="0089526E">
            <w:r>
              <w:rPr>
                <w:rFonts w:hint="eastAsia"/>
              </w:rPr>
              <w:t>自动计算</w:t>
            </w:r>
          </w:p>
        </w:tc>
        <w:tc>
          <w:tcPr>
            <w:tcW w:w="1859" w:type="pct"/>
            <w:tcBorders>
              <w:top w:val="single" w:sz="4" w:space="0" w:color="auto"/>
              <w:left w:val="single" w:sz="4" w:space="0" w:color="auto"/>
              <w:bottom w:val="single" w:sz="4" w:space="0" w:color="auto"/>
              <w:right w:val="single" w:sz="4" w:space="0" w:color="auto"/>
            </w:tcBorders>
          </w:tcPr>
          <w:p w14:paraId="1DDAADA0" w14:textId="77777777" w:rsidR="002B0653" w:rsidRDefault="002B0653" w:rsidP="0089526E">
            <w:r>
              <w:rPr>
                <w:rFonts w:hint="eastAsia"/>
              </w:rPr>
              <w:t>本次付款金额</w:t>
            </w:r>
            <w:r>
              <w:rPr>
                <w:rFonts w:hint="eastAsia"/>
              </w:rPr>
              <w:t xml:space="preserve"> - </w:t>
            </w:r>
            <w:r>
              <w:rPr>
                <w:rFonts w:hint="eastAsia"/>
              </w:rPr>
              <w:t>内扣金额</w:t>
            </w:r>
          </w:p>
        </w:tc>
      </w:tr>
      <w:tr w:rsidR="002B0653" w14:paraId="13902AC8"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E0879B2"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06317CEE" w14:textId="77777777" w:rsidR="002B0653" w:rsidRDefault="002B0653" w:rsidP="0089526E">
            <w:r>
              <w:rPr>
                <w:rFonts w:hint="eastAsia"/>
              </w:rPr>
              <w:t>起息日</w:t>
            </w:r>
          </w:p>
        </w:tc>
        <w:tc>
          <w:tcPr>
            <w:tcW w:w="634" w:type="pct"/>
            <w:tcBorders>
              <w:top w:val="single" w:sz="4" w:space="0" w:color="auto"/>
              <w:left w:val="single" w:sz="4" w:space="0" w:color="auto"/>
              <w:bottom w:val="single" w:sz="4" w:space="0" w:color="auto"/>
              <w:right w:val="single" w:sz="4" w:space="0" w:color="auto"/>
            </w:tcBorders>
          </w:tcPr>
          <w:p w14:paraId="33927314"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14559E16" w14:textId="77777777" w:rsidR="002B0653" w:rsidRDefault="002B0653" w:rsidP="0089526E">
            <w:pPr>
              <w:jc w:val="center"/>
            </w:pPr>
            <w:r>
              <w:rPr>
                <w:rFonts w:hint="eastAsia"/>
              </w:rPr>
              <w:t>D</w:t>
            </w:r>
          </w:p>
        </w:tc>
        <w:tc>
          <w:tcPr>
            <w:tcW w:w="249" w:type="pct"/>
            <w:tcBorders>
              <w:top w:val="single" w:sz="4" w:space="0" w:color="auto"/>
              <w:left w:val="single" w:sz="4" w:space="0" w:color="auto"/>
              <w:bottom w:val="single" w:sz="4" w:space="0" w:color="auto"/>
              <w:right w:val="single" w:sz="4" w:space="0" w:color="auto"/>
            </w:tcBorders>
          </w:tcPr>
          <w:p w14:paraId="339E60F9" w14:textId="77777777" w:rsidR="002B0653" w:rsidRDefault="002B0653"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5DFB0606" w14:textId="77777777" w:rsidR="002B0653" w:rsidRDefault="002B0653"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0222FEA8" w14:textId="77777777" w:rsidR="002B0653" w:rsidRDefault="002B0653" w:rsidP="0089526E">
            <w:r>
              <w:rPr>
                <w:rFonts w:hint="eastAsia"/>
              </w:rPr>
              <w:t>默认当前系统日期</w:t>
            </w:r>
          </w:p>
        </w:tc>
      </w:tr>
      <w:tr w:rsidR="002B0653" w:rsidRPr="006D6D00" w14:paraId="7456E170"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CC5F388"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711C6DB6" w14:textId="77777777" w:rsidR="002B0653" w:rsidRDefault="002B0653" w:rsidP="0089526E">
            <w:r>
              <w:rPr>
                <w:rFonts w:hint="eastAsia"/>
              </w:rPr>
              <w:t>付汇性质</w:t>
            </w:r>
          </w:p>
        </w:tc>
        <w:tc>
          <w:tcPr>
            <w:tcW w:w="634" w:type="pct"/>
            <w:tcBorders>
              <w:top w:val="single" w:sz="4" w:space="0" w:color="auto"/>
              <w:left w:val="single" w:sz="4" w:space="0" w:color="auto"/>
              <w:bottom w:val="single" w:sz="4" w:space="0" w:color="auto"/>
              <w:right w:val="single" w:sz="4" w:space="0" w:color="auto"/>
            </w:tcBorders>
          </w:tcPr>
          <w:p w14:paraId="6AA9DFFE"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1202FD4D" w14:textId="77777777" w:rsidR="002B0653" w:rsidRDefault="002B0653" w:rsidP="0089526E">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17BC2747" w14:textId="77777777" w:rsidR="002B0653" w:rsidRDefault="002B0653"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283B7A07" w14:textId="77777777" w:rsidR="002B0653" w:rsidRDefault="002B0653" w:rsidP="0089526E">
            <w:r>
              <w:rPr>
                <w:rFonts w:hint="eastAsia"/>
              </w:rPr>
              <w:t>选择</w:t>
            </w:r>
          </w:p>
        </w:tc>
        <w:tc>
          <w:tcPr>
            <w:tcW w:w="1859" w:type="pct"/>
            <w:tcBorders>
              <w:top w:val="single" w:sz="4" w:space="0" w:color="auto"/>
              <w:left w:val="single" w:sz="4" w:space="0" w:color="auto"/>
              <w:bottom w:val="single" w:sz="4" w:space="0" w:color="auto"/>
              <w:right w:val="single" w:sz="4" w:space="0" w:color="auto"/>
            </w:tcBorders>
          </w:tcPr>
          <w:p w14:paraId="0CC530F8" w14:textId="77777777" w:rsidR="002B0653" w:rsidRDefault="002B0653" w:rsidP="0089526E">
            <w:r>
              <w:rPr>
                <w:rFonts w:hint="eastAsia"/>
              </w:rPr>
              <w:t>1</w:t>
            </w:r>
            <w:r>
              <w:rPr>
                <w:rFonts w:hint="eastAsia"/>
              </w:rPr>
              <w:t>：正常付汇</w:t>
            </w:r>
          </w:p>
          <w:p w14:paraId="03F44615" w14:textId="77777777" w:rsidR="002B0653" w:rsidRDefault="002B0653" w:rsidP="0089526E">
            <w:r>
              <w:rPr>
                <w:rFonts w:hint="eastAsia"/>
              </w:rPr>
              <w:t>2</w:t>
            </w:r>
            <w:r>
              <w:rPr>
                <w:rFonts w:hint="eastAsia"/>
              </w:rPr>
              <w:t>：不在名录</w:t>
            </w:r>
          </w:p>
          <w:p w14:paraId="4D3138A5" w14:textId="77777777" w:rsidR="002B0653" w:rsidRDefault="002B0653" w:rsidP="0089526E">
            <w:r>
              <w:rPr>
                <w:rFonts w:hint="eastAsia"/>
              </w:rPr>
              <w:t>3</w:t>
            </w:r>
            <w:r>
              <w:rPr>
                <w:rFonts w:hint="eastAsia"/>
              </w:rPr>
              <w:t>：</w:t>
            </w:r>
            <w:r>
              <w:rPr>
                <w:rFonts w:hint="eastAsia"/>
              </w:rPr>
              <w:t>C</w:t>
            </w:r>
            <w:r>
              <w:rPr>
                <w:rFonts w:hint="eastAsia"/>
              </w:rPr>
              <w:t>类企业</w:t>
            </w:r>
          </w:p>
        </w:tc>
      </w:tr>
      <w:tr w:rsidR="002B0653" w14:paraId="01663D50"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4137B2D" w14:textId="77777777" w:rsidR="002B0653" w:rsidRPr="006D6D00" w:rsidRDefault="002B0653"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3A693FFF" w14:textId="77777777" w:rsidR="002B0653" w:rsidRDefault="002B0653" w:rsidP="0089526E">
            <w:r>
              <w:t>外汇局批件号</w:t>
            </w:r>
            <w:r>
              <w:t>/</w:t>
            </w:r>
            <w:r>
              <w:t>备案表号</w:t>
            </w:r>
            <w:r>
              <w:t>/</w:t>
            </w:r>
            <w:r>
              <w:t>业务编号</w:t>
            </w:r>
          </w:p>
        </w:tc>
        <w:tc>
          <w:tcPr>
            <w:tcW w:w="634" w:type="pct"/>
            <w:tcBorders>
              <w:top w:val="single" w:sz="4" w:space="0" w:color="auto"/>
              <w:left w:val="single" w:sz="4" w:space="0" w:color="auto"/>
              <w:bottom w:val="single" w:sz="4" w:space="0" w:color="auto"/>
              <w:right w:val="single" w:sz="4" w:space="0" w:color="auto"/>
            </w:tcBorders>
          </w:tcPr>
          <w:p w14:paraId="72C8DA86" w14:textId="77777777" w:rsidR="002B0653" w:rsidRDefault="002B0653"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1E742C0F" w14:textId="77777777" w:rsidR="002B0653" w:rsidRDefault="002B0653" w:rsidP="0089526E">
            <w:pPr>
              <w:jc w:val="center"/>
            </w:pPr>
            <w:r>
              <w:rPr>
                <w:rFonts w:hint="eastAsia"/>
              </w:rPr>
              <w:t>V(20)</w:t>
            </w:r>
          </w:p>
        </w:tc>
        <w:tc>
          <w:tcPr>
            <w:tcW w:w="249" w:type="pct"/>
            <w:tcBorders>
              <w:top w:val="single" w:sz="4" w:space="0" w:color="auto"/>
              <w:left w:val="single" w:sz="4" w:space="0" w:color="auto"/>
              <w:bottom w:val="single" w:sz="4" w:space="0" w:color="auto"/>
              <w:right w:val="single" w:sz="4" w:space="0" w:color="auto"/>
            </w:tcBorders>
          </w:tcPr>
          <w:p w14:paraId="69CB0C25" w14:textId="77777777" w:rsidR="002B0653" w:rsidRDefault="002B0653" w:rsidP="0089526E">
            <w:pPr>
              <w:jc w:val="center"/>
            </w:pPr>
            <w:r>
              <w:rPr>
                <w:rFonts w:hint="eastAsia"/>
              </w:rPr>
              <w:t>MO</w:t>
            </w:r>
          </w:p>
        </w:tc>
        <w:tc>
          <w:tcPr>
            <w:tcW w:w="749" w:type="pct"/>
            <w:tcBorders>
              <w:top w:val="single" w:sz="4" w:space="0" w:color="auto"/>
              <w:left w:val="single" w:sz="4" w:space="0" w:color="auto"/>
              <w:bottom w:val="single" w:sz="4" w:space="0" w:color="auto"/>
              <w:right w:val="single" w:sz="4" w:space="0" w:color="auto"/>
            </w:tcBorders>
          </w:tcPr>
          <w:p w14:paraId="2D9DD955" w14:textId="77777777" w:rsidR="002B0653" w:rsidRDefault="002B0653"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1BA76F51" w14:textId="77777777" w:rsidR="002B0653" w:rsidRDefault="002B0653" w:rsidP="0089526E">
            <w:r>
              <w:rPr>
                <w:rFonts w:hint="eastAsia"/>
              </w:rPr>
              <w:t>详见控制说明</w:t>
            </w:r>
          </w:p>
        </w:tc>
      </w:tr>
      <w:tr w:rsidR="00396C45" w14:paraId="7AB4B386" w14:textId="77777777" w:rsidTr="00E930A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A4AD318" w14:textId="77777777" w:rsidR="00396C45" w:rsidRPr="006D6D00" w:rsidRDefault="00396C45"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33911FEE" w14:textId="77777777" w:rsidR="00396C45" w:rsidRDefault="00396C45" w:rsidP="009F58F1">
            <w:pPr>
              <w:ind w:leftChars="-51" w:left="-107" w:right="-47"/>
              <w:rPr>
                <w:szCs w:val="21"/>
              </w:rPr>
            </w:pPr>
            <w:r>
              <w:rPr>
                <w:rFonts w:hint="eastAsia"/>
                <w:szCs w:val="21"/>
              </w:rPr>
              <w:t>境内</w:t>
            </w:r>
            <w:r>
              <w:rPr>
                <w:rFonts w:hint="eastAsia"/>
                <w:szCs w:val="21"/>
              </w:rPr>
              <w:t>/</w:t>
            </w:r>
            <w:r>
              <w:rPr>
                <w:rFonts w:hint="eastAsia"/>
                <w:szCs w:val="21"/>
              </w:rPr>
              <w:t>境外标记</w:t>
            </w:r>
          </w:p>
        </w:tc>
        <w:tc>
          <w:tcPr>
            <w:tcW w:w="634" w:type="pct"/>
            <w:tcBorders>
              <w:top w:val="single" w:sz="4" w:space="0" w:color="auto"/>
              <w:left w:val="single" w:sz="4" w:space="0" w:color="auto"/>
              <w:bottom w:val="single" w:sz="4" w:space="0" w:color="auto"/>
              <w:right w:val="single" w:sz="4" w:space="0" w:color="auto"/>
            </w:tcBorders>
          </w:tcPr>
          <w:p w14:paraId="6182B517" w14:textId="77777777" w:rsidR="00396C45" w:rsidRPr="006D6D00" w:rsidRDefault="00396C45" w:rsidP="00396C45">
            <w:pPr>
              <w:ind w:leftChars="-12" w:left="-25" w:right="4" w:firstLine="1"/>
              <w:jc w:val="center"/>
              <w:rPr>
                <w:rFonts w:ascii="宋体" w:hAnsi="宋体"/>
              </w:rPr>
            </w:pPr>
          </w:p>
        </w:tc>
        <w:tc>
          <w:tcPr>
            <w:tcW w:w="418" w:type="pct"/>
            <w:tcBorders>
              <w:top w:val="single" w:sz="4" w:space="0" w:color="auto"/>
              <w:left w:val="single" w:sz="4" w:space="0" w:color="auto"/>
              <w:bottom w:val="single" w:sz="4" w:space="0" w:color="auto"/>
              <w:right w:val="single" w:sz="4" w:space="0" w:color="auto"/>
            </w:tcBorders>
          </w:tcPr>
          <w:p w14:paraId="6E6A2611" w14:textId="77777777" w:rsidR="00396C45" w:rsidRDefault="00396C45" w:rsidP="00396C45">
            <w:pPr>
              <w:ind w:leftChars="-12" w:left="-25" w:right="4" w:firstLine="1"/>
              <w:jc w:val="center"/>
              <w:rPr>
                <w:rFonts w:ascii="宋体" w:hAnsi="宋体"/>
              </w:rPr>
            </w:pPr>
            <w:r>
              <w:rPr>
                <w:rFonts w:ascii="宋体" w:hAnsi="宋体" w:hint="eastAsia"/>
              </w:rPr>
              <w:t>V(3)</w:t>
            </w:r>
          </w:p>
        </w:tc>
        <w:tc>
          <w:tcPr>
            <w:tcW w:w="249" w:type="pct"/>
            <w:tcBorders>
              <w:top w:val="single" w:sz="4" w:space="0" w:color="auto"/>
              <w:left w:val="single" w:sz="4" w:space="0" w:color="auto"/>
              <w:bottom w:val="single" w:sz="4" w:space="0" w:color="auto"/>
              <w:right w:val="single" w:sz="4" w:space="0" w:color="auto"/>
            </w:tcBorders>
          </w:tcPr>
          <w:p w14:paraId="79435DE6" w14:textId="77777777" w:rsidR="00396C45" w:rsidRDefault="00396C45" w:rsidP="00396C45">
            <w:pPr>
              <w:ind w:leftChars="-12" w:left="-25" w:right="4" w:firstLine="1"/>
              <w:jc w:val="center"/>
              <w:rPr>
                <w:rFonts w:ascii="宋体" w:hAnsi="宋体"/>
              </w:rPr>
            </w:pPr>
            <w:r>
              <w:rPr>
                <w:rFonts w:ascii="宋体" w:hAnsi="宋体" w:hint="eastAsia"/>
              </w:rPr>
              <w:t>M</w:t>
            </w:r>
          </w:p>
        </w:tc>
        <w:tc>
          <w:tcPr>
            <w:tcW w:w="749" w:type="pct"/>
            <w:tcBorders>
              <w:top w:val="single" w:sz="4" w:space="0" w:color="auto"/>
              <w:left w:val="single" w:sz="4" w:space="0" w:color="auto"/>
              <w:right w:val="single" w:sz="4" w:space="0" w:color="auto"/>
            </w:tcBorders>
          </w:tcPr>
          <w:p w14:paraId="287626FC" w14:textId="77777777" w:rsidR="00396C45" w:rsidRPr="006D6D00" w:rsidRDefault="00396C45" w:rsidP="00396C45">
            <w:pPr>
              <w:ind w:leftChars="-37" w:left="-78" w:right="210" w:firstLine="1"/>
              <w:rPr>
                <w:rFonts w:ascii="宋体" w:hAnsi="宋体"/>
              </w:rPr>
            </w:pPr>
            <w:r>
              <w:rPr>
                <w:rFonts w:ascii="宋体" w:hAnsi="宋体" w:hint="eastAsia"/>
              </w:rPr>
              <w:t>选择</w:t>
            </w:r>
          </w:p>
        </w:tc>
        <w:tc>
          <w:tcPr>
            <w:tcW w:w="1859" w:type="pct"/>
            <w:tcBorders>
              <w:top w:val="single" w:sz="4" w:space="0" w:color="auto"/>
              <w:left w:val="single" w:sz="4" w:space="0" w:color="auto"/>
              <w:right w:val="single" w:sz="4" w:space="0" w:color="auto"/>
            </w:tcBorders>
          </w:tcPr>
          <w:p w14:paraId="57C250B6" w14:textId="77777777" w:rsidR="00396C45" w:rsidRDefault="00396C45" w:rsidP="00396C45">
            <w:pPr>
              <w:ind w:leftChars="-44" w:left="-92" w:firstLine="1"/>
              <w:rPr>
                <w:szCs w:val="21"/>
              </w:rPr>
            </w:pPr>
            <w:r w:rsidRPr="00604E94">
              <w:rPr>
                <w:rFonts w:hint="eastAsia"/>
                <w:szCs w:val="21"/>
              </w:rPr>
              <w:t>选择项</w:t>
            </w:r>
            <w:r>
              <w:rPr>
                <w:rFonts w:hint="eastAsia"/>
                <w:szCs w:val="21"/>
              </w:rPr>
              <w:t>(</w:t>
            </w:r>
            <w:r>
              <w:rPr>
                <w:rFonts w:hint="eastAsia"/>
                <w:szCs w:val="21"/>
              </w:rPr>
              <w:t>境内，</w:t>
            </w:r>
            <w:r w:rsidRPr="00604E94">
              <w:rPr>
                <w:rFonts w:hint="eastAsia"/>
                <w:szCs w:val="21"/>
              </w:rPr>
              <w:t>境外</w:t>
            </w:r>
            <w:r>
              <w:rPr>
                <w:rFonts w:hint="eastAsia"/>
                <w:szCs w:val="21"/>
              </w:rPr>
              <w:t>)</w:t>
            </w:r>
          </w:p>
          <w:p w14:paraId="549F34AD" w14:textId="77777777" w:rsidR="00396C45" w:rsidRDefault="00396C45" w:rsidP="00396C45">
            <w:pPr>
              <w:ind w:leftChars="-44" w:left="-92" w:firstLine="1"/>
              <w:rPr>
                <w:szCs w:val="21"/>
              </w:rPr>
            </w:pPr>
            <w:r>
              <w:rPr>
                <w:rFonts w:hint="eastAsia"/>
                <w:szCs w:val="21"/>
              </w:rPr>
              <w:t>用于判断是境内还是境外付款申报。</w:t>
            </w:r>
          </w:p>
        </w:tc>
      </w:tr>
      <w:tr w:rsidR="00396C45" w14:paraId="26C7D480" w14:textId="77777777" w:rsidTr="00E930A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158245A" w14:textId="77777777" w:rsidR="00396C45" w:rsidRPr="006D6D00" w:rsidRDefault="00396C45"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2D775029" w14:textId="77777777" w:rsidR="00396C45" w:rsidRPr="00604E94" w:rsidRDefault="00396C45" w:rsidP="009F58F1">
            <w:pPr>
              <w:ind w:leftChars="-51" w:left="-107" w:right="-47"/>
              <w:rPr>
                <w:szCs w:val="21"/>
              </w:rPr>
            </w:pPr>
            <w:r>
              <w:rPr>
                <w:rFonts w:hint="eastAsia"/>
                <w:szCs w:val="21"/>
              </w:rPr>
              <w:t>款项流向</w:t>
            </w:r>
          </w:p>
        </w:tc>
        <w:tc>
          <w:tcPr>
            <w:tcW w:w="634" w:type="pct"/>
            <w:tcBorders>
              <w:top w:val="single" w:sz="4" w:space="0" w:color="auto"/>
              <w:left w:val="single" w:sz="4" w:space="0" w:color="auto"/>
              <w:bottom w:val="single" w:sz="4" w:space="0" w:color="auto"/>
              <w:right w:val="single" w:sz="4" w:space="0" w:color="auto"/>
            </w:tcBorders>
          </w:tcPr>
          <w:p w14:paraId="554B08F7" w14:textId="77777777" w:rsidR="00396C45" w:rsidRPr="006D6D00" w:rsidRDefault="00396C45" w:rsidP="00396C45">
            <w:pPr>
              <w:ind w:leftChars="-12" w:left="-25" w:right="4" w:firstLine="1"/>
              <w:jc w:val="center"/>
              <w:rPr>
                <w:rFonts w:ascii="宋体" w:hAnsi="宋体"/>
              </w:rPr>
            </w:pPr>
          </w:p>
        </w:tc>
        <w:tc>
          <w:tcPr>
            <w:tcW w:w="418" w:type="pct"/>
            <w:tcBorders>
              <w:top w:val="single" w:sz="4" w:space="0" w:color="auto"/>
              <w:left w:val="single" w:sz="4" w:space="0" w:color="auto"/>
              <w:bottom w:val="single" w:sz="4" w:space="0" w:color="auto"/>
              <w:right w:val="single" w:sz="4" w:space="0" w:color="auto"/>
            </w:tcBorders>
          </w:tcPr>
          <w:p w14:paraId="3AA3C96E" w14:textId="77777777" w:rsidR="00396C45" w:rsidRDefault="00396C45" w:rsidP="00396C45">
            <w:pPr>
              <w:ind w:leftChars="-12" w:left="-25" w:right="4" w:firstLine="1"/>
              <w:jc w:val="center"/>
              <w:rPr>
                <w:rFonts w:ascii="宋体" w:hAnsi="宋体"/>
              </w:rPr>
            </w:pPr>
            <w:r>
              <w:rPr>
                <w:rFonts w:ascii="宋体" w:hAnsi="宋体" w:hint="eastAsia"/>
              </w:rPr>
              <w:t>V(3)</w:t>
            </w:r>
          </w:p>
        </w:tc>
        <w:tc>
          <w:tcPr>
            <w:tcW w:w="249" w:type="pct"/>
            <w:tcBorders>
              <w:top w:val="single" w:sz="4" w:space="0" w:color="auto"/>
              <w:left w:val="single" w:sz="4" w:space="0" w:color="auto"/>
              <w:bottom w:val="single" w:sz="4" w:space="0" w:color="auto"/>
              <w:right w:val="single" w:sz="4" w:space="0" w:color="auto"/>
            </w:tcBorders>
          </w:tcPr>
          <w:p w14:paraId="38734D17" w14:textId="77777777" w:rsidR="00396C45" w:rsidRDefault="00396C45" w:rsidP="00396C45">
            <w:pPr>
              <w:ind w:leftChars="-12" w:left="-25" w:right="4" w:firstLine="1"/>
              <w:jc w:val="center"/>
              <w:rPr>
                <w:rFonts w:ascii="宋体" w:hAnsi="宋体"/>
              </w:rPr>
            </w:pPr>
            <w:r>
              <w:rPr>
                <w:rFonts w:ascii="宋体" w:hAnsi="宋体" w:hint="eastAsia"/>
              </w:rPr>
              <w:t>M</w:t>
            </w:r>
          </w:p>
        </w:tc>
        <w:tc>
          <w:tcPr>
            <w:tcW w:w="749" w:type="pct"/>
            <w:tcBorders>
              <w:top w:val="single" w:sz="4" w:space="0" w:color="auto"/>
              <w:left w:val="single" w:sz="4" w:space="0" w:color="auto"/>
              <w:right w:val="single" w:sz="4" w:space="0" w:color="auto"/>
            </w:tcBorders>
          </w:tcPr>
          <w:p w14:paraId="3A6133D0" w14:textId="77777777" w:rsidR="00396C45" w:rsidRDefault="00396C45" w:rsidP="00396C45">
            <w:pPr>
              <w:ind w:leftChars="-37" w:left="-78" w:right="210" w:firstLine="1"/>
              <w:rPr>
                <w:rFonts w:ascii="宋体" w:hAnsi="宋体"/>
              </w:rPr>
            </w:pPr>
            <w:r>
              <w:rPr>
                <w:rFonts w:ascii="宋体" w:hAnsi="宋体" w:hint="eastAsia"/>
              </w:rPr>
              <w:t>选择</w:t>
            </w:r>
          </w:p>
        </w:tc>
        <w:tc>
          <w:tcPr>
            <w:tcW w:w="1859" w:type="pct"/>
            <w:tcBorders>
              <w:top w:val="single" w:sz="4" w:space="0" w:color="auto"/>
              <w:left w:val="single" w:sz="4" w:space="0" w:color="auto"/>
              <w:right w:val="single" w:sz="4" w:space="0" w:color="auto"/>
            </w:tcBorders>
          </w:tcPr>
          <w:p w14:paraId="3E0D7ED7" w14:textId="77777777" w:rsidR="00396C45" w:rsidRPr="00604E94" w:rsidRDefault="00396C45" w:rsidP="00396C45">
            <w:pPr>
              <w:ind w:leftChars="-44" w:left="-92" w:firstLine="1"/>
              <w:rPr>
                <w:szCs w:val="21"/>
              </w:rPr>
            </w:pPr>
            <w:r w:rsidRPr="00604E94">
              <w:rPr>
                <w:rFonts w:hint="eastAsia"/>
                <w:szCs w:val="21"/>
              </w:rPr>
              <w:t>选择项</w:t>
            </w:r>
            <w:r>
              <w:rPr>
                <w:rFonts w:hint="eastAsia"/>
                <w:szCs w:val="21"/>
              </w:rPr>
              <w:t>(</w:t>
            </w:r>
            <w:r>
              <w:rPr>
                <w:rFonts w:hint="eastAsia"/>
                <w:szCs w:val="21"/>
              </w:rPr>
              <w:t>境内，</w:t>
            </w:r>
            <w:r w:rsidRPr="00604E94">
              <w:rPr>
                <w:rFonts w:hint="eastAsia"/>
                <w:szCs w:val="21"/>
              </w:rPr>
              <w:t>境外</w:t>
            </w:r>
            <w:r>
              <w:rPr>
                <w:rFonts w:hint="eastAsia"/>
                <w:szCs w:val="21"/>
              </w:rPr>
              <w:t>)</w:t>
            </w:r>
            <w:r>
              <w:rPr>
                <w:rFonts w:hint="eastAsia"/>
                <w:szCs w:val="21"/>
              </w:rPr>
              <w:t>。用于判断申报信息中交易对手是</w:t>
            </w:r>
            <w:r>
              <w:rPr>
                <w:rFonts w:hint="eastAsia"/>
                <w:szCs w:val="21"/>
              </w:rPr>
              <w:t>(JN)</w:t>
            </w:r>
            <w:r>
              <w:rPr>
                <w:rFonts w:hint="eastAsia"/>
                <w:szCs w:val="21"/>
              </w:rPr>
              <w:t>还是</w:t>
            </w:r>
            <w:r>
              <w:rPr>
                <w:rFonts w:hint="eastAsia"/>
                <w:szCs w:val="21"/>
              </w:rPr>
              <w:t>(JW)</w:t>
            </w:r>
            <w:r>
              <w:rPr>
                <w:rFonts w:hint="eastAsia"/>
                <w:szCs w:val="21"/>
              </w:rPr>
              <w:t>。</w:t>
            </w:r>
          </w:p>
        </w:tc>
      </w:tr>
      <w:tr w:rsidR="00396C45" w14:paraId="73AAC91F" w14:textId="77777777" w:rsidTr="00E930AA">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B2FF689" w14:textId="77777777" w:rsidR="00396C45" w:rsidRPr="006D6D00" w:rsidRDefault="00396C45"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5A11BCE9" w14:textId="77777777" w:rsidR="00396C45" w:rsidRPr="00604E94" w:rsidRDefault="00396C45" w:rsidP="009F58F1">
            <w:pPr>
              <w:ind w:leftChars="-51" w:left="-107" w:right="-47"/>
              <w:rPr>
                <w:szCs w:val="21"/>
              </w:rPr>
            </w:pPr>
            <w:r>
              <w:rPr>
                <w:rFonts w:hint="eastAsia"/>
              </w:rPr>
              <w:t>清算类型</w:t>
            </w:r>
          </w:p>
        </w:tc>
        <w:tc>
          <w:tcPr>
            <w:tcW w:w="634" w:type="pct"/>
            <w:tcBorders>
              <w:top w:val="single" w:sz="4" w:space="0" w:color="auto"/>
              <w:left w:val="single" w:sz="4" w:space="0" w:color="auto"/>
              <w:bottom w:val="single" w:sz="4" w:space="0" w:color="auto"/>
              <w:right w:val="single" w:sz="4" w:space="0" w:color="auto"/>
            </w:tcBorders>
          </w:tcPr>
          <w:p w14:paraId="758919FF" w14:textId="77777777" w:rsidR="00396C45" w:rsidRPr="006D6D00" w:rsidRDefault="00396C45" w:rsidP="003A2106">
            <w:pPr>
              <w:ind w:leftChars="-12" w:left="-25" w:right="4" w:firstLine="1"/>
              <w:jc w:val="center"/>
              <w:rPr>
                <w:rFonts w:ascii="宋体" w:hAnsi="宋体"/>
              </w:rPr>
            </w:pPr>
          </w:p>
        </w:tc>
        <w:tc>
          <w:tcPr>
            <w:tcW w:w="418" w:type="pct"/>
            <w:tcBorders>
              <w:top w:val="single" w:sz="4" w:space="0" w:color="auto"/>
              <w:left w:val="single" w:sz="4" w:space="0" w:color="auto"/>
              <w:bottom w:val="single" w:sz="4" w:space="0" w:color="auto"/>
              <w:right w:val="single" w:sz="4" w:space="0" w:color="auto"/>
            </w:tcBorders>
          </w:tcPr>
          <w:p w14:paraId="27B7464C" w14:textId="77777777" w:rsidR="00396C45" w:rsidRDefault="00396C45" w:rsidP="003A2106">
            <w:pPr>
              <w:ind w:leftChars="-12" w:left="-25" w:right="4" w:firstLine="1"/>
              <w:jc w:val="center"/>
              <w:rPr>
                <w:rFonts w:ascii="宋体" w:hAnsi="宋体"/>
              </w:rP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3D10926C" w14:textId="77777777" w:rsidR="00396C45" w:rsidRDefault="00396C45" w:rsidP="003A2106">
            <w:pPr>
              <w:ind w:leftChars="-12" w:left="-25" w:right="4" w:firstLine="1"/>
              <w:jc w:val="center"/>
              <w:rPr>
                <w:rFonts w:ascii="宋体" w:hAnsi="宋体"/>
              </w:rPr>
            </w:pPr>
            <w:r>
              <w:rPr>
                <w:rFonts w:hint="eastAsia"/>
              </w:rPr>
              <w:t>M</w:t>
            </w:r>
          </w:p>
        </w:tc>
        <w:tc>
          <w:tcPr>
            <w:tcW w:w="749" w:type="pct"/>
            <w:tcBorders>
              <w:left w:val="single" w:sz="4" w:space="0" w:color="auto"/>
              <w:bottom w:val="single" w:sz="4" w:space="0" w:color="auto"/>
              <w:right w:val="single" w:sz="4" w:space="0" w:color="auto"/>
            </w:tcBorders>
          </w:tcPr>
          <w:p w14:paraId="3FCE17A5" w14:textId="77777777" w:rsidR="00396C45" w:rsidRPr="006D6D00" w:rsidRDefault="00396C45" w:rsidP="003A2106">
            <w:pPr>
              <w:ind w:leftChars="-37" w:left="-78" w:right="210" w:firstLine="1"/>
              <w:rPr>
                <w:rFonts w:ascii="宋体" w:hAnsi="宋体"/>
              </w:rPr>
            </w:pPr>
            <w:r>
              <w:rPr>
                <w:rFonts w:hint="eastAsia"/>
              </w:rPr>
              <w:t>选择</w:t>
            </w:r>
          </w:p>
        </w:tc>
        <w:tc>
          <w:tcPr>
            <w:tcW w:w="1859" w:type="pct"/>
            <w:tcBorders>
              <w:left w:val="single" w:sz="4" w:space="0" w:color="auto"/>
              <w:bottom w:val="single" w:sz="4" w:space="0" w:color="auto"/>
              <w:right w:val="single" w:sz="4" w:space="0" w:color="auto"/>
            </w:tcBorders>
          </w:tcPr>
          <w:p w14:paraId="606DE9AF" w14:textId="77777777" w:rsidR="00396C45" w:rsidRDefault="00396C45" w:rsidP="004B5A9A">
            <w:pPr>
              <w:ind w:leftChars="-44" w:left="-92" w:firstLine="1"/>
              <w:rPr>
                <w:szCs w:val="21"/>
              </w:rPr>
            </w:pPr>
            <w:r>
              <w:rPr>
                <w:rFonts w:hint="eastAsia"/>
              </w:rPr>
              <w:t>选择项包括选择项包括‘</w:t>
            </w:r>
            <w:r>
              <w:rPr>
                <w:rFonts w:hint="eastAsia"/>
              </w:rPr>
              <w:t>SWIFT</w:t>
            </w:r>
            <w:r>
              <w:rPr>
                <w:rFonts w:hint="eastAsia"/>
              </w:rPr>
              <w:t>’、‘大额’，下拉列表值的控制见说明</w:t>
            </w:r>
          </w:p>
        </w:tc>
      </w:tr>
      <w:tr w:rsidR="00396C45" w:rsidRPr="009B40EE" w14:paraId="27435F11"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9F28F56" w14:textId="77777777" w:rsidR="00396C45" w:rsidRPr="0082783B" w:rsidRDefault="00396C45"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6971D7CA" w14:textId="77777777" w:rsidR="00396C45" w:rsidRDefault="00396C45" w:rsidP="009B7BB6">
            <w:r>
              <w:rPr>
                <w:rFonts w:hint="eastAsia"/>
              </w:rPr>
              <w:t>账户行代码</w:t>
            </w:r>
          </w:p>
        </w:tc>
        <w:tc>
          <w:tcPr>
            <w:tcW w:w="634" w:type="pct"/>
            <w:tcBorders>
              <w:top w:val="single" w:sz="4" w:space="0" w:color="auto"/>
              <w:left w:val="single" w:sz="4" w:space="0" w:color="auto"/>
              <w:bottom w:val="single" w:sz="4" w:space="0" w:color="auto"/>
              <w:right w:val="single" w:sz="4" w:space="0" w:color="auto"/>
            </w:tcBorders>
          </w:tcPr>
          <w:p w14:paraId="4F7062D5" w14:textId="77777777" w:rsidR="00396C45" w:rsidRDefault="00396C45"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258C6849" w14:textId="77777777" w:rsidR="00396C45" w:rsidRDefault="00396C45" w:rsidP="0089526E">
            <w:pPr>
              <w:jc w:val="center"/>
            </w:pPr>
            <w:r>
              <w:rPr>
                <w:rFonts w:hint="eastAsia"/>
              </w:rPr>
              <w:t>V(20)</w:t>
            </w:r>
          </w:p>
        </w:tc>
        <w:tc>
          <w:tcPr>
            <w:tcW w:w="249" w:type="pct"/>
            <w:tcBorders>
              <w:top w:val="single" w:sz="4" w:space="0" w:color="auto"/>
              <w:left w:val="single" w:sz="4" w:space="0" w:color="auto"/>
              <w:bottom w:val="single" w:sz="4" w:space="0" w:color="auto"/>
              <w:right w:val="single" w:sz="4" w:space="0" w:color="auto"/>
            </w:tcBorders>
          </w:tcPr>
          <w:p w14:paraId="1689895F" w14:textId="77777777" w:rsidR="00396C45" w:rsidRDefault="00396C45"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3567B49D" w14:textId="77777777" w:rsidR="00396C45" w:rsidRDefault="00396C45" w:rsidP="0089526E">
            <w:r>
              <w:rPr>
                <w:rFonts w:hint="eastAsia"/>
              </w:rPr>
              <w:t>查询引入</w:t>
            </w:r>
          </w:p>
        </w:tc>
        <w:tc>
          <w:tcPr>
            <w:tcW w:w="1859" w:type="pct"/>
            <w:tcBorders>
              <w:top w:val="single" w:sz="4" w:space="0" w:color="auto"/>
              <w:left w:val="single" w:sz="4" w:space="0" w:color="auto"/>
              <w:bottom w:val="single" w:sz="4" w:space="0" w:color="auto"/>
              <w:right w:val="single" w:sz="4" w:space="0" w:color="auto"/>
            </w:tcBorders>
          </w:tcPr>
          <w:p w14:paraId="6688C03A" w14:textId="77777777" w:rsidR="00396C45" w:rsidRDefault="00396C45" w:rsidP="0089526E"/>
        </w:tc>
      </w:tr>
      <w:tr w:rsidR="00396C45" w:rsidRPr="009B40EE" w14:paraId="422FF093"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EA2DB87" w14:textId="77777777" w:rsidR="00396C45" w:rsidRPr="0082783B" w:rsidRDefault="00396C45"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28CCA768" w14:textId="77777777" w:rsidR="00396C45" w:rsidRDefault="00396C45" w:rsidP="0089526E">
            <w:r>
              <w:rPr>
                <w:rFonts w:hint="eastAsia"/>
              </w:rPr>
              <w:t>账户行名称</w:t>
            </w:r>
          </w:p>
        </w:tc>
        <w:tc>
          <w:tcPr>
            <w:tcW w:w="634" w:type="pct"/>
            <w:tcBorders>
              <w:top w:val="single" w:sz="4" w:space="0" w:color="auto"/>
              <w:left w:val="single" w:sz="4" w:space="0" w:color="auto"/>
              <w:bottom w:val="single" w:sz="4" w:space="0" w:color="auto"/>
              <w:right w:val="single" w:sz="4" w:space="0" w:color="auto"/>
            </w:tcBorders>
          </w:tcPr>
          <w:p w14:paraId="4E3F00B2" w14:textId="77777777" w:rsidR="00396C45" w:rsidRDefault="00396C45"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620A842E" w14:textId="77777777" w:rsidR="00396C45" w:rsidRDefault="00396C45" w:rsidP="0089526E">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487DB88B" w14:textId="77777777" w:rsidR="00396C45" w:rsidRDefault="00396C45"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1A1D928D" w14:textId="77777777" w:rsidR="00396C45" w:rsidRDefault="00396C45" w:rsidP="0089526E">
            <w:r>
              <w:rPr>
                <w:rFonts w:hint="eastAsia"/>
              </w:rPr>
              <w:t>查询引入</w:t>
            </w:r>
          </w:p>
        </w:tc>
        <w:tc>
          <w:tcPr>
            <w:tcW w:w="1859" w:type="pct"/>
            <w:tcBorders>
              <w:top w:val="single" w:sz="4" w:space="0" w:color="auto"/>
              <w:left w:val="single" w:sz="4" w:space="0" w:color="auto"/>
              <w:bottom w:val="single" w:sz="4" w:space="0" w:color="auto"/>
              <w:right w:val="single" w:sz="4" w:space="0" w:color="auto"/>
            </w:tcBorders>
          </w:tcPr>
          <w:p w14:paraId="7B8BEDD5" w14:textId="77777777" w:rsidR="00396C45" w:rsidRDefault="00396C45" w:rsidP="0089526E"/>
        </w:tc>
      </w:tr>
      <w:tr w:rsidR="00396C45" w:rsidRPr="006D6D00" w14:paraId="4C04B21C"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42D1C55" w14:textId="77777777" w:rsidR="00396C45" w:rsidRPr="006D6D00" w:rsidRDefault="00396C45"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11A4B60F" w14:textId="77777777" w:rsidR="00396C45" w:rsidRDefault="00396C45" w:rsidP="009B7BB6">
            <w:r>
              <w:rPr>
                <w:rFonts w:hint="eastAsia"/>
              </w:rPr>
              <w:t>账户行账号</w:t>
            </w:r>
          </w:p>
        </w:tc>
        <w:tc>
          <w:tcPr>
            <w:tcW w:w="634" w:type="pct"/>
            <w:tcBorders>
              <w:top w:val="single" w:sz="4" w:space="0" w:color="auto"/>
              <w:left w:val="single" w:sz="4" w:space="0" w:color="auto"/>
              <w:bottom w:val="single" w:sz="4" w:space="0" w:color="auto"/>
              <w:right w:val="single" w:sz="4" w:space="0" w:color="auto"/>
            </w:tcBorders>
          </w:tcPr>
          <w:p w14:paraId="76E9145E" w14:textId="77777777" w:rsidR="00396C45" w:rsidRDefault="00396C45"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66BF5FD2" w14:textId="77777777" w:rsidR="00396C45" w:rsidRDefault="00396C45" w:rsidP="0089526E">
            <w:pPr>
              <w:jc w:val="center"/>
            </w:pPr>
            <w:r>
              <w:rPr>
                <w:rFonts w:hint="eastAsia"/>
              </w:rPr>
              <w:t>V(34)</w:t>
            </w:r>
          </w:p>
        </w:tc>
        <w:tc>
          <w:tcPr>
            <w:tcW w:w="249" w:type="pct"/>
            <w:tcBorders>
              <w:top w:val="single" w:sz="4" w:space="0" w:color="auto"/>
              <w:left w:val="single" w:sz="4" w:space="0" w:color="auto"/>
              <w:bottom w:val="single" w:sz="4" w:space="0" w:color="auto"/>
              <w:right w:val="single" w:sz="4" w:space="0" w:color="auto"/>
            </w:tcBorders>
          </w:tcPr>
          <w:p w14:paraId="56CBD6ED" w14:textId="77777777" w:rsidR="00396C45" w:rsidRDefault="00396C45"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6501218E" w14:textId="77777777" w:rsidR="00396C45" w:rsidRDefault="00396C45" w:rsidP="0089526E">
            <w:r>
              <w:rPr>
                <w:rFonts w:hint="eastAsia"/>
              </w:rPr>
              <w:t>查询引入</w:t>
            </w:r>
          </w:p>
        </w:tc>
        <w:tc>
          <w:tcPr>
            <w:tcW w:w="1859" w:type="pct"/>
            <w:tcBorders>
              <w:top w:val="single" w:sz="4" w:space="0" w:color="auto"/>
              <w:left w:val="single" w:sz="4" w:space="0" w:color="auto"/>
              <w:bottom w:val="single" w:sz="4" w:space="0" w:color="auto"/>
              <w:right w:val="single" w:sz="4" w:space="0" w:color="auto"/>
            </w:tcBorders>
          </w:tcPr>
          <w:p w14:paraId="77712E28" w14:textId="77777777" w:rsidR="00396C45" w:rsidRDefault="00396C45" w:rsidP="0089526E"/>
        </w:tc>
      </w:tr>
      <w:tr w:rsidR="00396C45" w14:paraId="119500EB"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B31C67E" w14:textId="77777777" w:rsidR="00396C45" w:rsidRPr="006D6D00" w:rsidRDefault="00396C45"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6F98C64F" w14:textId="77777777" w:rsidR="00396C45" w:rsidRDefault="00396C45" w:rsidP="0089526E">
            <w:r>
              <w:rPr>
                <w:rFonts w:hint="eastAsia"/>
              </w:rPr>
              <w:t>备注</w:t>
            </w:r>
          </w:p>
        </w:tc>
        <w:tc>
          <w:tcPr>
            <w:tcW w:w="634" w:type="pct"/>
            <w:tcBorders>
              <w:top w:val="single" w:sz="4" w:space="0" w:color="auto"/>
              <w:left w:val="single" w:sz="4" w:space="0" w:color="auto"/>
              <w:bottom w:val="single" w:sz="4" w:space="0" w:color="auto"/>
              <w:right w:val="single" w:sz="4" w:space="0" w:color="auto"/>
            </w:tcBorders>
          </w:tcPr>
          <w:p w14:paraId="52FCAC53" w14:textId="77777777" w:rsidR="00396C45" w:rsidRDefault="00396C45"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426BCE15" w14:textId="77777777" w:rsidR="00396C45" w:rsidRDefault="00396C45" w:rsidP="0089526E">
            <w:pPr>
              <w:jc w:val="center"/>
            </w:pPr>
            <w:r>
              <w:rPr>
                <w:rFonts w:hint="eastAsia"/>
              </w:rPr>
              <w:t>V(400)</w:t>
            </w:r>
          </w:p>
        </w:tc>
        <w:tc>
          <w:tcPr>
            <w:tcW w:w="249" w:type="pct"/>
            <w:tcBorders>
              <w:top w:val="single" w:sz="4" w:space="0" w:color="auto"/>
              <w:left w:val="single" w:sz="4" w:space="0" w:color="auto"/>
              <w:bottom w:val="single" w:sz="4" w:space="0" w:color="auto"/>
              <w:right w:val="single" w:sz="4" w:space="0" w:color="auto"/>
            </w:tcBorders>
          </w:tcPr>
          <w:p w14:paraId="3CCDE4FB" w14:textId="77777777" w:rsidR="00396C45" w:rsidRDefault="00396C45" w:rsidP="0089526E">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41D6337F" w14:textId="77777777" w:rsidR="00396C45" w:rsidRDefault="00396C45"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51825F76" w14:textId="77777777" w:rsidR="00396C45" w:rsidRDefault="00396C45" w:rsidP="0089526E"/>
        </w:tc>
      </w:tr>
      <w:tr w:rsidR="00396C45" w14:paraId="090B6296"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C51030D" w14:textId="77777777" w:rsidR="00396C45" w:rsidRPr="006D6D00" w:rsidRDefault="00396C45"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6AEECEBB" w14:textId="77777777" w:rsidR="00396C45" w:rsidRDefault="00396C45" w:rsidP="0089526E">
            <w:r>
              <w:rPr>
                <w:rFonts w:hint="eastAsia"/>
              </w:rPr>
              <w:t>费用管理</w:t>
            </w:r>
          </w:p>
        </w:tc>
        <w:tc>
          <w:tcPr>
            <w:tcW w:w="634" w:type="pct"/>
            <w:tcBorders>
              <w:top w:val="single" w:sz="4" w:space="0" w:color="auto"/>
              <w:left w:val="single" w:sz="4" w:space="0" w:color="auto"/>
              <w:bottom w:val="single" w:sz="4" w:space="0" w:color="auto"/>
              <w:right w:val="single" w:sz="4" w:space="0" w:color="auto"/>
            </w:tcBorders>
          </w:tcPr>
          <w:p w14:paraId="667DC0EF" w14:textId="77777777" w:rsidR="00396C45" w:rsidRDefault="00396C45"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015F8B56" w14:textId="77777777" w:rsidR="00396C45" w:rsidRDefault="00396C45" w:rsidP="0089526E">
            <w:pPr>
              <w:jc w:val="center"/>
            </w:pPr>
            <w:r>
              <w:rPr>
                <w:rFonts w:hint="eastAsia"/>
              </w:rPr>
              <w:t>控件</w:t>
            </w:r>
          </w:p>
        </w:tc>
        <w:tc>
          <w:tcPr>
            <w:tcW w:w="249" w:type="pct"/>
            <w:tcBorders>
              <w:top w:val="single" w:sz="4" w:space="0" w:color="auto"/>
              <w:left w:val="single" w:sz="4" w:space="0" w:color="auto"/>
              <w:bottom w:val="single" w:sz="4" w:space="0" w:color="auto"/>
              <w:right w:val="single" w:sz="4" w:space="0" w:color="auto"/>
            </w:tcBorders>
          </w:tcPr>
          <w:p w14:paraId="4971150B" w14:textId="77777777" w:rsidR="00396C45" w:rsidRDefault="00396C45" w:rsidP="0089526E">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124126AF" w14:textId="77777777" w:rsidR="00396C45" w:rsidRDefault="00396C45"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6875C4CA" w14:textId="77777777" w:rsidR="00396C45" w:rsidRDefault="00396C45" w:rsidP="0089526E"/>
        </w:tc>
      </w:tr>
      <w:tr w:rsidR="00396C45" w14:paraId="049737E8" w14:textId="77777777" w:rsidTr="00D25AE8">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4D1C8DF" w14:textId="77777777" w:rsidR="00396C45" w:rsidRPr="006D6D00" w:rsidRDefault="00396C45" w:rsidP="008D48CD">
            <w:pPr>
              <w:numPr>
                <w:ilvl w:val="0"/>
                <w:numId w:val="5"/>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4F13C537" w14:textId="77777777" w:rsidR="00396C45" w:rsidRDefault="00396C45" w:rsidP="0089526E">
            <w:r>
              <w:rPr>
                <w:rFonts w:hint="eastAsia"/>
              </w:rPr>
              <w:t>资金流向管理</w:t>
            </w:r>
          </w:p>
        </w:tc>
        <w:tc>
          <w:tcPr>
            <w:tcW w:w="634" w:type="pct"/>
            <w:tcBorders>
              <w:top w:val="single" w:sz="4" w:space="0" w:color="auto"/>
              <w:left w:val="single" w:sz="4" w:space="0" w:color="auto"/>
              <w:bottom w:val="single" w:sz="4" w:space="0" w:color="auto"/>
              <w:right w:val="single" w:sz="4" w:space="0" w:color="auto"/>
            </w:tcBorders>
          </w:tcPr>
          <w:p w14:paraId="44819D48" w14:textId="77777777" w:rsidR="00396C45" w:rsidRDefault="00396C45"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3B7BA5E1" w14:textId="77777777" w:rsidR="00396C45" w:rsidRDefault="00396C45" w:rsidP="0089526E">
            <w:pPr>
              <w:jc w:val="center"/>
            </w:pPr>
            <w:r>
              <w:rPr>
                <w:rFonts w:hint="eastAsia"/>
              </w:rPr>
              <w:t>控件</w:t>
            </w:r>
          </w:p>
        </w:tc>
        <w:tc>
          <w:tcPr>
            <w:tcW w:w="249" w:type="pct"/>
            <w:tcBorders>
              <w:top w:val="single" w:sz="4" w:space="0" w:color="auto"/>
              <w:left w:val="single" w:sz="4" w:space="0" w:color="auto"/>
              <w:bottom w:val="single" w:sz="4" w:space="0" w:color="auto"/>
              <w:right w:val="single" w:sz="4" w:space="0" w:color="auto"/>
            </w:tcBorders>
          </w:tcPr>
          <w:p w14:paraId="11977099" w14:textId="77777777" w:rsidR="00396C45" w:rsidRDefault="00396C45" w:rsidP="0089526E">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79C75879" w14:textId="77777777" w:rsidR="00396C45" w:rsidRDefault="00396C45"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6F9A1151" w14:textId="77777777" w:rsidR="00396C45" w:rsidRDefault="00396C45" w:rsidP="0089526E"/>
        </w:tc>
      </w:tr>
    </w:tbl>
    <w:p w14:paraId="38486CEA" w14:textId="77777777" w:rsidR="00E82BE6" w:rsidRPr="00E17644" w:rsidRDefault="00E82BE6" w:rsidP="00E82BE6"/>
    <w:p w14:paraId="4D87183C" w14:textId="77777777" w:rsidR="00E82BE6" w:rsidRDefault="00E82BE6" w:rsidP="006E45E9">
      <w:pPr>
        <w:pStyle w:val="4"/>
      </w:pPr>
      <w:bookmarkStart w:id="246" w:name="_Toc393285258"/>
      <w:bookmarkStart w:id="247" w:name="_Toc395083820"/>
      <w:r>
        <w:rPr>
          <w:rFonts w:hint="eastAsia"/>
        </w:rPr>
        <w:t>交易控制</w:t>
      </w:r>
      <w:bookmarkEnd w:id="246"/>
      <w:bookmarkEnd w:id="247"/>
    </w:p>
    <w:p w14:paraId="52B99DB9" w14:textId="77777777" w:rsidR="00955081" w:rsidRDefault="00955081" w:rsidP="00B84A42">
      <w:pPr>
        <w:pStyle w:val="5"/>
      </w:pPr>
      <w:r>
        <w:rPr>
          <w:rFonts w:hint="eastAsia"/>
        </w:rPr>
        <w:t>交易控制说明：</w:t>
      </w:r>
    </w:p>
    <w:p w14:paraId="35E49993" w14:textId="77777777" w:rsidR="00682B99" w:rsidRPr="00682B99" w:rsidRDefault="00682B99" w:rsidP="00682B99">
      <w:pPr>
        <w:ind w:firstLine="420"/>
      </w:pPr>
      <w:r>
        <w:rPr>
          <w:rFonts w:hint="eastAsia"/>
        </w:rPr>
        <w:t>取未闭卷且索赔余额大于零的收到索赔记录</w:t>
      </w:r>
      <w:r w:rsidRPr="00796845">
        <w:rPr>
          <w:rFonts w:hint="eastAsia"/>
        </w:rPr>
        <w:t>。</w:t>
      </w:r>
    </w:p>
    <w:p w14:paraId="1DE46E4D" w14:textId="77777777" w:rsidR="00E67D76" w:rsidRDefault="00682B99" w:rsidP="00B84A42">
      <w:pPr>
        <w:pStyle w:val="5"/>
      </w:pPr>
      <w:r>
        <w:rPr>
          <w:rFonts w:hint="eastAsia"/>
        </w:rPr>
        <w:t>清算类型</w:t>
      </w:r>
    </w:p>
    <w:p w14:paraId="5F6847E7" w14:textId="77777777" w:rsidR="00682B99" w:rsidRDefault="00682B99" w:rsidP="00682B99">
      <w:pPr>
        <w:ind w:firstLine="420"/>
      </w:pPr>
      <w:r>
        <w:rPr>
          <w:rFonts w:hint="eastAsia"/>
        </w:rPr>
        <w:t>清算类型为“</w:t>
      </w:r>
      <w:r>
        <w:rPr>
          <w:rFonts w:hint="eastAsia"/>
        </w:rPr>
        <w:t>SWIFT</w:t>
      </w:r>
      <w:r>
        <w:rPr>
          <w:rFonts w:hint="eastAsia"/>
        </w:rPr>
        <w:t>”时则大额收款行行号、大额收款行名称隐藏。</w:t>
      </w:r>
    </w:p>
    <w:p w14:paraId="3E9B5125" w14:textId="77777777" w:rsidR="006D759B" w:rsidRPr="00E67D76" w:rsidRDefault="00682B99" w:rsidP="005A3358">
      <w:pPr>
        <w:ind w:firstLine="420"/>
      </w:pPr>
      <w:r>
        <w:rPr>
          <w:rFonts w:hint="eastAsia"/>
        </w:rPr>
        <w:t>清算类型为“大额”时则索偿行</w:t>
      </w:r>
      <w:r>
        <w:rPr>
          <w:rFonts w:hint="eastAsia"/>
        </w:rPr>
        <w:t>SWIFTCODE</w:t>
      </w:r>
      <w:r>
        <w:rPr>
          <w:rFonts w:hint="eastAsia"/>
        </w:rPr>
        <w:t>、索偿行名称地址隐藏。账户行</w:t>
      </w:r>
      <w:r>
        <w:rPr>
          <w:rFonts w:hint="eastAsia"/>
        </w:rPr>
        <w:t>SWIFTCODE</w:t>
      </w:r>
      <w:r>
        <w:rPr>
          <w:rFonts w:hint="eastAsia"/>
        </w:rPr>
        <w:t>的</w:t>
      </w:r>
      <w:r>
        <w:rPr>
          <w:rFonts w:hint="eastAsia"/>
        </w:rPr>
        <w:t>Title</w:t>
      </w:r>
      <w:r>
        <w:rPr>
          <w:rFonts w:hint="eastAsia"/>
        </w:rPr>
        <w:t>变为大额行账户行行号，账户行名称地址的</w:t>
      </w:r>
      <w:r>
        <w:rPr>
          <w:rFonts w:hint="eastAsia"/>
        </w:rPr>
        <w:t>Title</w:t>
      </w:r>
      <w:r>
        <w:rPr>
          <w:rFonts w:hint="eastAsia"/>
        </w:rPr>
        <w:t>变为大额账户行名称地址，账户行外部账号的</w:t>
      </w:r>
      <w:r>
        <w:rPr>
          <w:rFonts w:hint="eastAsia"/>
        </w:rPr>
        <w:t>Title</w:t>
      </w:r>
      <w:r>
        <w:rPr>
          <w:rFonts w:hint="eastAsia"/>
        </w:rPr>
        <w:t>变为大额账户行外部账号，账户行内部账号的</w:t>
      </w:r>
      <w:r>
        <w:rPr>
          <w:rFonts w:hint="eastAsia"/>
        </w:rPr>
        <w:t>Title</w:t>
      </w:r>
      <w:r>
        <w:rPr>
          <w:rFonts w:hint="eastAsia"/>
        </w:rPr>
        <w:t>变为大额账户行内部账号。</w:t>
      </w:r>
    </w:p>
    <w:p w14:paraId="6784C551" w14:textId="77777777" w:rsidR="00955081" w:rsidRDefault="00682B99" w:rsidP="00B84A42">
      <w:pPr>
        <w:pStyle w:val="5"/>
      </w:pPr>
      <w:r>
        <w:rPr>
          <w:rFonts w:hint="eastAsia"/>
        </w:rPr>
        <w:t>本次付款金额</w:t>
      </w:r>
    </w:p>
    <w:p w14:paraId="6B929C33" w14:textId="77777777" w:rsidR="006A18B4" w:rsidRDefault="006A18B4" w:rsidP="00093D39">
      <w:pPr>
        <w:pStyle w:val="a3"/>
        <w:spacing w:line="360" w:lineRule="auto"/>
        <w:ind w:firstLineChars="0"/>
      </w:pPr>
      <w:r>
        <w:rPr>
          <w:rFonts w:hint="eastAsia"/>
          <w:szCs w:val="21"/>
        </w:rPr>
        <w:t>本</w:t>
      </w:r>
      <w:r w:rsidR="00682B99">
        <w:rPr>
          <w:rFonts w:hint="eastAsia"/>
        </w:rPr>
        <w:t>本次付款金额默认为到单时登记的索偿总金额，可修改，但是不能超过登记时的索偿总金额。</w:t>
      </w:r>
    </w:p>
    <w:p w14:paraId="727F4051" w14:textId="77777777" w:rsidR="006A18B4" w:rsidRDefault="00682B99" w:rsidP="00B84A42">
      <w:pPr>
        <w:pStyle w:val="5"/>
      </w:pPr>
      <w:r>
        <w:t>外汇局批件号</w:t>
      </w:r>
      <w:r>
        <w:t>/</w:t>
      </w:r>
      <w:r>
        <w:t>备案表号</w:t>
      </w:r>
      <w:r>
        <w:t>/</w:t>
      </w:r>
      <w:r>
        <w:t>业务编号</w:t>
      </w:r>
    </w:p>
    <w:p w14:paraId="16D363EE" w14:textId="77777777" w:rsidR="00D1447F" w:rsidRDefault="00682B99" w:rsidP="00955081">
      <w:pPr>
        <w:pStyle w:val="a3"/>
        <w:ind w:firstLineChars="0" w:firstLine="0"/>
      </w:pPr>
      <w:r>
        <w:rPr>
          <w:rFonts w:hint="eastAsia"/>
        </w:rPr>
        <w:t>当付汇性质为“正常付汇”时，</w:t>
      </w:r>
      <w:r>
        <w:t>外汇局批件号</w:t>
      </w:r>
      <w:r>
        <w:t>/</w:t>
      </w:r>
      <w:r>
        <w:t>备案表号</w:t>
      </w:r>
      <w:r>
        <w:t>/</w:t>
      </w:r>
      <w:r>
        <w:t>业务编号</w:t>
      </w:r>
      <w:r>
        <w:rPr>
          <w:rFonts w:hint="eastAsia"/>
        </w:rPr>
        <w:t>隐藏不显示，负值为空。当付汇性质为“不在名录”、“</w:t>
      </w:r>
      <w:r>
        <w:rPr>
          <w:rFonts w:hint="eastAsia"/>
        </w:rPr>
        <w:t>C</w:t>
      </w:r>
      <w:r>
        <w:rPr>
          <w:rFonts w:hint="eastAsia"/>
        </w:rPr>
        <w:t>类企业”时，</w:t>
      </w:r>
      <w:r>
        <w:t>外汇局批件号</w:t>
      </w:r>
      <w:r>
        <w:t>/</w:t>
      </w:r>
      <w:r>
        <w:t>备案表号</w:t>
      </w:r>
      <w:r>
        <w:t>/</w:t>
      </w:r>
      <w:r>
        <w:t>业务编号</w:t>
      </w:r>
      <w:r>
        <w:rPr>
          <w:rFonts w:hint="eastAsia"/>
        </w:rPr>
        <w:t>显示为必输项，由手工录入。</w:t>
      </w:r>
    </w:p>
    <w:p w14:paraId="46AD68B8" w14:textId="77777777" w:rsidR="00682B99" w:rsidRDefault="00682B99" w:rsidP="00B84A42">
      <w:pPr>
        <w:pStyle w:val="5"/>
      </w:pPr>
      <w:r>
        <w:rPr>
          <w:rFonts w:hint="eastAsia"/>
        </w:rPr>
        <w:t>索汇利息</w:t>
      </w:r>
    </w:p>
    <w:p w14:paraId="05972AB9" w14:textId="77777777" w:rsidR="00682B99" w:rsidRDefault="00682B99" w:rsidP="00955081">
      <w:pPr>
        <w:pStyle w:val="a3"/>
        <w:ind w:firstLineChars="0" w:firstLine="0"/>
      </w:pPr>
      <w:r>
        <w:rPr>
          <w:rFonts w:hint="eastAsia"/>
        </w:rPr>
        <w:t>自动带出收到索赔记录中的栏位值。</w:t>
      </w:r>
    </w:p>
    <w:p w14:paraId="134EA073" w14:textId="77777777" w:rsidR="00682B99" w:rsidRDefault="00682B99" w:rsidP="00B84A42">
      <w:pPr>
        <w:pStyle w:val="5"/>
      </w:pPr>
      <w:r>
        <w:rPr>
          <w:rFonts w:hint="eastAsia"/>
        </w:rPr>
        <w:t>索汇行费用</w:t>
      </w:r>
    </w:p>
    <w:p w14:paraId="4A6E19D1" w14:textId="77777777" w:rsidR="00682B99" w:rsidRDefault="00682B99" w:rsidP="00955081">
      <w:pPr>
        <w:pStyle w:val="a3"/>
        <w:ind w:firstLineChars="0" w:firstLine="0"/>
      </w:pPr>
      <w:r>
        <w:rPr>
          <w:rFonts w:hint="eastAsia"/>
        </w:rPr>
        <w:t>自动带出收到索赔记录中的栏位值。</w:t>
      </w:r>
    </w:p>
    <w:p w14:paraId="7CE1500C" w14:textId="77777777" w:rsidR="00682B99" w:rsidRDefault="00682B99" w:rsidP="00B84A42">
      <w:pPr>
        <w:pStyle w:val="5"/>
      </w:pPr>
      <w:r>
        <w:rPr>
          <w:rFonts w:hint="eastAsia"/>
        </w:rPr>
        <w:t>内扣费用</w:t>
      </w:r>
    </w:p>
    <w:p w14:paraId="6AC8D67D" w14:textId="77777777" w:rsidR="00682B99" w:rsidRPr="00682B99" w:rsidRDefault="00682B99" w:rsidP="00955081">
      <w:pPr>
        <w:pStyle w:val="a3"/>
        <w:ind w:firstLineChars="0" w:firstLine="0"/>
      </w:pPr>
      <w:r>
        <w:rPr>
          <w:rFonts w:hint="eastAsia"/>
        </w:rPr>
        <w:t>内扣费用栏位自动取手续费组件中由对方承担的所有内扣费用。当手续费组件发生变化时，此栏位需要自动更新。</w:t>
      </w:r>
    </w:p>
    <w:p w14:paraId="35D97C9C" w14:textId="77777777" w:rsidR="00682B99" w:rsidRDefault="00682B99" w:rsidP="00B84A42">
      <w:pPr>
        <w:pStyle w:val="5"/>
      </w:pPr>
      <w:r>
        <w:rPr>
          <w:rFonts w:hint="eastAsia"/>
        </w:rPr>
        <w:t>净付金额</w:t>
      </w:r>
    </w:p>
    <w:p w14:paraId="738E489B" w14:textId="77777777" w:rsidR="00682B99" w:rsidRPr="00682B99" w:rsidRDefault="00682B99" w:rsidP="00955081">
      <w:pPr>
        <w:pStyle w:val="a3"/>
        <w:ind w:firstLineChars="0" w:firstLine="0"/>
        <w:rPr>
          <w:szCs w:val="21"/>
        </w:rPr>
      </w:pPr>
      <w:r>
        <w:rPr>
          <w:rFonts w:hint="eastAsia"/>
        </w:rPr>
        <w:t>净付金额</w:t>
      </w:r>
      <w:r>
        <w:rPr>
          <w:rFonts w:hint="eastAsia"/>
        </w:rPr>
        <w:t xml:space="preserve"> = </w:t>
      </w:r>
      <w:r>
        <w:rPr>
          <w:rFonts w:hint="eastAsia"/>
        </w:rPr>
        <w:t>本次付款金额</w:t>
      </w:r>
      <w:r>
        <w:t>–</w:t>
      </w:r>
      <w:r>
        <w:rPr>
          <w:rFonts w:hint="eastAsia"/>
        </w:rPr>
        <w:t>内扣费用。</w:t>
      </w:r>
    </w:p>
    <w:p w14:paraId="34845DA4" w14:textId="77777777" w:rsidR="00E82BE6" w:rsidRDefault="00E82BE6" w:rsidP="006E45E9">
      <w:pPr>
        <w:pStyle w:val="4"/>
      </w:pPr>
      <w:bookmarkStart w:id="248" w:name="_Toc393285259"/>
      <w:bookmarkStart w:id="249" w:name="_Toc395083821"/>
      <w:r>
        <w:rPr>
          <w:rFonts w:hint="eastAsia"/>
        </w:rPr>
        <w:t>边界描述</w:t>
      </w:r>
      <w:bookmarkEnd w:id="248"/>
      <w:bookmarkEnd w:id="249"/>
    </w:p>
    <w:p w14:paraId="550935D1" w14:textId="77777777" w:rsidR="00056FAB" w:rsidRPr="00056FAB" w:rsidRDefault="009F56C3" w:rsidP="00E82BE6">
      <w:r>
        <w:rPr>
          <w:rFonts w:hint="eastAsia"/>
        </w:rPr>
        <w:t>本交易产生的账务信息需要发送到核心系统进行处理。</w:t>
      </w:r>
    </w:p>
    <w:p w14:paraId="5D627993" w14:textId="77777777" w:rsidR="00E82BE6" w:rsidRDefault="00E82BE6" w:rsidP="006E45E9">
      <w:pPr>
        <w:pStyle w:val="4"/>
      </w:pPr>
      <w:bookmarkStart w:id="250" w:name="_Toc393285260"/>
      <w:bookmarkStart w:id="251" w:name="_Toc395083822"/>
      <w:r>
        <w:rPr>
          <w:rFonts w:hint="eastAsia"/>
        </w:rPr>
        <w:t>输出描述</w:t>
      </w:r>
      <w:bookmarkEnd w:id="250"/>
      <w:bookmarkEnd w:id="251"/>
    </w:p>
    <w:p w14:paraId="25DEF6C3" w14:textId="77777777" w:rsidR="00E24264" w:rsidRDefault="00E24264" w:rsidP="00B84A42">
      <w:pPr>
        <w:pStyle w:val="5"/>
      </w:pPr>
      <w:r>
        <w:rPr>
          <w:rFonts w:hint="eastAsia"/>
        </w:rPr>
        <w:t>面函</w:t>
      </w:r>
    </w:p>
    <w:p w14:paraId="75AD6211" w14:textId="77777777" w:rsidR="00971835" w:rsidRDefault="009F56C3" w:rsidP="00971835">
      <w:r>
        <w:rPr>
          <w:rFonts w:hint="eastAsia"/>
        </w:rPr>
        <w:t>无</w:t>
      </w:r>
    </w:p>
    <w:p w14:paraId="17980E1B" w14:textId="77777777" w:rsidR="00E24264" w:rsidRDefault="00E24264" w:rsidP="00B84A42">
      <w:pPr>
        <w:pStyle w:val="5"/>
      </w:pPr>
      <w:r>
        <w:rPr>
          <w:rFonts w:hint="eastAsia"/>
        </w:rPr>
        <w:t>报文</w:t>
      </w:r>
    </w:p>
    <w:p w14:paraId="3F61D2E3" w14:textId="77777777" w:rsidR="00D11BCD" w:rsidRDefault="009F56C3" w:rsidP="009F56C3">
      <w:pPr>
        <w:ind w:firstLine="420"/>
      </w:pPr>
      <w:r>
        <w:rPr>
          <w:rFonts w:hint="eastAsia"/>
        </w:rPr>
        <w:t>SWIFT</w:t>
      </w:r>
      <w:r>
        <w:rPr>
          <w:rFonts w:hint="eastAsia"/>
        </w:rPr>
        <w:t>时：</w:t>
      </w:r>
    </w:p>
    <w:p w14:paraId="26E42755" w14:textId="77777777" w:rsidR="009F56C3" w:rsidRDefault="00D11BCD" w:rsidP="009F56C3">
      <w:pPr>
        <w:ind w:firstLine="420"/>
      </w:pPr>
      <w:r>
        <w:rPr>
          <w:rFonts w:hint="eastAsia"/>
        </w:rPr>
        <w:t>1</w:t>
      </w:r>
      <w:r>
        <w:rPr>
          <w:rFonts w:hint="eastAsia"/>
        </w:rPr>
        <w:t>）</w:t>
      </w:r>
      <w:r w:rsidR="009F56C3">
        <w:rPr>
          <w:rFonts w:hint="eastAsia"/>
        </w:rPr>
        <w:t>发送</w:t>
      </w:r>
      <w:r w:rsidR="009F56C3">
        <w:rPr>
          <w:rFonts w:hint="eastAsia"/>
        </w:rPr>
        <w:t>MT202</w:t>
      </w:r>
      <w:r w:rsidR="009F56C3">
        <w:rPr>
          <w:rFonts w:hint="eastAsia"/>
        </w:rPr>
        <w:t>报文。</w:t>
      </w:r>
    </w:p>
    <w:p w14:paraId="19C5ABB1" w14:textId="77777777" w:rsidR="009F56C3" w:rsidRDefault="009F56C3" w:rsidP="00D11BCD">
      <w:pPr>
        <w:ind w:leftChars="100" w:left="210" w:firstLine="420"/>
      </w:pPr>
      <w:r>
        <w:t>S</w:t>
      </w:r>
      <w:r>
        <w:rPr>
          <w:rFonts w:hint="eastAsia"/>
        </w:rPr>
        <w:t>end=</w:t>
      </w:r>
      <w:r>
        <w:rPr>
          <w:rFonts w:hint="eastAsia"/>
        </w:rPr>
        <w:t>默认当前机构</w:t>
      </w:r>
    </w:p>
    <w:p w14:paraId="4F586789" w14:textId="77777777" w:rsidR="009F56C3" w:rsidRDefault="009F56C3" w:rsidP="00D11BCD">
      <w:pPr>
        <w:ind w:leftChars="100" w:left="210" w:firstLine="420"/>
      </w:pPr>
      <w:r>
        <w:t>R</w:t>
      </w:r>
      <w:r>
        <w:rPr>
          <w:rFonts w:hint="eastAsia"/>
        </w:rPr>
        <w:t>eceive=</w:t>
      </w:r>
      <w:r>
        <w:rPr>
          <w:rFonts w:hint="eastAsia"/>
        </w:rPr>
        <w:t>账户行</w:t>
      </w:r>
    </w:p>
    <w:p w14:paraId="0D88E27E" w14:textId="77777777" w:rsidR="009F56C3" w:rsidRDefault="009F56C3" w:rsidP="00D11BCD">
      <w:pPr>
        <w:ind w:leftChars="100" w:left="210" w:firstLine="420"/>
      </w:pPr>
      <w:r>
        <w:rPr>
          <w:rFonts w:hint="eastAsia"/>
        </w:rPr>
        <w:t>20=</w:t>
      </w:r>
      <w:r>
        <w:rPr>
          <w:rFonts w:hint="eastAsia"/>
        </w:rPr>
        <w:t>到单编号</w:t>
      </w:r>
    </w:p>
    <w:p w14:paraId="5765A894" w14:textId="77777777" w:rsidR="009F56C3" w:rsidRDefault="009F56C3" w:rsidP="00D11BCD">
      <w:pPr>
        <w:ind w:leftChars="100" w:left="210" w:firstLine="420"/>
      </w:pPr>
      <w:r>
        <w:rPr>
          <w:rFonts w:hint="eastAsia"/>
        </w:rPr>
        <w:t>21=</w:t>
      </w:r>
      <w:r>
        <w:rPr>
          <w:rFonts w:hint="eastAsia"/>
        </w:rPr>
        <w:t>到单登记的索偿编号</w:t>
      </w:r>
    </w:p>
    <w:p w14:paraId="7201276E" w14:textId="77777777" w:rsidR="009F56C3" w:rsidRDefault="009F56C3" w:rsidP="00D11BCD">
      <w:pPr>
        <w:ind w:leftChars="100" w:left="210" w:firstLine="420"/>
      </w:pPr>
      <w:r>
        <w:rPr>
          <w:rFonts w:hint="eastAsia"/>
        </w:rPr>
        <w:t>32a=</w:t>
      </w:r>
      <w:r>
        <w:rPr>
          <w:rFonts w:hint="eastAsia"/>
        </w:rPr>
        <w:t>对外净付金额</w:t>
      </w:r>
    </w:p>
    <w:p w14:paraId="315295DB" w14:textId="77777777" w:rsidR="009F56C3" w:rsidRDefault="009F56C3" w:rsidP="00D11BCD">
      <w:pPr>
        <w:ind w:leftChars="100" w:left="210" w:firstLine="420"/>
      </w:pPr>
      <w:r>
        <w:rPr>
          <w:rFonts w:hint="eastAsia"/>
        </w:rPr>
        <w:t>32a=</w:t>
      </w:r>
      <w:r>
        <w:rPr>
          <w:rFonts w:hint="eastAsia"/>
        </w:rPr>
        <w:t>起息日</w:t>
      </w:r>
    </w:p>
    <w:p w14:paraId="484BC5CE" w14:textId="77777777" w:rsidR="009F56C3" w:rsidRDefault="009F56C3" w:rsidP="00D11BCD">
      <w:pPr>
        <w:ind w:leftChars="100" w:left="210" w:firstLine="420"/>
      </w:pPr>
      <w:r>
        <w:rPr>
          <w:rFonts w:hint="eastAsia"/>
        </w:rPr>
        <w:t>58BIC=</w:t>
      </w:r>
      <w:r>
        <w:rPr>
          <w:rFonts w:hint="eastAsia"/>
        </w:rPr>
        <w:t>尝索行</w:t>
      </w:r>
      <w:r>
        <w:rPr>
          <w:rFonts w:hint="eastAsia"/>
        </w:rPr>
        <w:t>SWIFTCODE</w:t>
      </w:r>
    </w:p>
    <w:p w14:paraId="1DF0421C" w14:textId="77777777" w:rsidR="002D3C66" w:rsidRDefault="009F56C3" w:rsidP="005639B3">
      <w:pPr>
        <w:ind w:leftChars="200" w:left="420" w:firstLine="210"/>
      </w:pPr>
      <w:r>
        <w:rPr>
          <w:rFonts w:hint="eastAsia"/>
        </w:rPr>
        <w:t>58name&amp;addr=</w:t>
      </w:r>
      <w:r>
        <w:rPr>
          <w:rFonts w:hint="eastAsia"/>
        </w:rPr>
        <w:t>索偿行名称地址</w:t>
      </w:r>
    </w:p>
    <w:p w14:paraId="2524F095" w14:textId="77777777" w:rsidR="00D11BCD" w:rsidRDefault="00D11BCD" w:rsidP="00D11BCD">
      <w:r>
        <w:rPr>
          <w:rFonts w:hint="eastAsia"/>
        </w:rPr>
        <w:t xml:space="preserve">    2</w:t>
      </w:r>
      <w:r>
        <w:rPr>
          <w:rFonts w:hint="eastAsia"/>
        </w:rPr>
        <w:t>）发送</w:t>
      </w:r>
      <w:r>
        <w:rPr>
          <w:rFonts w:hint="eastAsia"/>
        </w:rPr>
        <w:t>MT756</w:t>
      </w:r>
      <w:r>
        <w:rPr>
          <w:rFonts w:hint="eastAsia"/>
        </w:rPr>
        <w:t>报文。</w:t>
      </w:r>
    </w:p>
    <w:p w14:paraId="152E57C0" w14:textId="77777777" w:rsidR="00E24264" w:rsidRPr="00CC0D80" w:rsidRDefault="00E24264" w:rsidP="005639B3">
      <w:pPr>
        <w:pStyle w:val="4"/>
        <w:ind w:left="-107" w:hanging="735"/>
      </w:pPr>
      <w:bookmarkStart w:id="252" w:name="_Toc393285261"/>
      <w:bookmarkStart w:id="253" w:name="_Toc395083823"/>
      <w:r>
        <w:rPr>
          <w:rFonts w:hint="eastAsia"/>
        </w:rPr>
        <w:t>保证金和额度</w:t>
      </w:r>
      <w:bookmarkEnd w:id="252"/>
      <w:bookmarkEnd w:id="253"/>
    </w:p>
    <w:p w14:paraId="2DE92F80" w14:textId="77777777" w:rsidR="00CD5F77" w:rsidRDefault="00CD5F77" w:rsidP="00CD5F77">
      <w:pPr>
        <w:ind w:firstLine="420"/>
      </w:pPr>
      <w:r>
        <w:rPr>
          <w:rFonts w:hint="eastAsia"/>
        </w:rPr>
        <w:t>如果发生垫款，不恢复客户开证额度；否则通知信贷系统恢复敞口风险，额度为索赔金额。</w:t>
      </w:r>
    </w:p>
    <w:p w14:paraId="65D017AA" w14:textId="77777777" w:rsidR="00E24264" w:rsidRDefault="00E24264" w:rsidP="00E24264"/>
    <w:p w14:paraId="7B28D09C" w14:textId="77777777" w:rsidR="00E24264" w:rsidRPr="00CC0D80" w:rsidRDefault="00E24264" w:rsidP="006E45E9">
      <w:pPr>
        <w:pStyle w:val="4"/>
        <w:ind w:left="0" w:firstLine="0"/>
      </w:pPr>
      <w:bookmarkStart w:id="254" w:name="_Toc393285262"/>
      <w:bookmarkStart w:id="255" w:name="_Toc395083824"/>
      <w:r>
        <w:rPr>
          <w:rFonts w:hint="eastAsia"/>
        </w:rPr>
        <w:t>手续费</w:t>
      </w:r>
      <w:bookmarkEnd w:id="254"/>
      <w:bookmarkEnd w:id="255"/>
    </w:p>
    <w:p w14:paraId="67D7FA8A" w14:textId="77777777" w:rsidR="002A0787" w:rsidRDefault="002A0787" w:rsidP="002A0787">
      <w:pPr>
        <w:ind w:left="432"/>
      </w:pPr>
      <w:r w:rsidRPr="000F2D9F">
        <w:rPr>
          <w:rFonts w:hint="eastAsia"/>
        </w:rPr>
        <w:t>默认的收费方式：</w:t>
      </w:r>
      <w:r>
        <w:rPr>
          <w:rFonts w:hint="eastAsia"/>
        </w:rPr>
        <w:t>现收、内扣</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r>
        <w:rPr>
          <w:rFonts w:hint="eastAsia"/>
        </w:rPr>
        <w:t>本交易可能收如下手续费：赔付手续费和电报费（发送电报时收取）</w:t>
      </w:r>
    </w:p>
    <w:p w14:paraId="63B3625D" w14:textId="77777777" w:rsidR="006602DB" w:rsidRDefault="006602DB" w:rsidP="002A0787">
      <w:pPr>
        <w:ind w:left="432"/>
      </w:pPr>
      <w:r>
        <w:rPr>
          <w:rFonts w:hint="eastAsia"/>
        </w:rPr>
        <w:t>手续费：见【</w:t>
      </w:r>
      <w:r>
        <w:rPr>
          <w:rFonts w:hint="eastAsia"/>
        </w:rPr>
        <w:t xml:space="preserve">1.7.1 </w:t>
      </w:r>
      <w:r>
        <w:rPr>
          <w:rFonts w:hint="eastAsia"/>
        </w:rPr>
        <w:t>手续费】</w:t>
      </w:r>
    </w:p>
    <w:p w14:paraId="73D168A4" w14:textId="77777777" w:rsidR="006602DB" w:rsidRDefault="006602DB" w:rsidP="002A0787">
      <w:pPr>
        <w:ind w:left="432"/>
      </w:pPr>
      <w:r>
        <w:rPr>
          <w:rFonts w:hint="eastAsia"/>
        </w:rPr>
        <w:t>电报费：见【</w:t>
      </w:r>
      <w:r>
        <w:rPr>
          <w:rFonts w:hint="eastAsia"/>
        </w:rPr>
        <w:t xml:space="preserve">1.7.2 </w:t>
      </w:r>
      <w:r>
        <w:rPr>
          <w:rFonts w:hint="eastAsia"/>
        </w:rPr>
        <w:t>电报费】</w:t>
      </w:r>
    </w:p>
    <w:p w14:paraId="43A85A22" w14:textId="77777777" w:rsidR="00B52DDA" w:rsidRPr="00971835" w:rsidRDefault="002A0787" w:rsidP="002A0787">
      <w:r>
        <w:rPr>
          <w:rFonts w:hint="eastAsia"/>
        </w:rPr>
        <w:t>本交易还需要将与收到索赔编号相关的后收费用自动带出并统一在此交易中收取。</w:t>
      </w:r>
    </w:p>
    <w:p w14:paraId="2C969C40" w14:textId="77777777" w:rsidR="00E82BE6" w:rsidRDefault="00E82BE6" w:rsidP="006E45E9">
      <w:pPr>
        <w:pStyle w:val="4"/>
      </w:pPr>
      <w:bookmarkStart w:id="256" w:name="_Toc393285263"/>
      <w:bookmarkStart w:id="257" w:name="_Toc395083825"/>
      <w:r>
        <w:rPr>
          <w:rFonts w:hint="eastAsia"/>
        </w:rPr>
        <w:t>会计分录</w:t>
      </w:r>
      <w:bookmarkEnd w:id="256"/>
      <w:bookmarkEnd w:id="257"/>
    </w:p>
    <w:p w14:paraId="28F50B2F" w14:textId="77777777" w:rsidR="00DE7B2B" w:rsidRPr="00DE7B2B" w:rsidRDefault="00DE7B2B" w:rsidP="00DE7B2B">
      <w:pPr>
        <w:ind w:firstLineChars="100" w:firstLine="210"/>
        <w:rPr>
          <w:bCs/>
          <w:szCs w:val="21"/>
        </w:rPr>
      </w:pPr>
      <w:r w:rsidRPr="00DE7B2B">
        <w:rPr>
          <w:rFonts w:hint="eastAsia"/>
          <w:bCs/>
          <w:szCs w:val="21"/>
        </w:rPr>
        <w:t>1</w:t>
      </w:r>
      <w:r w:rsidRPr="00DE7B2B">
        <w:rPr>
          <w:rFonts w:hint="eastAsia"/>
          <w:bCs/>
          <w:szCs w:val="21"/>
        </w:rPr>
        <w:t>、一旦保函履约，我行应在规定时间内对外偿付。</w:t>
      </w:r>
      <w:r w:rsidRPr="00DE7B2B">
        <w:rPr>
          <w:rFonts w:hint="eastAsia"/>
          <w:bCs/>
          <w:szCs w:val="21"/>
        </w:rPr>
        <w:t>100%</w:t>
      </w:r>
      <w:r w:rsidRPr="00DE7B2B">
        <w:rPr>
          <w:rFonts w:hint="eastAsia"/>
          <w:bCs/>
          <w:szCs w:val="21"/>
        </w:rPr>
        <w:t>外币保证金情况下，直接扣保证金，会计分录为：</w:t>
      </w:r>
    </w:p>
    <w:p w14:paraId="5BBACBEF" w14:textId="77777777" w:rsidR="00DE7B2B" w:rsidRPr="00DE7B2B" w:rsidRDefault="00DE7B2B" w:rsidP="00DE7B2B">
      <w:pPr>
        <w:ind w:firstLineChars="100" w:firstLine="210"/>
        <w:rPr>
          <w:bCs/>
          <w:szCs w:val="21"/>
        </w:rPr>
      </w:pPr>
      <w:r w:rsidRPr="00DE7B2B">
        <w:rPr>
          <w:rFonts w:hint="eastAsia"/>
          <w:bCs/>
          <w:szCs w:val="21"/>
        </w:rPr>
        <w:t>借：</w:t>
      </w:r>
      <w:r w:rsidRPr="00DE7B2B">
        <w:rPr>
          <w:rFonts w:hint="eastAsia"/>
          <w:bCs/>
          <w:szCs w:val="21"/>
        </w:rPr>
        <w:t>200201</w:t>
      </w:r>
      <w:r w:rsidRPr="00DE7B2B">
        <w:rPr>
          <w:rFonts w:hint="eastAsia"/>
          <w:bCs/>
          <w:szCs w:val="21"/>
        </w:rPr>
        <w:t>存入保证金等科目外币</w:t>
      </w:r>
    </w:p>
    <w:p w14:paraId="282E8311" w14:textId="77777777" w:rsidR="00DE7B2B" w:rsidRPr="00DE7B2B" w:rsidRDefault="00DE7B2B" w:rsidP="00DE7B2B">
      <w:pPr>
        <w:ind w:firstLineChars="100" w:firstLine="210"/>
        <w:rPr>
          <w:bCs/>
          <w:szCs w:val="21"/>
        </w:rPr>
      </w:pPr>
      <w:r w:rsidRPr="00DE7B2B">
        <w:rPr>
          <w:rFonts w:hint="eastAsia"/>
          <w:bCs/>
          <w:szCs w:val="21"/>
        </w:rPr>
        <w:t>贷：</w:t>
      </w:r>
      <w:r w:rsidRPr="00DE7B2B">
        <w:rPr>
          <w:rFonts w:hint="eastAsia"/>
          <w:bCs/>
          <w:szCs w:val="21"/>
        </w:rPr>
        <w:t>20110403</w:t>
      </w:r>
      <w:r w:rsidRPr="00DE7B2B">
        <w:rPr>
          <w:rFonts w:hint="eastAsia"/>
          <w:bCs/>
          <w:szCs w:val="21"/>
        </w:rPr>
        <w:t>汇出汇款外币</w:t>
      </w:r>
    </w:p>
    <w:p w14:paraId="1B66E497" w14:textId="77777777" w:rsidR="00DE7B2B" w:rsidRPr="00DE7B2B" w:rsidRDefault="00DE7B2B" w:rsidP="00DE7B2B">
      <w:pPr>
        <w:ind w:firstLineChars="100" w:firstLine="210"/>
        <w:rPr>
          <w:bCs/>
          <w:szCs w:val="21"/>
        </w:rPr>
      </w:pPr>
      <w:r w:rsidRPr="00DE7B2B">
        <w:rPr>
          <w:rFonts w:hint="eastAsia"/>
          <w:bCs/>
          <w:szCs w:val="21"/>
        </w:rPr>
        <w:t>如保证金或存款为人民币，则先办理售汇，会计分录为：</w:t>
      </w:r>
    </w:p>
    <w:p w14:paraId="555C3E49" w14:textId="77777777" w:rsidR="00DE7B2B" w:rsidRPr="00DE7B2B" w:rsidRDefault="00DE7B2B" w:rsidP="00DE7B2B">
      <w:pPr>
        <w:ind w:firstLineChars="100" w:firstLine="210"/>
        <w:rPr>
          <w:bCs/>
          <w:szCs w:val="21"/>
        </w:rPr>
      </w:pPr>
      <w:r w:rsidRPr="00DE7B2B">
        <w:rPr>
          <w:rFonts w:hint="eastAsia"/>
          <w:bCs/>
          <w:szCs w:val="21"/>
        </w:rPr>
        <w:t>借：</w:t>
      </w:r>
      <w:r w:rsidRPr="00DE7B2B">
        <w:rPr>
          <w:rFonts w:hint="eastAsia"/>
          <w:bCs/>
          <w:szCs w:val="21"/>
        </w:rPr>
        <w:t>201101</w:t>
      </w:r>
      <w:r w:rsidRPr="00DE7B2B">
        <w:rPr>
          <w:rFonts w:hint="eastAsia"/>
          <w:bCs/>
          <w:szCs w:val="21"/>
        </w:rPr>
        <w:t>活期存款人民币</w:t>
      </w:r>
    </w:p>
    <w:p w14:paraId="4ECE50A8" w14:textId="77777777" w:rsidR="00DE7B2B" w:rsidRPr="00DE7B2B" w:rsidRDefault="00DE7B2B" w:rsidP="00DE7B2B">
      <w:pPr>
        <w:ind w:firstLineChars="100" w:firstLine="210"/>
        <w:rPr>
          <w:bCs/>
          <w:szCs w:val="21"/>
        </w:rPr>
      </w:pPr>
      <w:r w:rsidRPr="00DE7B2B">
        <w:rPr>
          <w:rFonts w:hint="eastAsia"/>
          <w:bCs/>
          <w:szCs w:val="21"/>
        </w:rPr>
        <w:t>或借：</w:t>
      </w:r>
      <w:r w:rsidRPr="00DE7B2B">
        <w:rPr>
          <w:rFonts w:hint="eastAsia"/>
          <w:bCs/>
          <w:szCs w:val="21"/>
        </w:rPr>
        <w:t>200201</w:t>
      </w:r>
      <w:r w:rsidRPr="00DE7B2B">
        <w:rPr>
          <w:rFonts w:hint="eastAsia"/>
          <w:bCs/>
          <w:szCs w:val="21"/>
        </w:rPr>
        <w:t>存入保证金等科目人民币</w:t>
      </w:r>
    </w:p>
    <w:p w14:paraId="5BF92A93" w14:textId="77777777" w:rsidR="00DE7B2B" w:rsidRPr="00DE7B2B" w:rsidRDefault="00DE7B2B" w:rsidP="00DE7B2B">
      <w:pPr>
        <w:ind w:firstLineChars="100" w:firstLine="210"/>
        <w:rPr>
          <w:bCs/>
          <w:szCs w:val="21"/>
        </w:rPr>
      </w:pPr>
      <w:r w:rsidRPr="00DE7B2B">
        <w:rPr>
          <w:rFonts w:hint="eastAsia"/>
          <w:bCs/>
          <w:szCs w:val="21"/>
        </w:rPr>
        <w:t>贷：</w:t>
      </w:r>
      <w:r w:rsidRPr="00DE7B2B">
        <w:rPr>
          <w:rFonts w:hint="eastAsia"/>
          <w:bCs/>
          <w:szCs w:val="21"/>
        </w:rPr>
        <w:t>30020301</w:t>
      </w:r>
      <w:r w:rsidRPr="00DE7B2B">
        <w:rPr>
          <w:rFonts w:hint="eastAsia"/>
          <w:bCs/>
          <w:szCs w:val="21"/>
        </w:rPr>
        <w:t>货币兑换</w:t>
      </w:r>
      <w:r w:rsidRPr="00DE7B2B">
        <w:rPr>
          <w:rFonts w:hint="eastAsia"/>
          <w:bCs/>
          <w:szCs w:val="21"/>
        </w:rPr>
        <w:t>-</w:t>
      </w:r>
      <w:r w:rsidRPr="00DE7B2B">
        <w:rPr>
          <w:rFonts w:hint="eastAsia"/>
          <w:bCs/>
          <w:szCs w:val="21"/>
        </w:rPr>
        <w:t>单位结售汇人民币</w:t>
      </w:r>
    </w:p>
    <w:p w14:paraId="00E338AD" w14:textId="77777777" w:rsidR="00DE7B2B" w:rsidRPr="00DE7B2B" w:rsidRDefault="00DE7B2B" w:rsidP="00DE7B2B">
      <w:pPr>
        <w:ind w:firstLineChars="100" w:firstLine="210"/>
        <w:rPr>
          <w:bCs/>
          <w:szCs w:val="21"/>
        </w:rPr>
      </w:pPr>
      <w:r w:rsidRPr="00DE7B2B">
        <w:rPr>
          <w:rFonts w:hint="eastAsia"/>
          <w:bCs/>
          <w:szCs w:val="21"/>
        </w:rPr>
        <w:t>借：</w:t>
      </w:r>
      <w:r w:rsidRPr="00DE7B2B">
        <w:rPr>
          <w:rFonts w:hint="eastAsia"/>
          <w:bCs/>
          <w:szCs w:val="21"/>
        </w:rPr>
        <w:t>30020301</w:t>
      </w:r>
      <w:r w:rsidRPr="00DE7B2B">
        <w:rPr>
          <w:rFonts w:hint="eastAsia"/>
          <w:bCs/>
          <w:szCs w:val="21"/>
        </w:rPr>
        <w:t>货币兑换</w:t>
      </w:r>
      <w:r w:rsidRPr="00DE7B2B">
        <w:rPr>
          <w:rFonts w:hint="eastAsia"/>
          <w:bCs/>
          <w:szCs w:val="21"/>
        </w:rPr>
        <w:t>-</w:t>
      </w:r>
      <w:r w:rsidRPr="00DE7B2B">
        <w:rPr>
          <w:rFonts w:hint="eastAsia"/>
          <w:bCs/>
          <w:szCs w:val="21"/>
        </w:rPr>
        <w:t>单位结售汇外币</w:t>
      </w:r>
    </w:p>
    <w:p w14:paraId="2801EE36" w14:textId="77777777" w:rsidR="00DE7B2B" w:rsidRPr="00DE7B2B" w:rsidRDefault="00DE7B2B" w:rsidP="00DE7B2B">
      <w:pPr>
        <w:ind w:firstLineChars="100" w:firstLine="210"/>
        <w:rPr>
          <w:bCs/>
          <w:szCs w:val="21"/>
        </w:rPr>
      </w:pPr>
      <w:r w:rsidRPr="00DE7B2B">
        <w:rPr>
          <w:rFonts w:hint="eastAsia"/>
          <w:bCs/>
          <w:szCs w:val="21"/>
        </w:rPr>
        <w:t>贷：</w:t>
      </w:r>
      <w:r w:rsidRPr="00DE7B2B">
        <w:rPr>
          <w:rFonts w:hint="eastAsia"/>
          <w:bCs/>
          <w:szCs w:val="21"/>
        </w:rPr>
        <w:t>20110403</w:t>
      </w:r>
      <w:r w:rsidRPr="00DE7B2B">
        <w:rPr>
          <w:rFonts w:hint="eastAsia"/>
          <w:bCs/>
          <w:szCs w:val="21"/>
        </w:rPr>
        <w:t>汇出汇款外币</w:t>
      </w:r>
    </w:p>
    <w:p w14:paraId="6D1C4B48" w14:textId="77777777" w:rsidR="00DE7B2B" w:rsidRPr="00DE7B2B" w:rsidRDefault="00DE7B2B" w:rsidP="00DE7B2B">
      <w:pPr>
        <w:ind w:firstLineChars="100" w:firstLine="210"/>
        <w:rPr>
          <w:bCs/>
          <w:szCs w:val="21"/>
        </w:rPr>
      </w:pPr>
      <w:r w:rsidRPr="00DE7B2B">
        <w:rPr>
          <w:rFonts w:hint="eastAsia"/>
          <w:bCs/>
          <w:szCs w:val="21"/>
        </w:rPr>
        <w:t>同时记表外</w:t>
      </w:r>
    </w:p>
    <w:p w14:paraId="7181014D" w14:textId="77777777" w:rsidR="00DE7B2B" w:rsidRPr="00DE7B2B" w:rsidRDefault="00DE7B2B" w:rsidP="00DE7B2B">
      <w:pPr>
        <w:ind w:firstLineChars="100" w:firstLine="210"/>
        <w:rPr>
          <w:bCs/>
          <w:szCs w:val="21"/>
        </w:rPr>
      </w:pPr>
      <w:r w:rsidRPr="00DE7B2B">
        <w:rPr>
          <w:rFonts w:hint="eastAsia"/>
          <w:bCs/>
          <w:szCs w:val="21"/>
        </w:rPr>
        <w:t>付：</w:t>
      </w:r>
      <w:r w:rsidRPr="00DE7B2B">
        <w:rPr>
          <w:rFonts w:hint="eastAsia"/>
          <w:bCs/>
          <w:szCs w:val="21"/>
        </w:rPr>
        <w:t>818</w:t>
      </w:r>
      <w:r w:rsidRPr="00DE7B2B">
        <w:rPr>
          <w:rFonts w:hint="eastAsia"/>
          <w:bCs/>
          <w:szCs w:val="21"/>
        </w:rPr>
        <w:t>开出保函外币</w:t>
      </w:r>
      <w:r w:rsidR="00E66353">
        <w:rPr>
          <w:rFonts w:hint="eastAsia"/>
          <w:bCs/>
          <w:szCs w:val="21"/>
        </w:rPr>
        <w:t>（金额</w:t>
      </w:r>
      <w:r w:rsidR="00E66353">
        <w:rPr>
          <w:rFonts w:hint="eastAsia"/>
          <w:bCs/>
          <w:szCs w:val="21"/>
        </w:rPr>
        <w:t xml:space="preserve"> = </w:t>
      </w:r>
      <w:r w:rsidR="00E66353">
        <w:rPr>
          <w:rFonts w:hint="eastAsia"/>
          <w:bCs/>
          <w:szCs w:val="21"/>
        </w:rPr>
        <w:t>索赔金额）</w:t>
      </w:r>
    </w:p>
    <w:p w14:paraId="7D1BDE08" w14:textId="77777777" w:rsidR="00DE7B2B" w:rsidRDefault="00DE7B2B" w:rsidP="00DE7B2B">
      <w:pPr>
        <w:ind w:firstLineChars="100" w:firstLine="210"/>
        <w:rPr>
          <w:bCs/>
          <w:szCs w:val="21"/>
        </w:rPr>
      </w:pPr>
      <w:r>
        <w:rPr>
          <w:rFonts w:hint="eastAsia"/>
          <w:bCs/>
          <w:szCs w:val="21"/>
        </w:rPr>
        <w:t>3</w:t>
      </w:r>
      <w:r>
        <w:rPr>
          <w:rFonts w:hint="eastAsia"/>
          <w:bCs/>
          <w:szCs w:val="21"/>
        </w:rPr>
        <w:t>、手续费</w:t>
      </w:r>
    </w:p>
    <w:p w14:paraId="3121CAE0" w14:textId="77777777" w:rsidR="00DE7B2B" w:rsidRPr="00DE7B2B" w:rsidRDefault="00DE7B2B" w:rsidP="00DE7B2B">
      <w:pPr>
        <w:ind w:firstLineChars="100" w:firstLine="210"/>
        <w:rPr>
          <w:bCs/>
          <w:szCs w:val="21"/>
        </w:rPr>
      </w:pPr>
      <w:r w:rsidRPr="00DE7B2B">
        <w:rPr>
          <w:rFonts w:hint="eastAsia"/>
          <w:bCs/>
          <w:szCs w:val="21"/>
        </w:rPr>
        <w:t>借：</w:t>
      </w:r>
      <w:r w:rsidRPr="00DE7B2B">
        <w:rPr>
          <w:rFonts w:hint="eastAsia"/>
          <w:bCs/>
          <w:szCs w:val="21"/>
        </w:rPr>
        <w:t>201101</w:t>
      </w:r>
      <w:r w:rsidRPr="00DE7B2B">
        <w:rPr>
          <w:rFonts w:hint="eastAsia"/>
          <w:bCs/>
          <w:szCs w:val="21"/>
        </w:rPr>
        <w:t>活期存款等科目外币或人民币</w:t>
      </w:r>
    </w:p>
    <w:p w14:paraId="7870B17D" w14:textId="77777777" w:rsidR="00DE7B2B" w:rsidRDefault="00DE7B2B" w:rsidP="00DE7B2B">
      <w:pPr>
        <w:ind w:firstLineChars="100" w:firstLine="210"/>
        <w:rPr>
          <w:bCs/>
          <w:szCs w:val="21"/>
        </w:rPr>
      </w:pPr>
      <w:r w:rsidRPr="00DE7B2B">
        <w:rPr>
          <w:rFonts w:hint="eastAsia"/>
          <w:bCs/>
          <w:szCs w:val="21"/>
        </w:rPr>
        <w:t>贷：</w:t>
      </w:r>
      <w:r w:rsidRPr="00DE7B2B">
        <w:rPr>
          <w:rFonts w:hint="eastAsia"/>
          <w:bCs/>
          <w:szCs w:val="21"/>
        </w:rPr>
        <w:t>60210502</w:t>
      </w:r>
      <w:r w:rsidRPr="00DE7B2B">
        <w:rPr>
          <w:rFonts w:hint="eastAsia"/>
          <w:bCs/>
          <w:szCs w:val="21"/>
        </w:rPr>
        <w:t>保函手续费收入外币或人民币</w:t>
      </w:r>
    </w:p>
    <w:p w14:paraId="1655F881" w14:textId="77777777" w:rsidR="00DE7B2B" w:rsidRDefault="00DE7B2B" w:rsidP="00DE7B2B">
      <w:pPr>
        <w:ind w:firstLineChars="100" w:firstLine="210"/>
      </w:pPr>
    </w:p>
    <w:p w14:paraId="7B2B3C82" w14:textId="77777777" w:rsidR="00184F02" w:rsidRDefault="00184F02" w:rsidP="006E45E9">
      <w:pPr>
        <w:pStyle w:val="4"/>
      </w:pPr>
      <w:bookmarkStart w:id="258" w:name="_Toc393285264"/>
      <w:bookmarkStart w:id="259" w:name="_Toc395083826"/>
      <w:r>
        <w:rPr>
          <w:rFonts w:hint="eastAsia"/>
        </w:rPr>
        <w:t>其他</w:t>
      </w:r>
      <w:bookmarkEnd w:id="258"/>
      <w:bookmarkEnd w:id="259"/>
    </w:p>
    <w:p w14:paraId="44BD4AA7" w14:textId="77777777" w:rsidR="004944F7" w:rsidRPr="004E72D9" w:rsidRDefault="00184F02" w:rsidP="00E24264">
      <w:pPr>
        <w:ind w:firstLine="420"/>
      </w:pPr>
      <w:r>
        <w:rPr>
          <w:rFonts w:hint="eastAsia"/>
        </w:rPr>
        <w:t>无。</w:t>
      </w:r>
    </w:p>
    <w:p w14:paraId="2CE5B339" w14:textId="77777777" w:rsidR="00C3036B" w:rsidRDefault="00C736F7" w:rsidP="00B84A42">
      <w:pPr>
        <w:pStyle w:val="3"/>
      </w:pPr>
      <w:bookmarkStart w:id="260" w:name="_Toc383158471"/>
      <w:bookmarkStart w:id="261" w:name="_Toc415598209"/>
      <w:r>
        <w:rPr>
          <w:rFonts w:hint="eastAsia"/>
        </w:rPr>
        <w:t>保函拒付</w:t>
      </w:r>
      <w:bookmarkEnd w:id="260"/>
      <w:r w:rsidR="00D664E2">
        <w:rPr>
          <w:rFonts w:hint="eastAsia"/>
        </w:rPr>
        <w:t>电</w:t>
      </w:r>
      <w:bookmarkEnd w:id="261"/>
    </w:p>
    <w:p w14:paraId="03196149" w14:textId="77777777" w:rsidR="004E72D9" w:rsidRDefault="004E72D9" w:rsidP="006E45E9">
      <w:pPr>
        <w:pStyle w:val="4"/>
        <w:ind w:left="840"/>
      </w:pPr>
      <w:bookmarkStart w:id="262" w:name="_Toc393285266"/>
      <w:bookmarkStart w:id="263" w:name="_Toc395083828"/>
      <w:r>
        <w:rPr>
          <w:rFonts w:hint="eastAsia"/>
        </w:rPr>
        <w:t>交易描述</w:t>
      </w:r>
      <w:bookmarkEnd w:id="262"/>
      <w:bookmarkEnd w:id="263"/>
    </w:p>
    <w:p w14:paraId="7FB5DD3F" w14:textId="77777777" w:rsidR="004E72D9" w:rsidRDefault="00C736F7" w:rsidP="004E72D9">
      <w:pPr>
        <w:ind w:firstLineChars="202" w:firstLine="424"/>
      </w:pPr>
      <w:r>
        <w:rPr>
          <w:rFonts w:hint="eastAsia"/>
        </w:rPr>
        <w:t>此交易为我行收到索偿银行发来的索赔信息，当索赔内容存在有与保函开立内容不一致的情况时，进行保函拒付处理。发送相关报文给索偿银行。</w:t>
      </w:r>
    </w:p>
    <w:p w14:paraId="7EF5AEC6" w14:textId="77777777" w:rsidR="004E72D9" w:rsidRDefault="004E72D9" w:rsidP="006E45E9">
      <w:pPr>
        <w:pStyle w:val="4"/>
        <w:ind w:left="735" w:hanging="735"/>
      </w:pPr>
      <w:bookmarkStart w:id="264" w:name="_Toc393285267"/>
      <w:bookmarkStart w:id="265" w:name="_Toc395083829"/>
      <w:r>
        <w:rPr>
          <w:rFonts w:hint="eastAsia"/>
        </w:rPr>
        <w:t>柜员操作</w:t>
      </w:r>
      <w:bookmarkEnd w:id="264"/>
      <w:bookmarkEnd w:id="265"/>
    </w:p>
    <w:p w14:paraId="323EE0A2" w14:textId="77777777" w:rsidR="00C736F7" w:rsidRDefault="00C736F7" w:rsidP="00C736F7">
      <w:pPr>
        <w:ind w:firstLine="420"/>
      </w:pPr>
      <w:r>
        <w:rPr>
          <w:rFonts w:hint="eastAsia"/>
        </w:rPr>
        <w:t>本交易由具有保函拒付经办权限的柜员操作。</w:t>
      </w:r>
    </w:p>
    <w:p w14:paraId="313C86B0" w14:textId="77777777" w:rsidR="004E72D9" w:rsidRDefault="00C736F7" w:rsidP="00C736F7">
      <w:pPr>
        <w:ind w:firstLineChars="202" w:firstLine="424"/>
      </w:pPr>
      <w:r>
        <w:rPr>
          <w:rFonts w:hint="eastAsia"/>
        </w:rPr>
        <w:t>系统需支持本交易能多级授权。</w:t>
      </w:r>
    </w:p>
    <w:p w14:paraId="7A07CDA0" w14:textId="77777777" w:rsidR="00C736F7" w:rsidRDefault="00C736F7" w:rsidP="00C736F7">
      <w:pPr>
        <w:ind w:firstLineChars="202" w:firstLine="424"/>
      </w:pPr>
      <w:r>
        <w:rPr>
          <w:rFonts w:hint="eastAsia"/>
        </w:rPr>
        <w:t>该交易需要支持手工经办和扫描和报文等发起方式。</w:t>
      </w:r>
    </w:p>
    <w:p w14:paraId="18685C1A" w14:textId="77777777" w:rsidR="009F7E42" w:rsidRDefault="009F7E42" w:rsidP="006E45E9">
      <w:pPr>
        <w:pStyle w:val="4"/>
        <w:ind w:left="840" w:firstLine="0"/>
      </w:pPr>
      <w:bookmarkStart w:id="266" w:name="_Toc393285268"/>
      <w:bookmarkStart w:id="267" w:name="_Toc395083830"/>
      <w:r>
        <w:rPr>
          <w:rFonts w:hint="eastAsia"/>
        </w:rPr>
        <w:t>界面布局与菜单按钮</w:t>
      </w:r>
      <w:bookmarkEnd w:id="266"/>
      <w:bookmarkEnd w:id="267"/>
    </w:p>
    <w:p w14:paraId="76A2175A" w14:textId="77777777" w:rsidR="009F7E42" w:rsidRPr="00B00B74" w:rsidRDefault="009F7E42" w:rsidP="005639B3">
      <w:pPr>
        <w:ind w:leftChars="200" w:left="420"/>
      </w:pPr>
      <w:r>
        <w:rPr>
          <w:rFonts w:hint="eastAsia"/>
        </w:rPr>
        <w:t>同一页面布局原则，一行两列，从上至下。</w:t>
      </w:r>
    </w:p>
    <w:p w14:paraId="4366C398" w14:textId="77777777" w:rsidR="009F7E42" w:rsidRDefault="009F7E42" w:rsidP="005639B3">
      <w:pPr>
        <w:ind w:leftChars="200" w:left="420"/>
      </w:pPr>
      <w:r>
        <w:rPr>
          <w:rFonts w:hint="eastAsia"/>
        </w:rPr>
        <w:t>第一区域：基本信息；</w:t>
      </w:r>
    </w:p>
    <w:p w14:paraId="586A6746" w14:textId="77777777" w:rsidR="009F7E42" w:rsidRDefault="009620D2" w:rsidP="005639B3">
      <w:pPr>
        <w:ind w:leftChars="200" w:left="420"/>
      </w:pPr>
      <w:r>
        <w:rPr>
          <w:rFonts w:hint="eastAsia"/>
        </w:rPr>
        <w:t>第二区域：费用</w:t>
      </w:r>
      <w:r w:rsidR="009F7E42">
        <w:rPr>
          <w:rFonts w:hint="eastAsia"/>
        </w:rPr>
        <w:t>管理</w:t>
      </w:r>
      <w:r w:rsidR="00C321B6">
        <w:rPr>
          <w:rFonts w:hint="eastAsia"/>
        </w:rPr>
        <w:t>；</w:t>
      </w:r>
    </w:p>
    <w:p w14:paraId="0508C618" w14:textId="77777777" w:rsidR="00C321B6" w:rsidRDefault="00C736F7" w:rsidP="005639B3">
      <w:pPr>
        <w:ind w:leftChars="200" w:left="420"/>
      </w:pPr>
      <w:r>
        <w:rPr>
          <w:rFonts w:hint="eastAsia"/>
        </w:rPr>
        <w:t>第三区域：按钮；</w:t>
      </w:r>
    </w:p>
    <w:p w14:paraId="3CA43C25" w14:textId="77777777" w:rsidR="00C736F7" w:rsidRDefault="00C736F7" w:rsidP="005639B3">
      <w:pPr>
        <w:ind w:leftChars="200" w:left="420"/>
      </w:pPr>
      <w:r>
        <w:rPr>
          <w:rFonts w:hint="eastAsia"/>
        </w:rPr>
        <w:t>第四区域：报文。</w:t>
      </w:r>
    </w:p>
    <w:p w14:paraId="03A41E7A" w14:textId="77777777" w:rsidR="009F7E42" w:rsidRDefault="009620D2" w:rsidP="00B84A42">
      <w:pPr>
        <w:pStyle w:val="5"/>
      </w:pPr>
      <w:r>
        <w:rPr>
          <w:rFonts w:hint="eastAsia"/>
        </w:rPr>
        <w:t>基本信息、费用</w:t>
      </w:r>
      <w:r w:rsidR="009F7E42">
        <w:rPr>
          <w:rFonts w:hint="eastAsia"/>
        </w:rPr>
        <w:t>管理和按钮</w:t>
      </w:r>
    </w:p>
    <w:p w14:paraId="4A31E94A" w14:textId="77777777" w:rsidR="00813692" w:rsidRDefault="006F4D30" w:rsidP="009F58F1">
      <w:pPr>
        <w:ind w:leftChars="-675" w:hangingChars="675" w:hanging="1418"/>
      </w:pPr>
      <w:r>
        <w:rPr>
          <w:noProof/>
        </w:rPr>
        <w:drawing>
          <wp:inline distT="0" distB="0" distL="0" distR="0" wp14:anchorId="320285AC" wp14:editId="25CEE3C3">
            <wp:extent cx="6854932" cy="3103124"/>
            <wp:effectExtent l="19050" t="0" r="3068" b="0"/>
            <wp:docPr id="20" name="图片 19" descr="保函拒付.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拒付.bmp"/>
                    <pic:cNvPicPr/>
                  </pic:nvPicPr>
                  <pic:blipFill>
                    <a:blip r:embed="rId31"/>
                    <a:stretch>
                      <a:fillRect/>
                    </a:stretch>
                  </pic:blipFill>
                  <pic:spPr>
                    <a:xfrm>
                      <a:off x="0" y="0"/>
                      <a:ext cx="6853999" cy="3102702"/>
                    </a:xfrm>
                    <a:prstGeom prst="rect">
                      <a:avLst/>
                    </a:prstGeom>
                  </pic:spPr>
                </pic:pic>
              </a:graphicData>
            </a:graphic>
          </wp:inline>
        </w:drawing>
      </w:r>
    </w:p>
    <w:p w14:paraId="77CF93D8" w14:textId="77777777" w:rsidR="001464EB" w:rsidRDefault="001464EB" w:rsidP="001464EB">
      <w:pPr>
        <w:ind w:firstLineChars="202" w:firstLine="424"/>
      </w:pPr>
      <w:r>
        <w:rPr>
          <w:rFonts w:hint="eastAsia"/>
        </w:rPr>
        <w:t>备注：</w:t>
      </w:r>
    </w:p>
    <w:p w14:paraId="7167CF1C" w14:textId="77777777" w:rsidR="001464EB" w:rsidRDefault="001464EB" w:rsidP="001464EB">
      <w:pPr>
        <w:ind w:firstLineChars="202" w:firstLine="424"/>
      </w:pPr>
      <w:r>
        <w:rPr>
          <w:rFonts w:hint="eastAsia"/>
        </w:rPr>
        <w:t>按钮从左至右：提交、保存、打印查看、查询、附加功能、取消、返回。</w:t>
      </w:r>
    </w:p>
    <w:p w14:paraId="368158F0" w14:textId="77777777" w:rsidR="00C736F7" w:rsidRPr="00C736F7" w:rsidRDefault="00C736F7" w:rsidP="00B84A42">
      <w:pPr>
        <w:pStyle w:val="5"/>
      </w:pPr>
      <w:r>
        <w:rPr>
          <w:rFonts w:hint="eastAsia"/>
        </w:rPr>
        <w:t>报文</w:t>
      </w:r>
    </w:p>
    <w:p w14:paraId="1B3DBB18" w14:textId="77777777" w:rsidR="00813692" w:rsidRDefault="00B307C3" w:rsidP="006E45E9">
      <w:pPr>
        <w:ind w:leftChars="-675" w:hangingChars="675" w:hanging="1418"/>
      </w:pPr>
      <w:r>
        <w:rPr>
          <w:noProof/>
        </w:rPr>
        <w:drawing>
          <wp:anchor distT="0" distB="0" distL="114300" distR="114300" simplePos="0" relativeHeight="251665408" behindDoc="0" locked="0" layoutInCell="1" allowOverlap="1" wp14:anchorId="0D04863C" wp14:editId="019E6FD6">
            <wp:simplePos x="0" y="0"/>
            <wp:positionH relativeFrom="column">
              <wp:posOffset>2525024</wp:posOffset>
            </wp:positionH>
            <wp:positionV relativeFrom="paragraph">
              <wp:posOffset>703076</wp:posOffset>
            </wp:positionV>
            <wp:extent cx="1378429" cy="138023"/>
            <wp:effectExtent l="19050" t="0" r="0" b="0"/>
            <wp:wrapNone/>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a:srcRect/>
                    <a:stretch>
                      <a:fillRect/>
                    </a:stretch>
                  </pic:blipFill>
                  <pic:spPr bwMode="auto">
                    <a:xfrm>
                      <a:off x="0" y="0"/>
                      <a:ext cx="1378429" cy="138023"/>
                    </a:xfrm>
                    <a:prstGeom prst="rect">
                      <a:avLst/>
                    </a:prstGeom>
                    <a:solidFill>
                      <a:srgbClr val="4F81BD"/>
                    </a:solidFill>
                    <a:ln w="9525">
                      <a:noFill/>
                      <a:miter lim="800000"/>
                      <a:headEnd/>
                      <a:tailEnd/>
                    </a:ln>
                  </pic:spPr>
                </pic:pic>
              </a:graphicData>
            </a:graphic>
          </wp:anchor>
        </w:drawing>
      </w:r>
      <w:r w:rsidR="00C736F7">
        <w:rPr>
          <w:noProof/>
        </w:rPr>
        <w:drawing>
          <wp:inline distT="0" distB="0" distL="0" distR="0" wp14:anchorId="36351585" wp14:editId="2D8772AD">
            <wp:extent cx="6856202" cy="3017852"/>
            <wp:effectExtent l="19050" t="0" r="1798" b="0"/>
            <wp:docPr id="12" name="图片 11" descr="保函拒付_报文.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拒付_报文.bmp"/>
                    <pic:cNvPicPr/>
                  </pic:nvPicPr>
                  <pic:blipFill>
                    <a:blip r:embed="rId32"/>
                    <a:stretch>
                      <a:fillRect/>
                    </a:stretch>
                  </pic:blipFill>
                  <pic:spPr>
                    <a:xfrm>
                      <a:off x="0" y="0"/>
                      <a:ext cx="6859316" cy="3019223"/>
                    </a:xfrm>
                    <a:prstGeom prst="rect">
                      <a:avLst/>
                    </a:prstGeom>
                  </pic:spPr>
                </pic:pic>
              </a:graphicData>
            </a:graphic>
          </wp:inline>
        </w:drawing>
      </w:r>
    </w:p>
    <w:p w14:paraId="2A3F3B45" w14:textId="77777777" w:rsidR="004E72D9" w:rsidRDefault="004E72D9" w:rsidP="009F58F1">
      <w:pPr>
        <w:pStyle w:val="4"/>
        <w:ind w:left="0"/>
      </w:pPr>
      <w:bookmarkStart w:id="268" w:name="_Toc393285269"/>
      <w:bookmarkStart w:id="269" w:name="_Toc395083831"/>
      <w:r>
        <w:rPr>
          <w:rFonts w:hint="eastAsia"/>
        </w:rPr>
        <w:t>输入描述</w:t>
      </w:r>
      <w:bookmarkEnd w:id="268"/>
      <w:bookmarkEnd w:id="2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7"/>
        <w:gridCol w:w="1354"/>
        <w:gridCol w:w="800"/>
        <w:gridCol w:w="994"/>
        <w:gridCol w:w="425"/>
        <w:gridCol w:w="1278"/>
        <w:gridCol w:w="3171"/>
      </w:tblGrid>
      <w:tr w:rsidR="00697C2A" w:rsidRPr="00BF567F" w14:paraId="148014AC" w14:textId="77777777" w:rsidTr="00093D39">
        <w:trPr>
          <w:jc w:val="center"/>
        </w:trPr>
        <w:tc>
          <w:tcPr>
            <w:tcW w:w="297" w:type="pct"/>
            <w:shd w:val="clear" w:color="auto" w:fill="FFFFFF" w:themeFill="background1"/>
            <w:vAlign w:val="center"/>
          </w:tcPr>
          <w:p w14:paraId="56D19EB5" w14:textId="77777777" w:rsidR="00697C2A" w:rsidRPr="00BF567F" w:rsidRDefault="00697C2A" w:rsidP="000A6CF0">
            <w:pPr>
              <w:ind w:right="210"/>
              <w:jc w:val="center"/>
              <w:rPr>
                <w:rFonts w:ascii="宋体" w:hAnsi="宋体"/>
                <w:b/>
                <w:szCs w:val="21"/>
              </w:rPr>
            </w:pPr>
            <w:r w:rsidRPr="00BF567F">
              <w:rPr>
                <w:rFonts w:ascii="宋体" w:hAnsi="宋体" w:hint="eastAsia"/>
                <w:b/>
                <w:szCs w:val="21"/>
              </w:rPr>
              <w:t>序号</w:t>
            </w:r>
          </w:p>
        </w:tc>
        <w:tc>
          <w:tcPr>
            <w:tcW w:w="794" w:type="pct"/>
            <w:shd w:val="clear" w:color="auto" w:fill="FFFFFF" w:themeFill="background1"/>
            <w:vAlign w:val="center"/>
          </w:tcPr>
          <w:p w14:paraId="42C25B06" w14:textId="77777777" w:rsidR="00697C2A" w:rsidRPr="00BF567F" w:rsidRDefault="00697C2A" w:rsidP="000A6CF0">
            <w:pPr>
              <w:ind w:left="210" w:right="210"/>
              <w:jc w:val="center"/>
              <w:rPr>
                <w:rFonts w:ascii="宋体" w:hAnsi="宋体"/>
                <w:b/>
                <w:szCs w:val="21"/>
              </w:rPr>
            </w:pPr>
            <w:r w:rsidRPr="00BF567F">
              <w:rPr>
                <w:rFonts w:ascii="宋体" w:hAnsi="宋体" w:hint="eastAsia"/>
                <w:b/>
                <w:szCs w:val="21"/>
              </w:rPr>
              <w:t>输入项</w:t>
            </w:r>
          </w:p>
        </w:tc>
        <w:tc>
          <w:tcPr>
            <w:tcW w:w="469" w:type="pct"/>
            <w:shd w:val="clear" w:color="auto" w:fill="FFFFFF" w:themeFill="background1"/>
            <w:vAlign w:val="center"/>
          </w:tcPr>
          <w:p w14:paraId="352AC3C8" w14:textId="77777777" w:rsidR="00697C2A" w:rsidRPr="00BF567F" w:rsidRDefault="00697C2A" w:rsidP="009F58F1">
            <w:pPr>
              <w:tabs>
                <w:tab w:val="left" w:pos="-125"/>
              </w:tabs>
              <w:ind w:leftChars="-60" w:left="-126" w:rightChars="-51" w:right="-107"/>
              <w:jc w:val="center"/>
              <w:rPr>
                <w:rFonts w:ascii="宋体" w:hAnsi="宋体"/>
                <w:b/>
                <w:szCs w:val="21"/>
              </w:rPr>
            </w:pPr>
            <w:r>
              <w:rPr>
                <w:rFonts w:ascii="宋体" w:hAnsi="宋体" w:hint="eastAsia"/>
                <w:b/>
                <w:szCs w:val="21"/>
              </w:rPr>
              <w:t>英文</w:t>
            </w:r>
          </w:p>
        </w:tc>
        <w:tc>
          <w:tcPr>
            <w:tcW w:w="583" w:type="pct"/>
            <w:shd w:val="clear" w:color="auto" w:fill="FFFFFF" w:themeFill="background1"/>
            <w:vAlign w:val="center"/>
          </w:tcPr>
          <w:p w14:paraId="44A597E3" w14:textId="77777777" w:rsidR="00697C2A" w:rsidRPr="00BF567F" w:rsidRDefault="00697C2A" w:rsidP="009F58F1">
            <w:pPr>
              <w:tabs>
                <w:tab w:val="left" w:pos="-125"/>
              </w:tabs>
              <w:ind w:leftChars="-60" w:left="-126" w:rightChars="-51" w:right="-107"/>
              <w:jc w:val="center"/>
              <w:rPr>
                <w:rFonts w:ascii="宋体" w:hAnsi="宋体"/>
                <w:b/>
                <w:szCs w:val="21"/>
              </w:rPr>
            </w:pPr>
            <w:r>
              <w:rPr>
                <w:rFonts w:hint="eastAsia"/>
                <w:b/>
              </w:rPr>
              <w:t>类型</w:t>
            </w:r>
          </w:p>
        </w:tc>
        <w:tc>
          <w:tcPr>
            <w:tcW w:w="249" w:type="pct"/>
            <w:shd w:val="clear" w:color="auto" w:fill="FFFFFF" w:themeFill="background1"/>
            <w:vAlign w:val="center"/>
          </w:tcPr>
          <w:p w14:paraId="1FC0BD34" w14:textId="77777777" w:rsidR="00697C2A" w:rsidRPr="00BF567F" w:rsidRDefault="00697C2A" w:rsidP="005639B3">
            <w:pPr>
              <w:tabs>
                <w:tab w:val="left" w:pos="-125"/>
              </w:tabs>
              <w:ind w:leftChars="-60" w:left="-126" w:rightChars="-51" w:right="-107"/>
              <w:jc w:val="center"/>
              <w:rPr>
                <w:rFonts w:ascii="宋体" w:hAnsi="宋体"/>
                <w:b/>
                <w:szCs w:val="21"/>
              </w:rPr>
            </w:pPr>
            <w:r w:rsidRPr="00BF567F">
              <w:rPr>
                <w:rFonts w:ascii="宋体" w:hAnsi="宋体" w:hint="eastAsia"/>
                <w:b/>
                <w:szCs w:val="21"/>
              </w:rPr>
              <w:t>M/O/P</w:t>
            </w:r>
          </w:p>
        </w:tc>
        <w:tc>
          <w:tcPr>
            <w:tcW w:w="749" w:type="pct"/>
            <w:shd w:val="clear" w:color="auto" w:fill="FFFFFF" w:themeFill="background1"/>
            <w:vAlign w:val="center"/>
          </w:tcPr>
          <w:p w14:paraId="40273048" w14:textId="77777777" w:rsidR="00697C2A" w:rsidRPr="00BF567F" w:rsidRDefault="00697C2A" w:rsidP="000A6CF0">
            <w:pPr>
              <w:ind w:left="210" w:right="210"/>
              <w:jc w:val="center"/>
              <w:rPr>
                <w:rFonts w:ascii="宋体" w:hAnsi="宋体"/>
                <w:b/>
                <w:szCs w:val="21"/>
              </w:rPr>
            </w:pPr>
            <w:r w:rsidRPr="00BF567F">
              <w:rPr>
                <w:rFonts w:ascii="宋体" w:hAnsi="宋体" w:hint="eastAsia"/>
                <w:b/>
                <w:szCs w:val="21"/>
              </w:rPr>
              <w:t>数据来源</w:t>
            </w:r>
          </w:p>
        </w:tc>
        <w:tc>
          <w:tcPr>
            <w:tcW w:w="1859" w:type="pct"/>
            <w:shd w:val="clear" w:color="auto" w:fill="FFFFFF" w:themeFill="background1"/>
            <w:vAlign w:val="center"/>
          </w:tcPr>
          <w:p w14:paraId="3A74236E" w14:textId="77777777" w:rsidR="00697C2A" w:rsidRPr="00BF567F" w:rsidRDefault="00697C2A" w:rsidP="000A6CF0">
            <w:pPr>
              <w:ind w:left="210" w:right="210"/>
              <w:jc w:val="center"/>
              <w:rPr>
                <w:rFonts w:ascii="宋体" w:hAnsi="宋体"/>
                <w:b/>
                <w:szCs w:val="21"/>
              </w:rPr>
            </w:pPr>
            <w:r w:rsidRPr="00BF567F">
              <w:rPr>
                <w:rFonts w:ascii="宋体" w:hAnsi="宋体" w:hint="eastAsia"/>
                <w:b/>
                <w:szCs w:val="21"/>
              </w:rPr>
              <w:t>描述</w:t>
            </w:r>
          </w:p>
        </w:tc>
      </w:tr>
      <w:tr w:rsidR="00F33E8C" w:rsidRPr="006D6D00" w14:paraId="21BF0A20" w14:textId="77777777" w:rsidTr="00093D3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0A5B892" w14:textId="77777777" w:rsidR="00F33E8C" w:rsidRPr="006D6D00" w:rsidRDefault="00F33E8C"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40A6615A" w14:textId="77777777" w:rsidR="00F33E8C" w:rsidRDefault="00517C3D" w:rsidP="0089526E">
            <w:r>
              <w:rPr>
                <w:rFonts w:hint="eastAsia"/>
              </w:rPr>
              <w:t>拒付</w:t>
            </w:r>
            <w:r w:rsidR="00F33E8C">
              <w:rPr>
                <w:rFonts w:hint="eastAsia"/>
              </w:rPr>
              <w:t>日期</w:t>
            </w:r>
          </w:p>
        </w:tc>
        <w:tc>
          <w:tcPr>
            <w:tcW w:w="469" w:type="pct"/>
            <w:tcBorders>
              <w:top w:val="single" w:sz="4" w:space="0" w:color="auto"/>
              <w:left w:val="single" w:sz="4" w:space="0" w:color="auto"/>
              <w:bottom w:val="single" w:sz="4" w:space="0" w:color="auto"/>
              <w:right w:val="single" w:sz="4" w:space="0" w:color="auto"/>
            </w:tcBorders>
          </w:tcPr>
          <w:p w14:paraId="49F188E5" w14:textId="77777777" w:rsidR="00F33E8C" w:rsidRDefault="00F33E8C"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521D92CE" w14:textId="77777777" w:rsidR="00F33E8C" w:rsidRDefault="00F33E8C" w:rsidP="0089526E">
            <w:pPr>
              <w:jc w:val="center"/>
            </w:pPr>
            <w:r>
              <w:rPr>
                <w:rFonts w:hint="eastAsia"/>
              </w:rPr>
              <w:t>D</w:t>
            </w:r>
          </w:p>
        </w:tc>
        <w:tc>
          <w:tcPr>
            <w:tcW w:w="249" w:type="pct"/>
            <w:tcBorders>
              <w:top w:val="single" w:sz="4" w:space="0" w:color="auto"/>
              <w:left w:val="single" w:sz="4" w:space="0" w:color="auto"/>
              <w:bottom w:val="single" w:sz="4" w:space="0" w:color="auto"/>
              <w:right w:val="single" w:sz="4" w:space="0" w:color="auto"/>
            </w:tcBorders>
          </w:tcPr>
          <w:p w14:paraId="5395CBF7" w14:textId="77777777" w:rsidR="00F33E8C" w:rsidRDefault="00F33E8C"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34BEA87C" w14:textId="77777777" w:rsidR="00F33E8C" w:rsidRDefault="00F33E8C"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11526A27" w14:textId="77777777" w:rsidR="00F33E8C" w:rsidRDefault="00F33E8C" w:rsidP="0089526E">
            <w:r>
              <w:rPr>
                <w:rFonts w:hint="eastAsia"/>
              </w:rPr>
              <w:t>默认为当前日期</w:t>
            </w:r>
          </w:p>
        </w:tc>
      </w:tr>
      <w:tr w:rsidR="00F33E8C" w14:paraId="1B0460B3" w14:textId="77777777" w:rsidTr="00093D3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8F42AB1" w14:textId="77777777" w:rsidR="00F33E8C" w:rsidRPr="006D6D00" w:rsidRDefault="00F33E8C"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0A16A391" w14:textId="77777777" w:rsidR="00F33E8C" w:rsidRDefault="00F33E8C" w:rsidP="0089526E">
            <w:r>
              <w:rPr>
                <w:rFonts w:hint="eastAsia"/>
              </w:rPr>
              <w:t>保函编号</w:t>
            </w:r>
          </w:p>
        </w:tc>
        <w:tc>
          <w:tcPr>
            <w:tcW w:w="469" w:type="pct"/>
            <w:tcBorders>
              <w:top w:val="single" w:sz="4" w:space="0" w:color="auto"/>
              <w:left w:val="single" w:sz="4" w:space="0" w:color="auto"/>
              <w:bottom w:val="single" w:sz="4" w:space="0" w:color="auto"/>
              <w:right w:val="single" w:sz="4" w:space="0" w:color="auto"/>
            </w:tcBorders>
          </w:tcPr>
          <w:p w14:paraId="218DAE4C" w14:textId="77777777" w:rsidR="00F33E8C" w:rsidRDefault="00F33E8C"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53644B10" w14:textId="77777777" w:rsidR="00F33E8C" w:rsidRDefault="00F33E8C" w:rsidP="0089526E">
            <w:pPr>
              <w:jc w:val="center"/>
            </w:pPr>
            <w:r>
              <w:rPr>
                <w:rFonts w:hint="eastAsia"/>
              </w:rPr>
              <w:t>V(16)</w:t>
            </w:r>
          </w:p>
        </w:tc>
        <w:tc>
          <w:tcPr>
            <w:tcW w:w="249" w:type="pct"/>
            <w:tcBorders>
              <w:top w:val="single" w:sz="4" w:space="0" w:color="auto"/>
              <w:left w:val="single" w:sz="4" w:space="0" w:color="auto"/>
              <w:bottom w:val="single" w:sz="4" w:space="0" w:color="auto"/>
              <w:right w:val="single" w:sz="4" w:space="0" w:color="auto"/>
            </w:tcBorders>
          </w:tcPr>
          <w:p w14:paraId="49A07A28" w14:textId="77777777" w:rsidR="00F33E8C" w:rsidRDefault="00F33E8C"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2C7B261A" w14:textId="77777777" w:rsidR="00F33E8C" w:rsidRDefault="00F33E8C"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0B71778F" w14:textId="77777777" w:rsidR="00F33E8C" w:rsidRDefault="00F33E8C" w:rsidP="0089526E"/>
        </w:tc>
      </w:tr>
      <w:tr w:rsidR="00F33E8C" w14:paraId="5B590773" w14:textId="77777777" w:rsidTr="00093D3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1FE6BE7" w14:textId="77777777" w:rsidR="00F33E8C" w:rsidRPr="006D6D00" w:rsidRDefault="00F33E8C"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687E2B39" w14:textId="77777777" w:rsidR="00F33E8C" w:rsidRDefault="00F33E8C" w:rsidP="0089526E">
            <w:r>
              <w:rPr>
                <w:rFonts w:hint="eastAsia"/>
              </w:rPr>
              <w:t>索赔编号</w:t>
            </w:r>
          </w:p>
        </w:tc>
        <w:tc>
          <w:tcPr>
            <w:tcW w:w="469" w:type="pct"/>
            <w:tcBorders>
              <w:top w:val="single" w:sz="4" w:space="0" w:color="auto"/>
              <w:left w:val="single" w:sz="4" w:space="0" w:color="auto"/>
              <w:bottom w:val="single" w:sz="4" w:space="0" w:color="auto"/>
              <w:right w:val="single" w:sz="4" w:space="0" w:color="auto"/>
            </w:tcBorders>
          </w:tcPr>
          <w:p w14:paraId="4B4D0D49" w14:textId="77777777" w:rsidR="00F33E8C" w:rsidRDefault="00F33E8C"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660392B8" w14:textId="77777777" w:rsidR="00F33E8C" w:rsidRDefault="00F33E8C" w:rsidP="0089526E">
            <w:pPr>
              <w:jc w:val="center"/>
            </w:pPr>
            <w:r>
              <w:rPr>
                <w:rFonts w:hint="eastAsia"/>
              </w:rPr>
              <w:t>V(16)</w:t>
            </w:r>
          </w:p>
        </w:tc>
        <w:tc>
          <w:tcPr>
            <w:tcW w:w="249" w:type="pct"/>
            <w:tcBorders>
              <w:top w:val="single" w:sz="4" w:space="0" w:color="auto"/>
              <w:left w:val="single" w:sz="4" w:space="0" w:color="auto"/>
              <w:bottom w:val="single" w:sz="4" w:space="0" w:color="auto"/>
              <w:right w:val="single" w:sz="4" w:space="0" w:color="auto"/>
            </w:tcBorders>
          </w:tcPr>
          <w:p w14:paraId="32207795" w14:textId="77777777" w:rsidR="00F33E8C" w:rsidRDefault="00F33E8C"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229867B2" w14:textId="77777777" w:rsidR="00F33E8C" w:rsidRDefault="00F33E8C"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4BCEE5F7" w14:textId="77777777" w:rsidR="00F33E8C" w:rsidRDefault="00F33E8C" w:rsidP="0089526E"/>
        </w:tc>
      </w:tr>
      <w:tr w:rsidR="00F33E8C" w14:paraId="716EB25C" w14:textId="77777777" w:rsidTr="00093D3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17FB500" w14:textId="77777777" w:rsidR="00F33E8C" w:rsidRPr="006D6D00" w:rsidRDefault="00F33E8C"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1B4F7BE5" w14:textId="77777777" w:rsidR="00F33E8C" w:rsidRDefault="00F33E8C" w:rsidP="0089526E">
            <w:r>
              <w:rPr>
                <w:rFonts w:hint="eastAsia"/>
              </w:rPr>
              <w:t>索赔日期</w:t>
            </w:r>
          </w:p>
        </w:tc>
        <w:tc>
          <w:tcPr>
            <w:tcW w:w="469" w:type="pct"/>
            <w:tcBorders>
              <w:top w:val="single" w:sz="4" w:space="0" w:color="auto"/>
              <w:left w:val="single" w:sz="4" w:space="0" w:color="auto"/>
              <w:bottom w:val="single" w:sz="4" w:space="0" w:color="auto"/>
              <w:right w:val="single" w:sz="4" w:space="0" w:color="auto"/>
            </w:tcBorders>
          </w:tcPr>
          <w:p w14:paraId="5350D130" w14:textId="77777777" w:rsidR="00F33E8C" w:rsidRDefault="00F33E8C"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5E761157" w14:textId="77777777" w:rsidR="00F33E8C" w:rsidRDefault="00F33E8C" w:rsidP="0089526E">
            <w:pPr>
              <w:jc w:val="center"/>
            </w:pPr>
            <w:r>
              <w:rPr>
                <w:rFonts w:hint="eastAsia"/>
              </w:rPr>
              <w:t>D</w:t>
            </w:r>
          </w:p>
        </w:tc>
        <w:tc>
          <w:tcPr>
            <w:tcW w:w="249" w:type="pct"/>
            <w:tcBorders>
              <w:top w:val="single" w:sz="4" w:space="0" w:color="auto"/>
              <w:left w:val="single" w:sz="4" w:space="0" w:color="auto"/>
              <w:bottom w:val="single" w:sz="4" w:space="0" w:color="auto"/>
              <w:right w:val="single" w:sz="4" w:space="0" w:color="auto"/>
            </w:tcBorders>
          </w:tcPr>
          <w:p w14:paraId="7284122A" w14:textId="77777777" w:rsidR="00F33E8C" w:rsidRDefault="00F33E8C"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4FB9D41C" w14:textId="77777777" w:rsidR="00F33E8C" w:rsidRDefault="00F33E8C"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270B23F2" w14:textId="77777777" w:rsidR="00F33E8C" w:rsidRDefault="00F33E8C" w:rsidP="0089526E"/>
        </w:tc>
      </w:tr>
      <w:tr w:rsidR="00F33E8C" w14:paraId="4DA9BD0B" w14:textId="77777777" w:rsidTr="00093D3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EBD5D25" w14:textId="77777777" w:rsidR="00F33E8C" w:rsidRPr="006D6D00" w:rsidRDefault="00F33E8C"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01AB39AC" w14:textId="77777777" w:rsidR="00F33E8C" w:rsidRDefault="00F33E8C" w:rsidP="0089526E">
            <w:r>
              <w:rPr>
                <w:rFonts w:hint="eastAsia"/>
              </w:rPr>
              <w:t>索赔币种</w:t>
            </w:r>
          </w:p>
        </w:tc>
        <w:tc>
          <w:tcPr>
            <w:tcW w:w="469" w:type="pct"/>
            <w:tcBorders>
              <w:top w:val="single" w:sz="4" w:space="0" w:color="auto"/>
              <w:left w:val="single" w:sz="4" w:space="0" w:color="auto"/>
              <w:bottom w:val="single" w:sz="4" w:space="0" w:color="auto"/>
              <w:right w:val="single" w:sz="4" w:space="0" w:color="auto"/>
            </w:tcBorders>
          </w:tcPr>
          <w:p w14:paraId="20D03E2C" w14:textId="77777777" w:rsidR="00F33E8C" w:rsidRDefault="00F33E8C"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6FEDEAC9" w14:textId="77777777" w:rsidR="00F33E8C" w:rsidRDefault="00F33E8C" w:rsidP="0089526E">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155518D5" w14:textId="77777777" w:rsidR="00F33E8C" w:rsidRDefault="00F33E8C"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7CA667EF" w14:textId="77777777" w:rsidR="00F33E8C" w:rsidRDefault="00F33E8C"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16EE43BF" w14:textId="77777777" w:rsidR="00F33E8C" w:rsidRDefault="00F33E8C" w:rsidP="0089526E"/>
        </w:tc>
      </w:tr>
      <w:tr w:rsidR="00F33E8C" w14:paraId="1ACBDCA9" w14:textId="77777777" w:rsidTr="00093D3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3C633DB" w14:textId="77777777" w:rsidR="00F33E8C" w:rsidRPr="006D6D00" w:rsidRDefault="00F33E8C"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65BFF867" w14:textId="77777777" w:rsidR="00F33E8C" w:rsidRDefault="00F33E8C" w:rsidP="0089526E">
            <w:r>
              <w:rPr>
                <w:rFonts w:hint="eastAsia"/>
              </w:rPr>
              <w:t>索赔金额</w:t>
            </w:r>
          </w:p>
        </w:tc>
        <w:tc>
          <w:tcPr>
            <w:tcW w:w="469" w:type="pct"/>
            <w:tcBorders>
              <w:top w:val="single" w:sz="4" w:space="0" w:color="auto"/>
              <w:left w:val="single" w:sz="4" w:space="0" w:color="auto"/>
              <w:bottom w:val="single" w:sz="4" w:space="0" w:color="auto"/>
              <w:right w:val="single" w:sz="4" w:space="0" w:color="auto"/>
            </w:tcBorders>
          </w:tcPr>
          <w:p w14:paraId="10A968D4" w14:textId="77777777" w:rsidR="00F33E8C" w:rsidRDefault="00F33E8C"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4E274596" w14:textId="77777777" w:rsidR="00F33E8C" w:rsidRDefault="00F33E8C"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53A56AA6" w14:textId="77777777" w:rsidR="00F33E8C" w:rsidRDefault="00F33E8C"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0BF9565F" w14:textId="77777777" w:rsidR="00F33E8C" w:rsidRDefault="00F33E8C"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77733BD9" w14:textId="77777777" w:rsidR="00F33E8C" w:rsidRDefault="00F33E8C" w:rsidP="0089526E"/>
        </w:tc>
      </w:tr>
      <w:tr w:rsidR="00F33E8C" w14:paraId="662F7215" w14:textId="77777777" w:rsidTr="00093D3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9DCF75E" w14:textId="77777777" w:rsidR="00F33E8C" w:rsidRPr="006D6D00" w:rsidRDefault="00F33E8C"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4D0A9EEC" w14:textId="77777777" w:rsidR="00F33E8C" w:rsidRDefault="00F33E8C" w:rsidP="0089526E">
            <w:r>
              <w:rPr>
                <w:rFonts w:hint="eastAsia"/>
              </w:rPr>
              <w:t>拒付币种</w:t>
            </w:r>
          </w:p>
        </w:tc>
        <w:tc>
          <w:tcPr>
            <w:tcW w:w="469" w:type="pct"/>
            <w:tcBorders>
              <w:top w:val="single" w:sz="4" w:space="0" w:color="auto"/>
              <w:left w:val="single" w:sz="4" w:space="0" w:color="auto"/>
              <w:bottom w:val="single" w:sz="4" w:space="0" w:color="auto"/>
              <w:right w:val="single" w:sz="4" w:space="0" w:color="auto"/>
            </w:tcBorders>
          </w:tcPr>
          <w:p w14:paraId="2B7FB268" w14:textId="77777777" w:rsidR="00F33E8C" w:rsidRDefault="00F33E8C"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5CEBFE1F" w14:textId="77777777" w:rsidR="00F33E8C" w:rsidRDefault="00F33E8C" w:rsidP="0089526E">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6480C9E5" w14:textId="77777777" w:rsidR="00F33E8C" w:rsidRDefault="00F33E8C"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3BCE3FD7" w14:textId="77777777" w:rsidR="00F33E8C" w:rsidRDefault="00F33E8C"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7273F94A" w14:textId="77777777" w:rsidR="00F33E8C" w:rsidRDefault="00F33E8C" w:rsidP="0089526E"/>
        </w:tc>
      </w:tr>
      <w:tr w:rsidR="00F33E8C" w14:paraId="5CAE5D6B" w14:textId="77777777" w:rsidTr="00093D3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538868A" w14:textId="77777777" w:rsidR="00F33E8C" w:rsidRPr="006D6D00" w:rsidRDefault="00F33E8C"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248E4017" w14:textId="77777777" w:rsidR="00F33E8C" w:rsidRDefault="00F33E8C" w:rsidP="0089526E">
            <w:r>
              <w:rPr>
                <w:rFonts w:hint="eastAsia"/>
              </w:rPr>
              <w:t>拒付金额</w:t>
            </w:r>
          </w:p>
        </w:tc>
        <w:tc>
          <w:tcPr>
            <w:tcW w:w="469" w:type="pct"/>
            <w:tcBorders>
              <w:top w:val="single" w:sz="4" w:space="0" w:color="auto"/>
              <w:left w:val="single" w:sz="4" w:space="0" w:color="auto"/>
              <w:bottom w:val="single" w:sz="4" w:space="0" w:color="auto"/>
              <w:right w:val="single" w:sz="4" w:space="0" w:color="auto"/>
            </w:tcBorders>
          </w:tcPr>
          <w:p w14:paraId="003D71AD" w14:textId="77777777" w:rsidR="00F33E8C" w:rsidRDefault="00F33E8C"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503E999E" w14:textId="77777777" w:rsidR="00F33E8C" w:rsidRDefault="00F33E8C"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0C981CD8" w14:textId="77777777" w:rsidR="00F33E8C" w:rsidRDefault="00517C3D"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42972F2F" w14:textId="77777777" w:rsidR="00F33E8C" w:rsidRDefault="00F33E8C"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3CF9F810" w14:textId="77777777" w:rsidR="00F33E8C" w:rsidRDefault="00F33E8C" w:rsidP="0089526E">
            <w:r>
              <w:rPr>
                <w:rFonts w:hint="eastAsia"/>
              </w:rPr>
              <w:t>默认为保函到单时索汇的金额。</w:t>
            </w:r>
          </w:p>
        </w:tc>
      </w:tr>
      <w:tr w:rsidR="00F33E8C" w14:paraId="57AAAAA1" w14:textId="77777777" w:rsidTr="00093D3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2842C962" w14:textId="77777777" w:rsidR="00F33E8C" w:rsidRPr="006D6D00" w:rsidRDefault="00F33E8C"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25348394" w14:textId="77777777" w:rsidR="00F33E8C" w:rsidRDefault="00517C3D" w:rsidP="0089526E">
            <w:r>
              <w:rPr>
                <w:rFonts w:hint="eastAsia"/>
              </w:rPr>
              <w:t>寄单</w:t>
            </w:r>
            <w:r w:rsidR="00F33E8C">
              <w:rPr>
                <w:rFonts w:hint="eastAsia"/>
              </w:rPr>
              <w:t>行</w:t>
            </w:r>
            <w:r w:rsidR="00F33E8C">
              <w:rPr>
                <w:rFonts w:hint="eastAsia"/>
              </w:rPr>
              <w:t>SWIFTCODE</w:t>
            </w:r>
          </w:p>
        </w:tc>
        <w:tc>
          <w:tcPr>
            <w:tcW w:w="469" w:type="pct"/>
            <w:tcBorders>
              <w:top w:val="single" w:sz="4" w:space="0" w:color="auto"/>
              <w:left w:val="single" w:sz="4" w:space="0" w:color="auto"/>
              <w:bottom w:val="single" w:sz="4" w:space="0" w:color="auto"/>
              <w:right w:val="single" w:sz="4" w:space="0" w:color="auto"/>
            </w:tcBorders>
          </w:tcPr>
          <w:p w14:paraId="6AA88979" w14:textId="77777777" w:rsidR="00F33E8C" w:rsidRDefault="00F33E8C"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5EAED673" w14:textId="77777777" w:rsidR="00F33E8C" w:rsidRDefault="00F33E8C" w:rsidP="0089526E">
            <w:pPr>
              <w:jc w:val="center"/>
            </w:pPr>
            <w:r>
              <w:rPr>
                <w:rFonts w:hint="eastAsia"/>
              </w:rPr>
              <w:t>V(20)</w:t>
            </w:r>
          </w:p>
        </w:tc>
        <w:tc>
          <w:tcPr>
            <w:tcW w:w="249" w:type="pct"/>
            <w:tcBorders>
              <w:top w:val="single" w:sz="4" w:space="0" w:color="auto"/>
              <w:left w:val="single" w:sz="4" w:space="0" w:color="auto"/>
              <w:bottom w:val="single" w:sz="4" w:space="0" w:color="auto"/>
              <w:right w:val="single" w:sz="4" w:space="0" w:color="auto"/>
            </w:tcBorders>
          </w:tcPr>
          <w:p w14:paraId="7465DE67" w14:textId="77777777" w:rsidR="00F33E8C" w:rsidRDefault="00F33E8C"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03121374" w14:textId="77777777" w:rsidR="00F33E8C" w:rsidRDefault="00F33E8C"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6780EA55" w14:textId="77777777" w:rsidR="00F33E8C" w:rsidRDefault="00F33E8C" w:rsidP="0089526E">
            <w:r>
              <w:rPr>
                <w:rFonts w:hint="eastAsia"/>
              </w:rPr>
              <w:t>默认带出索偿银行</w:t>
            </w:r>
            <w:r>
              <w:rPr>
                <w:rFonts w:hint="eastAsia"/>
              </w:rPr>
              <w:t>SWIFTCODE,</w:t>
            </w:r>
            <w:r>
              <w:rPr>
                <w:rFonts w:hint="eastAsia"/>
              </w:rPr>
              <w:t>可修改</w:t>
            </w:r>
          </w:p>
        </w:tc>
      </w:tr>
      <w:tr w:rsidR="00F33E8C" w14:paraId="23AEF938" w14:textId="77777777" w:rsidTr="00093D3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960B49C" w14:textId="77777777" w:rsidR="00F33E8C" w:rsidRPr="006D6D00" w:rsidRDefault="00F33E8C"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1DFDA183" w14:textId="77777777" w:rsidR="00F33E8C" w:rsidRDefault="00517C3D" w:rsidP="0089526E">
            <w:r>
              <w:rPr>
                <w:rFonts w:hint="eastAsia"/>
              </w:rPr>
              <w:t>寄单</w:t>
            </w:r>
            <w:r w:rsidR="00F33E8C">
              <w:rPr>
                <w:rFonts w:hint="eastAsia"/>
              </w:rPr>
              <w:t>行名称</w:t>
            </w:r>
          </w:p>
        </w:tc>
        <w:tc>
          <w:tcPr>
            <w:tcW w:w="469" w:type="pct"/>
            <w:tcBorders>
              <w:top w:val="single" w:sz="4" w:space="0" w:color="auto"/>
              <w:left w:val="single" w:sz="4" w:space="0" w:color="auto"/>
              <w:bottom w:val="single" w:sz="4" w:space="0" w:color="auto"/>
              <w:right w:val="single" w:sz="4" w:space="0" w:color="auto"/>
            </w:tcBorders>
          </w:tcPr>
          <w:p w14:paraId="2629D417" w14:textId="77777777" w:rsidR="00F33E8C" w:rsidRDefault="00F33E8C"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2DBA445B" w14:textId="77777777" w:rsidR="00F33E8C" w:rsidRDefault="00F33E8C" w:rsidP="0089526E">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5DDD3445" w14:textId="77777777" w:rsidR="00F33E8C" w:rsidRDefault="00F33E8C"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0A2B1369" w14:textId="77777777" w:rsidR="00F33E8C" w:rsidRDefault="00F33E8C"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31945C8A" w14:textId="77777777" w:rsidR="00F33E8C" w:rsidRDefault="00F33E8C" w:rsidP="0089526E">
            <w:r>
              <w:rPr>
                <w:rFonts w:hint="eastAsia"/>
              </w:rPr>
              <w:t>默认带出索偿银行名称地址</w:t>
            </w:r>
            <w:r>
              <w:rPr>
                <w:rFonts w:hint="eastAsia"/>
              </w:rPr>
              <w:t xml:space="preserve">, </w:t>
            </w:r>
            <w:r>
              <w:rPr>
                <w:rFonts w:hint="eastAsia"/>
              </w:rPr>
              <w:t>可修改</w:t>
            </w:r>
          </w:p>
        </w:tc>
      </w:tr>
      <w:tr w:rsidR="00F33E8C" w14:paraId="1EE421DF" w14:textId="77777777" w:rsidTr="00093D39">
        <w:trPr>
          <w:trHeight w:val="472"/>
          <w:jc w:val="center"/>
        </w:trPr>
        <w:tc>
          <w:tcPr>
            <w:tcW w:w="297" w:type="pct"/>
            <w:tcBorders>
              <w:top w:val="single" w:sz="4" w:space="0" w:color="auto"/>
              <w:left w:val="single" w:sz="4" w:space="0" w:color="auto"/>
              <w:bottom w:val="single" w:sz="4" w:space="0" w:color="auto"/>
              <w:right w:val="single" w:sz="4" w:space="0" w:color="auto"/>
            </w:tcBorders>
            <w:vAlign w:val="center"/>
          </w:tcPr>
          <w:p w14:paraId="0A9BA014" w14:textId="77777777" w:rsidR="00F33E8C" w:rsidRPr="006D6D00" w:rsidRDefault="00F33E8C"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0F58E4BA" w14:textId="77777777" w:rsidR="00F33E8C" w:rsidRDefault="00F33E8C" w:rsidP="0089526E">
            <w:r>
              <w:rPr>
                <w:rFonts w:hint="eastAsia"/>
              </w:rPr>
              <w:t>备注</w:t>
            </w:r>
          </w:p>
        </w:tc>
        <w:tc>
          <w:tcPr>
            <w:tcW w:w="469" w:type="pct"/>
            <w:tcBorders>
              <w:top w:val="single" w:sz="4" w:space="0" w:color="auto"/>
              <w:left w:val="single" w:sz="4" w:space="0" w:color="auto"/>
              <w:bottom w:val="single" w:sz="4" w:space="0" w:color="auto"/>
              <w:right w:val="single" w:sz="4" w:space="0" w:color="auto"/>
            </w:tcBorders>
          </w:tcPr>
          <w:p w14:paraId="604B75A8" w14:textId="77777777" w:rsidR="00F33E8C" w:rsidRDefault="00F33E8C"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49ED8FD0" w14:textId="77777777" w:rsidR="00F33E8C" w:rsidRDefault="00F33E8C" w:rsidP="0089526E">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39B2F9FA" w14:textId="77777777" w:rsidR="00F33E8C" w:rsidRDefault="00F33E8C" w:rsidP="0089526E">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222CB660" w14:textId="77777777" w:rsidR="00F33E8C" w:rsidRDefault="00F33E8C"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285D5073" w14:textId="77777777" w:rsidR="00F33E8C" w:rsidRDefault="00F33E8C" w:rsidP="0089526E"/>
        </w:tc>
      </w:tr>
      <w:tr w:rsidR="00517C3D" w14:paraId="52592B2D" w14:textId="77777777" w:rsidTr="00093D3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0F4368A" w14:textId="77777777" w:rsidR="00517C3D" w:rsidRPr="006D6D00" w:rsidRDefault="00517C3D" w:rsidP="008D48CD">
            <w:pPr>
              <w:numPr>
                <w:ilvl w:val="0"/>
                <w:numId w:val="13"/>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23DD0D66" w14:textId="77777777" w:rsidR="00517C3D" w:rsidRDefault="00517C3D" w:rsidP="0089526E">
            <w:r>
              <w:rPr>
                <w:rFonts w:hint="eastAsia"/>
              </w:rPr>
              <w:t>费用管理</w:t>
            </w:r>
          </w:p>
        </w:tc>
        <w:tc>
          <w:tcPr>
            <w:tcW w:w="469" w:type="pct"/>
            <w:tcBorders>
              <w:top w:val="single" w:sz="4" w:space="0" w:color="auto"/>
              <w:left w:val="single" w:sz="4" w:space="0" w:color="auto"/>
              <w:bottom w:val="single" w:sz="4" w:space="0" w:color="auto"/>
              <w:right w:val="single" w:sz="4" w:space="0" w:color="auto"/>
            </w:tcBorders>
          </w:tcPr>
          <w:p w14:paraId="7257BD8C" w14:textId="77777777" w:rsidR="00517C3D" w:rsidRDefault="00517C3D" w:rsidP="0089526E">
            <w:pPr>
              <w:pStyle w:val="p0"/>
              <w:ind w:firstLine="0"/>
            </w:pPr>
          </w:p>
        </w:tc>
        <w:tc>
          <w:tcPr>
            <w:tcW w:w="583" w:type="pct"/>
            <w:tcBorders>
              <w:top w:val="single" w:sz="4" w:space="0" w:color="auto"/>
              <w:left w:val="single" w:sz="4" w:space="0" w:color="auto"/>
              <w:bottom w:val="single" w:sz="4" w:space="0" w:color="auto"/>
              <w:right w:val="single" w:sz="4" w:space="0" w:color="auto"/>
            </w:tcBorders>
          </w:tcPr>
          <w:p w14:paraId="2B0F863E" w14:textId="77777777" w:rsidR="00517C3D" w:rsidRDefault="00517C3D" w:rsidP="0089526E">
            <w:pPr>
              <w:jc w:val="center"/>
            </w:pPr>
            <w:r>
              <w:rPr>
                <w:rFonts w:hint="eastAsia"/>
              </w:rPr>
              <w:t>控件</w:t>
            </w:r>
          </w:p>
        </w:tc>
        <w:tc>
          <w:tcPr>
            <w:tcW w:w="249" w:type="pct"/>
            <w:tcBorders>
              <w:top w:val="single" w:sz="4" w:space="0" w:color="auto"/>
              <w:left w:val="single" w:sz="4" w:space="0" w:color="auto"/>
              <w:bottom w:val="single" w:sz="4" w:space="0" w:color="auto"/>
              <w:right w:val="single" w:sz="4" w:space="0" w:color="auto"/>
            </w:tcBorders>
          </w:tcPr>
          <w:p w14:paraId="0D9DBF09" w14:textId="77777777" w:rsidR="00517C3D" w:rsidRDefault="00517C3D" w:rsidP="0089526E">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77B66CD2" w14:textId="77777777" w:rsidR="00517C3D" w:rsidRDefault="00517C3D"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2C79A91B" w14:textId="77777777" w:rsidR="00517C3D" w:rsidRDefault="00517C3D" w:rsidP="0089526E"/>
        </w:tc>
      </w:tr>
    </w:tbl>
    <w:p w14:paraId="41DA4A4B" w14:textId="77777777" w:rsidR="00C23679" w:rsidRPr="00C23679" w:rsidRDefault="00C23679" w:rsidP="00C23679"/>
    <w:p w14:paraId="6E60FD21" w14:textId="77777777" w:rsidR="004E72D9" w:rsidRDefault="004E72D9" w:rsidP="005639B3">
      <w:pPr>
        <w:pStyle w:val="4"/>
        <w:ind w:left="-126"/>
      </w:pPr>
      <w:bookmarkStart w:id="270" w:name="_Toc393285270"/>
      <w:bookmarkStart w:id="271" w:name="_Toc395083832"/>
      <w:r>
        <w:rPr>
          <w:rFonts w:hint="eastAsia"/>
        </w:rPr>
        <w:t>交易控制</w:t>
      </w:r>
      <w:bookmarkEnd w:id="270"/>
      <w:bookmarkEnd w:id="271"/>
    </w:p>
    <w:p w14:paraId="19DBCBAF" w14:textId="77777777" w:rsidR="00C23679" w:rsidRPr="00955081" w:rsidRDefault="00C23679" w:rsidP="00B84A42">
      <w:pPr>
        <w:pStyle w:val="5"/>
      </w:pPr>
      <w:r>
        <w:rPr>
          <w:rFonts w:hint="eastAsia"/>
        </w:rPr>
        <w:t>交易控制说明：</w:t>
      </w:r>
    </w:p>
    <w:p w14:paraId="2021B33F" w14:textId="77777777" w:rsidR="004E72D9" w:rsidRDefault="00F33E8C" w:rsidP="00C23679">
      <w:pPr>
        <w:ind w:firstLine="420"/>
      </w:pPr>
      <w:r>
        <w:rPr>
          <w:rFonts w:hint="eastAsia"/>
        </w:rPr>
        <w:t>取已做收到索赔登记，未闭卷，未赔付的收到索赔记录</w:t>
      </w:r>
      <w:r w:rsidRPr="00796845">
        <w:rPr>
          <w:rFonts w:hint="eastAsia"/>
        </w:rPr>
        <w:t>。</w:t>
      </w:r>
    </w:p>
    <w:p w14:paraId="47E633FB" w14:textId="77777777" w:rsidR="004E72D9" w:rsidRDefault="004E72D9" w:rsidP="006E45E9">
      <w:pPr>
        <w:pStyle w:val="4"/>
        <w:ind w:left="0"/>
      </w:pPr>
      <w:bookmarkStart w:id="272" w:name="_Toc393285271"/>
      <w:bookmarkStart w:id="273" w:name="_Toc395083833"/>
      <w:r>
        <w:rPr>
          <w:rFonts w:hint="eastAsia"/>
        </w:rPr>
        <w:t>边界描述</w:t>
      </w:r>
      <w:bookmarkEnd w:id="272"/>
      <w:bookmarkEnd w:id="273"/>
    </w:p>
    <w:p w14:paraId="6564F195" w14:textId="77777777" w:rsidR="004E72D9" w:rsidRDefault="00F33E8C" w:rsidP="00093D39">
      <w:pPr>
        <w:ind w:firstLine="420"/>
      </w:pPr>
      <w:r>
        <w:rPr>
          <w:rFonts w:hint="eastAsia"/>
        </w:rPr>
        <w:t>本交易产生的账务信息需要发送到核心系统进行处理。</w:t>
      </w:r>
    </w:p>
    <w:p w14:paraId="6C94D351" w14:textId="77777777" w:rsidR="004E72D9" w:rsidRDefault="004E72D9" w:rsidP="006E45E9">
      <w:pPr>
        <w:pStyle w:val="4"/>
      </w:pPr>
      <w:bookmarkStart w:id="274" w:name="_Toc393285272"/>
      <w:bookmarkStart w:id="275" w:name="_Toc395083834"/>
      <w:r>
        <w:rPr>
          <w:rFonts w:hint="eastAsia"/>
        </w:rPr>
        <w:t>输出描述</w:t>
      </w:r>
      <w:bookmarkEnd w:id="274"/>
      <w:bookmarkEnd w:id="275"/>
    </w:p>
    <w:p w14:paraId="247BC3BD" w14:textId="77777777" w:rsidR="00BC71DC" w:rsidRDefault="00BC71DC" w:rsidP="00B84A42">
      <w:pPr>
        <w:pStyle w:val="5"/>
      </w:pPr>
      <w:r>
        <w:rPr>
          <w:rFonts w:hint="eastAsia"/>
        </w:rPr>
        <w:t>面函</w:t>
      </w:r>
    </w:p>
    <w:p w14:paraId="3B10E022" w14:textId="77777777" w:rsidR="004E72D9" w:rsidRDefault="00F33E8C" w:rsidP="004E72D9">
      <w:r>
        <w:rPr>
          <w:rFonts w:hint="eastAsia"/>
        </w:rPr>
        <w:t>无。</w:t>
      </w:r>
    </w:p>
    <w:p w14:paraId="11735438" w14:textId="77777777" w:rsidR="00BC71DC" w:rsidRDefault="00BC71DC" w:rsidP="00B84A42">
      <w:pPr>
        <w:pStyle w:val="5"/>
      </w:pPr>
      <w:r>
        <w:rPr>
          <w:rFonts w:hint="eastAsia"/>
        </w:rPr>
        <w:t>报文</w:t>
      </w:r>
    </w:p>
    <w:p w14:paraId="10728FFC" w14:textId="77777777" w:rsidR="00F33E8C" w:rsidRDefault="00F33E8C" w:rsidP="00F33E8C">
      <w:pPr>
        <w:ind w:firstLine="420"/>
      </w:pPr>
      <w:r>
        <w:rPr>
          <w:rFonts w:hint="eastAsia"/>
        </w:rPr>
        <w:t>本交易可发送</w:t>
      </w:r>
      <w:r>
        <w:rPr>
          <w:rFonts w:hint="eastAsia"/>
        </w:rPr>
        <w:t>MT799</w:t>
      </w:r>
      <w:r>
        <w:rPr>
          <w:rFonts w:hint="eastAsia"/>
        </w:rPr>
        <w:t>报文。</w:t>
      </w:r>
    </w:p>
    <w:p w14:paraId="160A6D66" w14:textId="77777777" w:rsidR="00F33E8C" w:rsidRDefault="00F33E8C" w:rsidP="00F33E8C">
      <w:pPr>
        <w:ind w:firstLine="420"/>
      </w:pPr>
      <w:r>
        <w:t>S</w:t>
      </w:r>
      <w:r>
        <w:rPr>
          <w:rFonts w:hint="eastAsia"/>
        </w:rPr>
        <w:t>end=</w:t>
      </w:r>
      <w:r>
        <w:rPr>
          <w:rFonts w:hint="eastAsia"/>
        </w:rPr>
        <w:t>默认当前机构</w:t>
      </w:r>
    </w:p>
    <w:p w14:paraId="29139409" w14:textId="77777777" w:rsidR="00F33E8C" w:rsidRDefault="00F33E8C" w:rsidP="00F33E8C">
      <w:pPr>
        <w:ind w:firstLine="420"/>
      </w:pPr>
      <w:r>
        <w:t>R</w:t>
      </w:r>
      <w:r>
        <w:rPr>
          <w:rFonts w:hint="eastAsia"/>
        </w:rPr>
        <w:t>eceive=</w:t>
      </w:r>
      <w:r>
        <w:rPr>
          <w:rFonts w:hint="eastAsia"/>
        </w:rPr>
        <w:t>发报行</w:t>
      </w:r>
    </w:p>
    <w:p w14:paraId="6F22D6A9" w14:textId="77777777" w:rsidR="00F33E8C" w:rsidRDefault="00F33E8C" w:rsidP="00F33E8C">
      <w:pPr>
        <w:ind w:firstLine="420"/>
      </w:pPr>
      <w:r>
        <w:rPr>
          <w:rFonts w:hint="eastAsia"/>
        </w:rPr>
        <w:t>20=</w:t>
      </w:r>
      <w:r>
        <w:rPr>
          <w:rFonts w:hint="eastAsia"/>
        </w:rPr>
        <w:t>收到索赔编号</w:t>
      </w:r>
    </w:p>
    <w:p w14:paraId="269216D8" w14:textId="77777777" w:rsidR="00F33E8C" w:rsidRDefault="00F33E8C" w:rsidP="00F33E8C">
      <w:pPr>
        <w:ind w:firstLine="420"/>
      </w:pPr>
      <w:r>
        <w:rPr>
          <w:rFonts w:hint="eastAsia"/>
        </w:rPr>
        <w:t>21=</w:t>
      </w:r>
      <w:r>
        <w:rPr>
          <w:rFonts w:hint="eastAsia"/>
        </w:rPr>
        <w:t>索偿行编号</w:t>
      </w:r>
    </w:p>
    <w:p w14:paraId="4D832347" w14:textId="77777777" w:rsidR="004E72D9" w:rsidRDefault="00F33E8C" w:rsidP="00F33E8C">
      <w:pPr>
        <w:ind w:firstLine="420"/>
      </w:pPr>
      <w:r>
        <w:rPr>
          <w:rFonts w:hint="eastAsia"/>
        </w:rPr>
        <w:t>79=</w:t>
      </w:r>
      <w:r>
        <w:rPr>
          <w:rFonts w:hint="eastAsia"/>
        </w:rPr>
        <w:t>手工录入或引用报文模板</w:t>
      </w:r>
    </w:p>
    <w:p w14:paraId="3AED2738" w14:textId="77777777" w:rsidR="00BC71DC" w:rsidRPr="00CC0D80" w:rsidRDefault="00BC71DC" w:rsidP="006E45E9">
      <w:pPr>
        <w:pStyle w:val="4"/>
      </w:pPr>
      <w:bookmarkStart w:id="276" w:name="_Toc393285273"/>
      <w:bookmarkStart w:id="277" w:name="_Toc395083835"/>
      <w:r>
        <w:rPr>
          <w:rFonts w:hint="eastAsia"/>
        </w:rPr>
        <w:t>保证金和额度</w:t>
      </w:r>
      <w:bookmarkEnd w:id="276"/>
      <w:bookmarkEnd w:id="277"/>
    </w:p>
    <w:p w14:paraId="370673AC" w14:textId="77777777" w:rsidR="00BC71DC" w:rsidRDefault="00BC71DC" w:rsidP="00BC71DC">
      <w:pPr>
        <w:ind w:firstLine="420"/>
      </w:pPr>
      <w:r>
        <w:rPr>
          <w:rFonts w:hint="eastAsia"/>
        </w:rPr>
        <w:t>无。</w:t>
      </w:r>
    </w:p>
    <w:p w14:paraId="0D906FA5" w14:textId="77777777" w:rsidR="00BC71DC" w:rsidRPr="00CC0D80" w:rsidRDefault="00BC71DC" w:rsidP="006E45E9">
      <w:pPr>
        <w:pStyle w:val="4"/>
      </w:pPr>
      <w:bookmarkStart w:id="278" w:name="_Toc393285274"/>
      <w:bookmarkStart w:id="279" w:name="_Toc395083836"/>
      <w:r>
        <w:rPr>
          <w:rFonts w:hint="eastAsia"/>
        </w:rPr>
        <w:t>手续费</w:t>
      </w:r>
      <w:bookmarkEnd w:id="278"/>
      <w:bookmarkEnd w:id="279"/>
    </w:p>
    <w:p w14:paraId="7917BE77" w14:textId="77777777" w:rsidR="00BC71DC" w:rsidRPr="00971835" w:rsidRDefault="00F33E8C" w:rsidP="00BC71DC">
      <w:pPr>
        <w:ind w:firstLine="420"/>
      </w:pPr>
      <w:r w:rsidRPr="000F2D9F">
        <w:rPr>
          <w:rFonts w:hint="eastAsia"/>
        </w:rPr>
        <w:t>默认的收费方式：</w:t>
      </w:r>
      <w:r>
        <w:rPr>
          <w:rFonts w:hint="eastAsia"/>
        </w:rPr>
        <w:t>现收、外收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r>
        <w:rPr>
          <w:rFonts w:hint="eastAsia"/>
        </w:rPr>
        <w:t>本交易可能收如下手续费：电报费（发送电报时收取）</w:t>
      </w:r>
      <w:r w:rsidR="00BB52E8">
        <w:rPr>
          <w:rFonts w:hint="eastAsia"/>
        </w:rPr>
        <w:t>。见【</w:t>
      </w:r>
      <w:r w:rsidR="00BB52E8">
        <w:rPr>
          <w:rFonts w:hint="eastAsia"/>
        </w:rPr>
        <w:t xml:space="preserve">1.7.2 </w:t>
      </w:r>
      <w:r w:rsidR="00BB52E8">
        <w:rPr>
          <w:rFonts w:hint="eastAsia"/>
        </w:rPr>
        <w:t>电报费】</w:t>
      </w:r>
    </w:p>
    <w:p w14:paraId="1EF2DDE8" w14:textId="77777777" w:rsidR="004E72D9" w:rsidRDefault="004E72D9" w:rsidP="006E45E9">
      <w:pPr>
        <w:pStyle w:val="4"/>
      </w:pPr>
      <w:bookmarkStart w:id="280" w:name="_Toc393285275"/>
      <w:bookmarkStart w:id="281" w:name="_Toc395083837"/>
      <w:r>
        <w:rPr>
          <w:rFonts w:hint="eastAsia"/>
        </w:rPr>
        <w:t>会计分录</w:t>
      </w:r>
      <w:bookmarkEnd w:id="280"/>
      <w:bookmarkEnd w:id="281"/>
    </w:p>
    <w:p w14:paraId="6637DEBA" w14:textId="77777777" w:rsidR="00FD3F38" w:rsidRDefault="00FD3F38" w:rsidP="00FD3F38">
      <w:r>
        <w:rPr>
          <w:rFonts w:hint="eastAsia"/>
        </w:rPr>
        <w:t>借：</w:t>
      </w:r>
      <w:r>
        <w:rPr>
          <w:rFonts w:hint="eastAsia"/>
        </w:rPr>
        <w:t>201101</w:t>
      </w:r>
      <w:r>
        <w:rPr>
          <w:rFonts w:hint="eastAsia"/>
        </w:rPr>
        <w:t>活期存款等科目外币或人民币</w:t>
      </w:r>
    </w:p>
    <w:p w14:paraId="0868706C" w14:textId="77777777" w:rsidR="004E72D9" w:rsidRDefault="00FD3F38" w:rsidP="00FD3F38">
      <w:r>
        <w:rPr>
          <w:rFonts w:hint="eastAsia"/>
        </w:rPr>
        <w:t>贷：</w:t>
      </w:r>
      <w:r>
        <w:rPr>
          <w:rFonts w:hint="eastAsia"/>
        </w:rPr>
        <w:t>60210502</w:t>
      </w:r>
      <w:r>
        <w:rPr>
          <w:rFonts w:hint="eastAsia"/>
        </w:rPr>
        <w:t>保函手续费收入外币或人民币</w:t>
      </w:r>
    </w:p>
    <w:p w14:paraId="29AD9376" w14:textId="77777777" w:rsidR="00DE2977" w:rsidRDefault="00DE2977" w:rsidP="006E45E9">
      <w:pPr>
        <w:pStyle w:val="4"/>
      </w:pPr>
      <w:bookmarkStart w:id="282" w:name="_Toc393285276"/>
      <w:bookmarkStart w:id="283" w:name="_Toc395083838"/>
      <w:r>
        <w:rPr>
          <w:rFonts w:hint="eastAsia"/>
        </w:rPr>
        <w:t>其他</w:t>
      </w:r>
      <w:bookmarkEnd w:id="282"/>
      <w:bookmarkEnd w:id="283"/>
    </w:p>
    <w:p w14:paraId="02FEE080" w14:textId="77777777" w:rsidR="00DE2977" w:rsidRDefault="00DE2977" w:rsidP="00BC71DC">
      <w:r>
        <w:rPr>
          <w:rFonts w:hint="eastAsia"/>
        </w:rPr>
        <w:t>无。</w:t>
      </w:r>
    </w:p>
    <w:p w14:paraId="06F73EAF" w14:textId="77777777" w:rsidR="00FA0993" w:rsidRDefault="00E741A5" w:rsidP="00B84A42">
      <w:pPr>
        <w:pStyle w:val="3"/>
      </w:pPr>
      <w:bookmarkStart w:id="284" w:name="_Toc383158472"/>
      <w:bookmarkStart w:id="285" w:name="_Toc415598210"/>
      <w:r>
        <w:rPr>
          <w:rFonts w:hint="eastAsia"/>
        </w:rPr>
        <w:t>保函索赔闭卷</w:t>
      </w:r>
      <w:bookmarkEnd w:id="284"/>
      <w:bookmarkEnd w:id="285"/>
    </w:p>
    <w:p w14:paraId="562C6B2F" w14:textId="77777777" w:rsidR="00FA0993" w:rsidRDefault="00FA0993" w:rsidP="006E45E9">
      <w:pPr>
        <w:pStyle w:val="4"/>
      </w:pPr>
      <w:bookmarkStart w:id="286" w:name="_Toc393285278"/>
      <w:bookmarkStart w:id="287" w:name="_Toc395083840"/>
      <w:r>
        <w:rPr>
          <w:rFonts w:hint="eastAsia"/>
        </w:rPr>
        <w:t>交易描述</w:t>
      </w:r>
      <w:bookmarkEnd w:id="286"/>
      <w:bookmarkEnd w:id="287"/>
    </w:p>
    <w:p w14:paraId="0118CFF9" w14:textId="77777777" w:rsidR="00FA0993" w:rsidRDefault="00E66353" w:rsidP="00FA0993">
      <w:pPr>
        <w:ind w:firstLineChars="202" w:firstLine="424"/>
      </w:pPr>
      <w:r>
        <w:rPr>
          <w:rFonts w:hint="eastAsia"/>
        </w:rPr>
        <w:t>保函索赔拒付后，经过确定不赔付，则使用此交易关闭保函索赔申请</w:t>
      </w:r>
      <w:r w:rsidR="00E741A5">
        <w:rPr>
          <w:rFonts w:hint="eastAsia"/>
        </w:rPr>
        <w:t>。</w:t>
      </w:r>
    </w:p>
    <w:p w14:paraId="2FEF28D9" w14:textId="77777777" w:rsidR="00FA0993" w:rsidRDefault="00FA0993" w:rsidP="006E45E9">
      <w:pPr>
        <w:pStyle w:val="4"/>
      </w:pPr>
      <w:bookmarkStart w:id="288" w:name="_Toc393285279"/>
      <w:bookmarkStart w:id="289" w:name="_Toc395083841"/>
      <w:r>
        <w:rPr>
          <w:rFonts w:hint="eastAsia"/>
        </w:rPr>
        <w:t>柜员操作</w:t>
      </w:r>
      <w:bookmarkEnd w:id="288"/>
      <w:bookmarkEnd w:id="289"/>
    </w:p>
    <w:p w14:paraId="04FED8D0" w14:textId="77777777" w:rsidR="00E741A5" w:rsidRDefault="00E741A5" w:rsidP="00E741A5">
      <w:pPr>
        <w:ind w:firstLine="420"/>
      </w:pPr>
      <w:r>
        <w:rPr>
          <w:rFonts w:hint="eastAsia"/>
        </w:rPr>
        <w:t>本交易由具有保函拒付经办权限的柜员操作。</w:t>
      </w:r>
    </w:p>
    <w:p w14:paraId="3FD06995" w14:textId="77777777" w:rsidR="00FA0993" w:rsidRDefault="00E741A5" w:rsidP="00E741A5">
      <w:pPr>
        <w:ind w:firstLineChars="202" w:firstLine="424"/>
      </w:pPr>
      <w:r>
        <w:rPr>
          <w:rFonts w:hint="eastAsia"/>
        </w:rPr>
        <w:t>系统需支持本交易能多级授权。</w:t>
      </w:r>
    </w:p>
    <w:p w14:paraId="396F5C4C" w14:textId="77777777" w:rsidR="00E741A5" w:rsidRDefault="00E741A5" w:rsidP="00E741A5">
      <w:pPr>
        <w:ind w:firstLineChars="202" w:firstLine="424"/>
      </w:pPr>
      <w:r>
        <w:rPr>
          <w:rFonts w:hint="eastAsia"/>
        </w:rPr>
        <w:t>该交易需要支持手工经办和扫描发起。</w:t>
      </w:r>
    </w:p>
    <w:p w14:paraId="0034A5A2" w14:textId="77777777" w:rsidR="00AC2C20" w:rsidRDefault="00AC2C20" w:rsidP="006E45E9">
      <w:pPr>
        <w:pStyle w:val="4"/>
        <w:ind w:left="840"/>
      </w:pPr>
      <w:bookmarkStart w:id="290" w:name="_Toc393285280"/>
      <w:bookmarkStart w:id="291" w:name="_Toc395083842"/>
      <w:r>
        <w:rPr>
          <w:rFonts w:hint="eastAsia"/>
        </w:rPr>
        <w:t>界面布局与菜单按钮</w:t>
      </w:r>
      <w:bookmarkEnd w:id="290"/>
      <w:bookmarkEnd w:id="291"/>
    </w:p>
    <w:p w14:paraId="7EC2D90B" w14:textId="77777777" w:rsidR="00AC2C20" w:rsidRDefault="00AC2C20" w:rsidP="005639B3">
      <w:pPr>
        <w:ind w:leftChars="200" w:left="420"/>
      </w:pPr>
      <w:r>
        <w:rPr>
          <w:rFonts w:hint="eastAsia"/>
        </w:rPr>
        <w:t>同一页面布局原则，一行两列，从上至下。</w:t>
      </w:r>
    </w:p>
    <w:p w14:paraId="140D66BF" w14:textId="77777777" w:rsidR="00AC2C20" w:rsidRDefault="00AC2C20" w:rsidP="005639B3">
      <w:pPr>
        <w:ind w:leftChars="200" w:left="420"/>
      </w:pPr>
      <w:r>
        <w:rPr>
          <w:rFonts w:hint="eastAsia"/>
        </w:rPr>
        <w:t>第一区域：基本信息；</w:t>
      </w:r>
    </w:p>
    <w:p w14:paraId="612B76E4" w14:textId="77777777" w:rsidR="00AC2C20" w:rsidRDefault="00E741A5" w:rsidP="005639B3">
      <w:pPr>
        <w:ind w:leftChars="200" w:left="420"/>
      </w:pPr>
      <w:r>
        <w:rPr>
          <w:rFonts w:hint="eastAsia"/>
        </w:rPr>
        <w:t>第二区域：费用</w:t>
      </w:r>
      <w:r w:rsidR="00AC2C20">
        <w:rPr>
          <w:rFonts w:hint="eastAsia"/>
        </w:rPr>
        <w:t>管理</w:t>
      </w:r>
      <w:r w:rsidR="004D1F2D">
        <w:rPr>
          <w:rFonts w:hint="eastAsia"/>
        </w:rPr>
        <w:t>；</w:t>
      </w:r>
    </w:p>
    <w:p w14:paraId="5B7CE9EF" w14:textId="77777777" w:rsidR="004D1F2D" w:rsidRDefault="00E741A5" w:rsidP="005639B3">
      <w:pPr>
        <w:ind w:leftChars="200" w:left="420"/>
      </w:pPr>
      <w:r>
        <w:rPr>
          <w:rFonts w:hint="eastAsia"/>
        </w:rPr>
        <w:t>第三区域：按钮；</w:t>
      </w:r>
    </w:p>
    <w:p w14:paraId="62275F3F" w14:textId="77777777" w:rsidR="00E741A5" w:rsidRPr="00E741A5" w:rsidRDefault="00E741A5" w:rsidP="005639B3">
      <w:pPr>
        <w:ind w:leftChars="200" w:left="420"/>
      </w:pPr>
      <w:r>
        <w:rPr>
          <w:rFonts w:hint="eastAsia"/>
        </w:rPr>
        <w:t>第四区域：报文。</w:t>
      </w:r>
    </w:p>
    <w:p w14:paraId="1B7DE388" w14:textId="77777777" w:rsidR="00AC2C20" w:rsidRPr="003D0F90" w:rsidRDefault="003D0F90" w:rsidP="00B84A42">
      <w:pPr>
        <w:pStyle w:val="5"/>
      </w:pPr>
      <w:r>
        <w:rPr>
          <w:rFonts w:hint="eastAsia"/>
        </w:rPr>
        <w:t>基本信息、单据管理和按钮</w:t>
      </w:r>
    </w:p>
    <w:p w14:paraId="478EA49C" w14:textId="77777777" w:rsidR="00813692" w:rsidRDefault="00E741A5" w:rsidP="009F58F1">
      <w:pPr>
        <w:ind w:leftChars="-675" w:hangingChars="675" w:hanging="1418"/>
      </w:pPr>
      <w:r>
        <w:rPr>
          <w:noProof/>
        </w:rPr>
        <w:drawing>
          <wp:inline distT="0" distB="0" distL="0" distR="0" wp14:anchorId="4047103E" wp14:editId="0146F99D">
            <wp:extent cx="6838950" cy="3048956"/>
            <wp:effectExtent l="19050" t="0" r="0" b="0"/>
            <wp:docPr id="14" name="图片 13" descr="收到保函索赔闭卷.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收到保函索赔闭卷.bmp"/>
                    <pic:cNvPicPr/>
                  </pic:nvPicPr>
                  <pic:blipFill>
                    <a:blip r:embed="rId33"/>
                    <a:stretch>
                      <a:fillRect/>
                    </a:stretch>
                  </pic:blipFill>
                  <pic:spPr>
                    <a:xfrm>
                      <a:off x="0" y="0"/>
                      <a:ext cx="6838019" cy="3048541"/>
                    </a:xfrm>
                    <a:prstGeom prst="rect">
                      <a:avLst/>
                    </a:prstGeom>
                  </pic:spPr>
                </pic:pic>
              </a:graphicData>
            </a:graphic>
          </wp:inline>
        </w:drawing>
      </w:r>
    </w:p>
    <w:p w14:paraId="464DC419" w14:textId="77777777" w:rsidR="003D0F90" w:rsidRDefault="003D0F90" w:rsidP="003D0F90">
      <w:pPr>
        <w:ind w:firstLineChars="202" w:firstLine="424"/>
      </w:pPr>
      <w:r>
        <w:rPr>
          <w:rFonts w:hint="eastAsia"/>
        </w:rPr>
        <w:t>备注：</w:t>
      </w:r>
    </w:p>
    <w:p w14:paraId="3068BB3D" w14:textId="77777777" w:rsidR="003D0F90" w:rsidRDefault="003D0F90" w:rsidP="003D0F90">
      <w:pPr>
        <w:ind w:firstLineChars="202" w:firstLine="424"/>
      </w:pPr>
      <w:r>
        <w:rPr>
          <w:rFonts w:hint="eastAsia"/>
        </w:rPr>
        <w:t>按钮从左至右：提交、保存、打印查看、查询、附加功能、取消、返回。</w:t>
      </w:r>
    </w:p>
    <w:p w14:paraId="3CE3E9ED" w14:textId="77777777" w:rsidR="00E741A5" w:rsidRPr="00E741A5" w:rsidRDefault="00E741A5" w:rsidP="00B84A42">
      <w:pPr>
        <w:pStyle w:val="5"/>
      </w:pPr>
      <w:r>
        <w:rPr>
          <w:rFonts w:hint="eastAsia"/>
        </w:rPr>
        <w:t>报文</w:t>
      </w:r>
    </w:p>
    <w:p w14:paraId="0E920FFA" w14:textId="77777777" w:rsidR="00813692" w:rsidRDefault="00B307C3" w:rsidP="006E45E9">
      <w:pPr>
        <w:ind w:leftChars="-675" w:hangingChars="675" w:hanging="1418"/>
      </w:pPr>
      <w:r>
        <w:rPr>
          <w:noProof/>
        </w:rPr>
        <w:drawing>
          <wp:anchor distT="0" distB="0" distL="114300" distR="114300" simplePos="0" relativeHeight="251666432" behindDoc="0" locked="0" layoutInCell="1" allowOverlap="1" wp14:anchorId="1AE29C68" wp14:editId="0297073F">
            <wp:simplePos x="0" y="0"/>
            <wp:positionH relativeFrom="column">
              <wp:posOffset>2447290</wp:posOffset>
            </wp:positionH>
            <wp:positionV relativeFrom="paragraph">
              <wp:posOffset>649605</wp:posOffset>
            </wp:positionV>
            <wp:extent cx="1384935" cy="137795"/>
            <wp:effectExtent l="19050" t="0" r="5715" b="0"/>
            <wp:wrapNone/>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4"/>
                    <a:srcRect/>
                    <a:stretch>
                      <a:fillRect/>
                    </a:stretch>
                  </pic:blipFill>
                  <pic:spPr bwMode="auto">
                    <a:xfrm>
                      <a:off x="0" y="0"/>
                      <a:ext cx="1384935" cy="137795"/>
                    </a:xfrm>
                    <a:prstGeom prst="rect">
                      <a:avLst/>
                    </a:prstGeom>
                    <a:solidFill>
                      <a:srgbClr val="4F81BD"/>
                    </a:solidFill>
                    <a:ln w="9525">
                      <a:noFill/>
                      <a:miter lim="800000"/>
                      <a:headEnd/>
                      <a:tailEnd/>
                    </a:ln>
                  </pic:spPr>
                </pic:pic>
              </a:graphicData>
            </a:graphic>
          </wp:anchor>
        </w:drawing>
      </w:r>
      <w:r w:rsidR="00E741A5">
        <w:rPr>
          <w:noProof/>
        </w:rPr>
        <w:drawing>
          <wp:inline distT="0" distB="0" distL="0" distR="0" wp14:anchorId="76FDA31C" wp14:editId="7B67599A">
            <wp:extent cx="6838950" cy="2953445"/>
            <wp:effectExtent l="19050" t="0" r="0" b="0"/>
            <wp:docPr id="15" name="图片 14" descr="收到保函索赔闭卷_报文.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收到保函索赔闭卷_报文.bmp"/>
                    <pic:cNvPicPr/>
                  </pic:nvPicPr>
                  <pic:blipFill>
                    <a:blip r:embed="rId34"/>
                    <a:stretch>
                      <a:fillRect/>
                    </a:stretch>
                  </pic:blipFill>
                  <pic:spPr>
                    <a:xfrm>
                      <a:off x="0" y="0"/>
                      <a:ext cx="6840064" cy="2953926"/>
                    </a:xfrm>
                    <a:prstGeom prst="rect">
                      <a:avLst/>
                    </a:prstGeom>
                  </pic:spPr>
                </pic:pic>
              </a:graphicData>
            </a:graphic>
          </wp:inline>
        </w:drawing>
      </w:r>
    </w:p>
    <w:p w14:paraId="147BAC5C" w14:textId="77777777" w:rsidR="00FA0993" w:rsidRPr="0088759E" w:rsidRDefault="00FA0993" w:rsidP="009F58F1">
      <w:pPr>
        <w:pStyle w:val="4"/>
        <w:ind w:left="0"/>
      </w:pPr>
      <w:bookmarkStart w:id="292" w:name="_Toc393285281"/>
      <w:bookmarkStart w:id="293" w:name="_Toc395083843"/>
      <w:r w:rsidRPr="0088759E">
        <w:rPr>
          <w:rFonts w:hint="eastAsia"/>
        </w:rPr>
        <w:t>输入描述</w:t>
      </w:r>
      <w:bookmarkEnd w:id="292"/>
      <w:bookmarkEnd w:id="29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07"/>
        <w:gridCol w:w="1354"/>
        <w:gridCol w:w="1081"/>
        <w:gridCol w:w="713"/>
        <w:gridCol w:w="425"/>
        <w:gridCol w:w="1278"/>
        <w:gridCol w:w="3171"/>
      </w:tblGrid>
      <w:tr w:rsidR="00FA0993" w:rsidRPr="00BF567F" w14:paraId="20DD3E96" w14:textId="77777777" w:rsidTr="005E3609">
        <w:trPr>
          <w:jc w:val="center"/>
        </w:trPr>
        <w:tc>
          <w:tcPr>
            <w:tcW w:w="297" w:type="pct"/>
            <w:shd w:val="clear" w:color="auto" w:fill="FFFFFF" w:themeFill="background1"/>
            <w:vAlign w:val="center"/>
          </w:tcPr>
          <w:p w14:paraId="67900449" w14:textId="77777777" w:rsidR="00FA0993" w:rsidRPr="00BF567F" w:rsidRDefault="00FA0993" w:rsidP="005E3609">
            <w:pPr>
              <w:ind w:right="210"/>
              <w:jc w:val="center"/>
              <w:rPr>
                <w:rFonts w:ascii="宋体" w:hAnsi="宋体"/>
                <w:b/>
                <w:szCs w:val="21"/>
              </w:rPr>
            </w:pPr>
            <w:r w:rsidRPr="00BF567F">
              <w:rPr>
                <w:rFonts w:ascii="宋体" w:hAnsi="宋体" w:hint="eastAsia"/>
                <w:b/>
                <w:szCs w:val="21"/>
              </w:rPr>
              <w:t>序号</w:t>
            </w:r>
          </w:p>
        </w:tc>
        <w:tc>
          <w:tcPr>
            <w:tcW w:w="794" w:type="pct"/>
            <w:shd w:val="clear" w:color="auto" w:fill="FFFFFF" w:themeFill="background1"/>
            <w:vAlign w:val="center"/>
          </w:tcPr>
          <w:p w14:paraId="1B014D92" w14:textId="77777777" w:rsidR="00FA0993" w:rsidRPr="00BF567F" w:rsidRDefault="00FA0993" w:rsidP="005E3609">
            <w:pPr>
              <w:ind w:left="210" w:right="210"/>
              <w:jc w:val="center"/>
              <w:rPr>
                <w:rFonts w:ascii="宋体" w:hAnsi="宋体"/>
                <w:b/>
                <w:szCs w:val="21"/>
              </w:rPr>
            </w:pPr>
            <w:r w:rsidRPr="00BF567F">
              <w:rPr>
                <w:rFonts w:ascii="宋体" w:hAnsi="宋体" w:hint="eastAsia"/>
                <w:b/>
                <w:szCs w:val="21"/>
              </w:rPr>
              <w:t>输入项</w:t>
            </w:r>
          </w:p>
        </w:tc>
        <w:tc>
          <w:tcPr>
            <w:tcW w:w="634" w:type="pct"/>
            <w:shd w:val="clear" w:color="auto" w:fill="FFFFFF" w:themeFill="background1"/>
            <w:vAlign w:val="center"/>
          </w:tcPr>
          <w:p w14:paraId="1C09A6D8" w14:textId="77777777" w:rsidR="00FA0993" w:rsidRPr="00BF567F" w:rsidRDefault="00FA0993" w:rsidP="009F58F1">
            <w:pPr>
              <w:tabs>
                <w:tab w:val="left" w:pos="-125"/>
              </w:tabs>
              <w:ind w:leftChars="-60" w:left="-126" w:rightChars="-51" w:right="-107"/>
              <w:jc w:val="center"/>
              <w:rPr>
                <w:rFonts w:ascii="宋体" w:hAnsi="宋体"/>
                <w:b/>
                <w:szCs w:val="21"/>
              </w:rPr>
            </w:pPr>
            <w:r>
              <w:rPr>
                <w:rFonts w:ascii="宋体" w:hAnsi="宋体" w:hint="eastAsia"/>
                <w:b/>
                <w:szCs w:val="21"/>
              </w:rPr>
              <w:t>英文</w:t>
            </w:r>
          </w:p>
        </w:tc>
        <w:tc>
          <w:tcPr>
            <w:tcW w:w="418" w:type="pct"/>
            <w:shd w:val="clear" w:color="auto" w:fill="FFFFFF" w:themeFill="background1"/>
            <w:vAlign w:val="center"/>
          </w:tcPr>
          <w:p w14:paraId="395266EA" w14:textId="77777777" w:rsidR="00FA0993" w:rsidRPr="00BF567F" w:rsidRDefault="00FA0993" w:rsidP="009F58F1">
            <w:pPr>
              <w:tabs>
                <w:tab w:val="left" w:pos="-125"/>
              </w:tabs>
              <w:ind w:leftChars="-60" w:left="-126" w:rightChars="-51" w:right="-107"/>
              <w:jc w:val="center"/>
              <w:rPr>
                <w:rFonts w:ascii="宋体" w:hAnsi="宋体"/>
                <w:b/>
                <w:szCs w:val="21"/>
              </w:rPr>
            </w:pPr>
            <w:r>
              <w:rPr>
                <w:rFonts w:hint="eastAsia"/>
                <w:b/>
              </w:rPr>
              <w:t>类型</w:t>
            </w:r>
          </w:p>
        </w:tc>
        <w:tc>
          <w:tcPr>
            <w:tcW w:w="249" w:type="pct"/>
            <w:shd w:val="clear" w:color="auto" w:fill="FFFFFF" w:themeFill="background1"/>
            <w:vAlign w:val="center"/>
          </w:tcPr>
          <w:p w14:paraId="2942EC8F" w14:textId="77777777" w:rsidR="00FA0993" w:rsidRPr="00BF567F" w:rsidRDefault="00FA0993" w:rsidP="005639B3">
            <w:pPr>
              <w:tabs>
                <w:tab w:val="left" w:pos="-125"/>
              </w:tabs>
              <w:ind w:leftChars="-60" w:left="-126" w:rightChars="-51" w:right="-107"/>
              <w:jc w:val="center"/>
              <w:rPr>
                <w:rFonts w:ascii="宋体" w:hAnsi="宋体"/>
                <w:b/>
                <w:szCs w:val="21"/>
              </w:rPr>
            </w:pPr>
            <w:r w:rsidRPr="00BF567F">
              <w:rPr>
                <w:rFonts w:ascii="宋体" w:hAnsi="宋体" w:hint="eastAsia"/>
                <w:b/>
                <w:szCs w:val="21"/>
              </w:rPr>
              <w:t>M/O/P</w:t>
            </w:r>
          </w:p>
        </w:tc>
        <w:tc>
          <w:tcPr>
            <w:tcW w:w="749" w:type="pct"/>
            <w:shd w:val="clear" w:color="auto" w:fill="FFFFFF" w:themeFill="background1"/>
            <w:vAlign w:val="center"/>
          </w:tcPr>
          <w:p w14:paraId="077A03B8" w14:textId="77777777" w:rsidR="00FA0993" w:rsidRPr="00BF567F" w:rsidRDefault="00FA0993" w:rsidP="005E3609">
            <w:pPr>
              <w:ind w:left="210" w:right="210"/>
              <w:jc w:val="center"/>
              <w:rPr>
                <w:rFonts w:ascii="宋体" w:hAnsi="宋体"/>
                <w:b/>
                <w:szCs w:val="21"/>
              </w:rPr>
            </w:pPr>
            <w:r w:rsidRPr="00BF567F">
              <w:rPr>
                <w:rFonts w:ascii="宋体" w:hAnsi="宋体" w:hint="eastAsia"/>
                <w:b/>
                <w:szCs w:val="21"/>
              </w:rPr>
              <w:t>数据来源</w:t>
            </w:r>
          </w:p>
        </w:tc>
        <w:tc>
          <w:tcPr>
            <w:tcW w:w="1859" w:type="pct"/>
            <w:shd w:val="clear" w:color="auto" w:fill="FFFFFF" w:themeFill="background1"/>
            <w:vAlign w:val="center"/>
          </w:tcPr>
          <w:p w14:paraId="6EED4E2E" w14:textId="77777777" w:rsidR="00FA0993" w:rsidRPr="00BF567F" w:rsidRDefault="00FA0993" w:rsidP="005E3609">
            <w:pPr>
              <w:ind w:left="210" w:right="210"/>
              <w:jc w:val="center"/>
              <w:rPr>
                <w:rFonts w:ascii="宋体" w:hAnsi="宋体"/>
                <w:b/>
                <w:szCs w:val="21"/>
              </w:rPr>
            </w:pPr>
            <w:r w:rsidRPr="00BF567F">
              <w:rPr>
                <w:rFonts w:ascii="宋体" w:hAnsi="宋体" w:hint="eastAsia"/>
                <w:b/>
                <w:szCs w:val="21"/>
              </w:rPr>
              <w:t>描述</w:t>
            </w:r>
          </w:p>
        </w:tc>
      </w:tr>
      <w:tr w:rsidR="00D85D3A" w:rsidRPr="006D6D00" w14:paraId="2C4AA793" w14:textId="77777777" w:rsidTr="005E360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2B6CE57" w14:textId="77777777" w:rsidR="00D85D3A" w:rsidRPr="006D6D00" w:rsidRDefault="00D85D3A" w:rsidP="008D48CD">
            <w:pPr>
              <w:numPr>
                <w:ilvl w:val="0"/>
                <w:numId w:val="14"/>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1A16D53F" w14:textId="77777777" w:rsidR="00D85D3A" w:rsidRDefault="00D85D3A" w:rsidP="0089526E">
            <w:r>
              <w:rPr>
                <w:rFonts w:hint="eastAsia"/>
              </w:rPr>
              <w:t>索赔编号</w:t>
            </w:r>
          </w:p>
        </w:tc>
        <w:tc>
          <w:tcPr>
            <w:tcW w:w="634" w:type="pct"/>
            <w:tcBorders>
              <w:top w:val="single" w:sz="4" w:space="0" w:color="auto"/>
              <w:left w:val="single" w:sz="4" w:space="0" w:color="auto"/>
              <w:bottom w:val="single" w:sz="4" w:space="0" w:color="auto"/>
              <w:right w:val="single" w:sz="4" w:space="0" w:color="auto"/>
            </w:tcBorders>
          </w:tcPr>
          <w:p w14:paraId="78FF8C1A" w14:textId="77777777" w:rsidR="00D85D3A" w:rsidRDefault="00D85D3A"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7EAEC6D0" w14:textId="77777777" w:rsidR="00D85D3A" w:rsidRDefault="00D85D3A" w:rsidP="0089526E">
            <w:pPr>
              <w:jc w:val="center"/>
            </w:pPr>
            <w:r>
              <w:rPr>
                <w:rFonts w:hint="eastAsia"/>
              </w:rPr>
              <w:t>V(16)</w:t>
            </w:r>
          </w:p>
        </w:tc>
        <w:tc>
          <w:tcPr>
            <w:tcW w:w="249" w:type="pct"/>
            <w:tcBorders>
              <w:top w:val="single" w:sz="4" w:space="0" w:color="auto"/>
              <w:left w:val="single" w:sz="4" w:space="0" w:color="auto"/>
              <w:bottom w:val="single" w:sz="4" w:space="0" w:color="auto"/>
              <w:right w:val="single" w:sz="4" w:space="0" w:color="auto"/>
            </w:tcBorders>
          </w:tcPr>
          <w:p w14:paraId="120E260E" w14:textId="77777777" w:rsidR="00D85D3A" w:rsidRDefault="00D85D3A"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43D6B0BE" w14:textId="77777777" w:rsidR="00D85D3A" w:rsidRDefault="00D85D3A"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1E4731B5" w14:textId="77777777" w:rsidR="00D85D3A" w:rsidRDefault="00D85D3A" w:rsidP="0089526E"/>
        </w:tc>
      </w:tr>
      <w:tr w:rsidR="00D85D3A" w14:paraId="6D3E49B8" w14:textId="77777777" w:rsidTr="005E360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470B7C6E" w14:textId="77777777" w:rsidR="00D85D3A" w:rsidRPr="006D6D00" w:rsidRDefault="00D85D3A" w:rsidP="008D48CD">
            <w:pPr>
              <w:numPr>
                <w:ilvl w:val="0"/>
                <w:numId w:val="14"/>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1EB1737C" w14:textId="77777777" w:rsidR="00D85D3A" w:rsidRDefault="00D85D3A" w:rsidP="0089526E">
            <w:r>
              <w:rPr>
                <w:rFonts w:hint="eastAsia"/>
              </w:rPr>
              <w:t>索赔币种</w:t>
            </w:r>
          </w:p>
        </w:tc>
        <w:tc>
          <w:tcPr>
            <w:tcW w:w="634" w:type="pct"/>
            <w:tcBorders>
              <w:top w:val="single" w:sz="4" w:space="0" w:color="auto"/>
              <w:left w:val="single" w:sz="4" w:space="0" w:color="auto"/>
              <w:bottom w:val="single" w:sz="4" w:space="0" w:color="auto"/>
              <w:right w:val="single" w:sz="4" w:space="0" w:color="auto"/>
            </w:tcBorders>
          </w:tcPr>
          <w:p w14:paraId="18A828A0" w14:textId="77777777" w:rsidR="00D85D3A" w:rsidRDefault="00D85D3A"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062B4E08" w14:textId="77777777" w:rsidR="00D85D3A" w:rsidRDefault="00D85D3A" w:rsidP="0089526E">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465D3C75" w14:textId="77777777" w:rsidR="00D85D3A" w:rsidRDefault="00D85D3A"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01E52D26" w14:textId="77777777" w:rsidR="00D85D3A" w:rsidRDefault="00D85D3A"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5001B9B6" w14:textId="77777777" w:rsidR="00D85D3A" w:rsidRDefault="00D85D3A" w:rsidP="0089526E"/>
        </w:tc>
      </w:tr>
      <w:tr w:rsidR="00D85D3A" w14:paraId="181F1E7A" w14:textId="77777777" w:rsidTr="005E360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99EF715" w14:textId="77777777" w:rsidR="00D85D3A" w:rsidRPr="006D6D00" w:rsidRDefault="00D85D3A" w:rsidP="008D48CD">
            <w:pPr>
              <w:numPr>
                <w:ilvl w:val="0"/>
                <w:numId w:val="14"/>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32798F03" w14:textId="77777777" w:rsidR="00D85D3A" w:rsidRDefault="00D85D3A" w:rsidP="0089526E">
            <w:r>
              <w:rPr>
                <w:rFonts w:hint="eastAsia"/>
              </w:rPr>
              <w:t>索赔金额</w:t>
            </w:r>
          </w:p>
        </w:tc>
        <w:tc>
          <w:tcPr>
            <w:tcW w:w="634" w:type="pct"/>
            <w:tcBorders>
              <w:top w:val="single" w:sz="4" w:space="0" w:color="auto"/>
              <w:left w:val="single" w:sz="4" w:space="0" w:color="auto"/>
              <w:bottom w:val="single" w:sz="4" w:space="0" w:color="auto"/>
              <w:right w:val="single" w:sz="4" w:space="0" w:color="auto"/>
            </w:tcBorders>
          </w:tcPr>
          <w:p w14:paraId="7C702A45" w14:textId="77777777" w:rsidR="00D85D3A" w:rsidRDefault="00D85D3A"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7612A481" w14:textId="77777777" w:rsidR="00D85D3A" w:rsidRDefault="00D85D3A"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443DEA6A" w14:textId="77777777" w:rsidR="00D85D3A" w:rsidRDefault="00D85D3A"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1656C099" w14:textId="77777777" w:rsidR="00D85D3A" w:rsidRDefault="00D85D3A"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19276A20" w14:textId="77777777" w:rsidR="00D85D3A" w:rsidRDefault="00D85D3A" w:rsidP="0089526E"/>
        </w:tc>
      </w:tr>
      <w:tr w:rsidR="00D85D3A" w14:paraId="61288981" w14:textId="77777777" w:rsidTr="005E360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7CE0E16B" w14:textId="77777777" w:rsidR="00D85D3A" w:rsidRPr="006D6D00" w:rsidRDefault="00D85D3A" w:rsidP="008D48CD">
            <w:pPr>
              <w:numPr>
                <w:ilvl w:val="0"/>
                <w:numId w:val="14"/>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5A34C16D" w14:textId="77777777" w:rsidR="00D85D3A" w:rsidRDefault="00D85D3A" w:rsidP="0089526E">
            <w:r>
              <w:rPr>
                <w:rFonts w:hint="eastAsia"/>
              </w:rPr>
              <w:t>申请人编号</w:t>
            </w:r>
          </w:p>
        </w:tc>
        <w:tc>
          <w:tcPr>
            <w:tcW w:w="634" w:type="pct"/>
            <w:tcBorders>
              <w:top w:val="single" w:sz="4" w:space="0" w:color="auto"/>
              <w:left w:val="single" w:sz="4" w:space="0" w:color="auto"/>
              <w:bottom w:val="single" w:sz="4" w:space="0" w:color="auto"/>
              <w:right w:val="single" w:sz="4" w:space="0" w:color="auto"/>
            </w:tcBorders>
          </w:tcPr>
          <w:p w14:paraId="34ED60AB" w14:textId="77777777" w:rsidR="00D85D3A" w:rsidRDefault="00D85D3A"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11A25372" w14:textId="77777777" w:rsidR="00D85D3A" w:rsidRDefault="00D85D3A" w:rsidP="0089526E">
            <w:pPr>
              <w:jc w:val="center"/>
            </w:pPr>
            <w:r>
              <w:rPr>
                <w:rFonts w:hint="eastAsia"/>
              </w:rPr>
              <w:t>V(10)</w:t>
            </w:r>
          </w:p>
        </w:tc>
        <w:tc>
          <w:tcPr>
            <w:tcW w:w="249" w:type="pct"/>
            <w:tcBorders>
              <w:top w:val="single" w:sz="4" w:space="0" w:color="auto"/>
              <w:left w:val="single" w:sz="4" w:space="0" w:color="auto"/>
              <w:bottom w:val="single" w:sz="4" w:space="0" w:color="auto"/>
              <w:right w:val="single" w:sz="4" w:space="0" w:color="auto"/>
            </w:tcBorders>
          </w:tcPr>
          <w:p w14:paraId="1B67EF4B" w14:textId="77777777" w:rsidR="00D85D3A" w:rsidRDefault="00D85D3A"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7D53D088" w14:textId="77777777" w:rsidR="00D85D3A" w:rsidRDefault="00D85D3A"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1373EBC4" w14:textId="77777777" w:rsidR="00D85D3A" w:rsidRDefault="00D85D3A" w:rsidP="0089526E"/>
        </w:tc>
      </w:tr>
      <w:tr w:rsidR="00D85D3A" w14:paraId="4BAEC978" w14:textId="77777777" w:rsidTr="005E360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6B3008C1" w14:textId="77777777" w:rsidR="00D85D3A" w:rsidRPr="006D6D00" w:rsidRDefault="00D85D3A" w:rsidP="008D48CD">
            <w:pPr>
              <w:numPr>
                <w:ilvl w:val="0"/>
                <w:numId w:val="14"/>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2CCCCDB9" w14:textId="77777777" w:rsidR="00D85D3A" w:rsidRDefault="00D85D3A" w:rsidP="0089526E">
            <w:r>
              <w:rPr>
                <w:rFonts w:hint="eastAsia"/>
              </w:rPr>
              <w:t>申请人名称</w:t>
            </w:r>
          </w:p>
        </w:tc>
        <w:tc>
          <w:tcPr>
            <w:tcW w:w="634" w:type="pct"/>
            <w:tcBorders>
              <w:top w:val="single" w:sz="4" w:space="0" w:color="auto"/>
              <w:left w:val="single" w:sz="4" w:space="0" w:color="auto"/>
              <w:bottom w:val="single" w:sz="4" w:space="0" w:color="auto"/>
              <w:right w:val="single" w:sz="4" w:space="0" w:color="auto"/>
            </w:tcBorders>
          </w:tcPr>
          <w:p w14:paraId="47FD048E" w14:textId="77777777" w:rsidR="00D85D3A" w:rsidRDefault="00D85D3A"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50A486F7" w14:textId="77777777" w:rsidR="00D85D3A" w:rsidRDefault="00D85D3A" w:rsidP="0089526E">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52DA813B" w14:textId="77777777" w:rsidR="00D85D3A" w:rsidRDefault="00D85D3A"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239C838F" w14:textId="77777777" w:rsidR="00D85D3A" w:rsidRDefault="00D85D3A"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466FD798" w14:textId="77777777" w:rsidR="00D85D3A" w:rsidRDefault="00D85D3A" w:rsidP="0089526E"/>
        </w:tc>
      </w:tr>
      <w:tr w:rsidR="00D85D3A" w14:paraId="3768428A" w14:textId="77777777" w:rsidTr="005E360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0B73E5FA" w14:textId="77777777" w:rsidR="00D85D3A" w:rsidRPr="006D6D00" w:rsidRDefault="00D85D3A" w:rsidP="008D48CD">
            <w:pPr>
              <w:numPr>
                <w:ilvl w:val="0"/>
                <w:numId w:val="14"/>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784A5214" w14:textId="77777777" w:rsidR="00D85D3A" w:rsidRDefault="00D85D3A" w:rsidP="0089526E">
            <w:r>
              <w:rPr>
                <w:rFonts w:hint="eastAsia"/>
              </w:rPr>
              <w:t>索赔</w:t>
            </w:r>
            <w:r w:rsidR="004442BD">
              <w:rPr>
                <w:rFonts w:hint="eastAsia"/>
              </w:rPr>
              <w:t>赔付</w:t>
            </w:r>
            <w:r>
              <w:rPr>
                <w:rFonts w:hint="eastAsia"/>
              </w:rPr>
              <w:t>余额</w:t>
            </w:r>
          </w:p>
        </w:tc>
        <w:tc>
          <w:tcPr>
            <w:tcW w:w="634" w:type="pct"/>
            <w:tcBorders>
              <w:top w:val="single" w:sz="4" w:space="0" w:color="auto"/>
              <w:left w:val="single" w:sz="4" w:space="0" w:color="auto"/>
              <w:bottom w:val="single" w:sz="4" w:space="0" w:color="auto"/>
              <w:right w:val="single" w:sz="4" w:space="0" w:color="auto"/>
            </w:tcBorders>
          </w:tcPr>
          <w:p w14:paraId="563BB430" w14:textId="77777777" w:rsidR="00D85D3A" w:rsidRDefault="00D85D3A"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4B7C7712" w14:textId="77777777" w:rsidR="00D85D3A" w:rsidRDefault="00D85D3A" w:rsidP="0089526E">
            <w:pPr>
              <w:jc w:val="center"/>
            </w:pPr>
            <w:r>
              <w:rPr>
                <w:rFonts w:hint="eastAsia"/>
              </w:rPr>
              <w:t>N(18,2)</w:t>
            </w:r>
          </w:p>
        </w:tc>
        <w:tc>
          <w:tcPr>
            <w:tcW w:w="249" w:type="pct"/>
            <w:tcBorders>
              <w:top w:val="single" w:sz="4" w:space="0" w:color="auto"/>
              <w:left w:val="single" w:sz="4" w:space="0" w:color="auto"/>
              <w:bottom w:val="single" w:sz="4" w:space="0" w:color="auto"/>
              <w:right w:val="single" w:sz="4" w:space="0" w:color="auto"/>
            </w:tcBorders>
          </w:tcPr>
          <w:p w14:paraId="00F0BB05" w14:textId="77777777" w:rsidR="00D85D3A" w:rsidRDefault="00D85D3A" w:rsidP="0089526E">
            <w:pPr>
              <w:jc w:val="center"/>
            </w:pPr>
            <w:r>
              <w:rPr>
                <w:rFonts w:hint="eastAsia"/>
              </w:rPr>
              <w:t>P</w:t>
            </w:r>
          </w:p>
        </w:tc>
        <w:tc>
          <w:tcPr>
            <w:tcW w:w="749" w:type="pct"/>
            <w:tcBorders>
              <w:top w:val="single" w:sz="4" w:space="0" w:color="auto"/>
              <w:left w:val="single" w:sz="4" w:space="0" w:color="auto"/>
              <w:bottom w:val="single" w:sz="4" w:space="0" w:color="auto"/>
              <w:right w:val="single" w:sz="4" w:space="0" w:color="auto"/>
            </w:tcBorders>
          </w:tcPr>
          <w:p w14:paraId="2E435B40" w14:textId="77777777" w:rsidR="00D85D3A" w:rsidRDefault="00D85D3A"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69107513" w14:textId="77777777" w:rsidR="00D85D3A" w:rsidRDefault="00D85D3A" w:rsidP="0089526E"/>
        </w:tc>
      </w:tr>
      <w:tr w:rsidR="00DA7D26" w14:paraId="627F9E51" w14:textId="77777777" w:rsidTr="005E360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35CD8831" w14:textId="77777777" w:rsidR="00DA7D26" w:rsidRPr="006D6D00" w:rsidRDefault="00DA7D26" w:rsidP="008D48CD">
            <w:pPr>
              <w:numPr>
                <w:ilvl w:val="0"/>
                <w:numId w:val="14"/>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28EE9466" w14:textId="77777777" w:rsidR="00DA7D26" w:rsidRDefault="00DA7D26" w:rsidP="0089526E">
            <w:r>
              <w:rPr>
                <w:rFonts w:hint="eastAsia"/>
              </w:rPr>
              <w:t>索赔撤销</w:t>
            </w:r>
          </w:p>
        </w:tc>
        <w:tc>
          <w:tcPr>
            <w:tcW w:w="634" w:type="pct"/>
            <w:tcBorders>
              <w:top w:val="single" w:sz="4" w:space="0" w:color="auto"/>
              <w:left w:val="single" w:sz="4" w:space="0" w:color="auto"/>
              <w:bottom w:val="single" w:sz="4" w:space="0" w:color="auto"/>
              <w:right w:val="single" w:sz="4" w:space="0" w:color="auto"/>
            </w:tcBorders>
          </w:tcPr>
          <w:p w14:paraId="63BFC34D" w14:textId="77777777" w:rsidR="00DA7D26" w:rsidRDefault="00DA7D26"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4EB44E4B" w14:textId="77777777" w:rsidR="00DA7D26" w:rsidRDefault="00DA7D26" w:rsidP="0089526E">
            <w:pPr>
              <w:jc w:val="center"/>
            </w:pPr>
            <w:r>
              <w:rPr>
                <w:rFonts w:hint="eastAsia"/>
              </w:rPr>
              <w:t>V(3)</w:t>
            </w:r>
          </w:p>
        </w:tc>
        <w:tc>
          <w:tcPr>
            <w:tcW w:w="249" w:type="pct"/>
            <w:tcBorders>
              <w:top w:val="single" w:sz="4" w:space="0" w:color="auto"/>
              <w:left w:val="single" w:sz="4" w:space="0" w:color="auto"/>
              <w:bottom w:val="single" w:sz="4" w:space="0" w:color="auto"/>
              <w:right w:val="single" w:sz="4" w:space="0" w:color="auto"/>
            </w:tcBorders>
          </w:tcPr>
          <w:p w14:paraId="762C6D9B" w14:textId="77777777" w:rsidR="00DA7D26" w:rsidRDefault="00DA7D26"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2175D5C3" w14:textId="77777777" w:rsidR="00DA7D26" w:rsidRDefault="00DA7D26" w:rsidP="0089526E">
            <w:r>
              <w:rPr>
                <w:rFonts w:hint="eastAsia"/>
              </w:rPr>
              <w:t>选择</w:t>
            </w:r>
          </w:p>
        </w:tc>
        <w:tc>
          <w:tcPr>
            <w:tcW w:w="1859" w:type="pct"/>
            <w:tcBorders>
              <w:top w:val="single" w:sz="4" w:space="0" w:color="auto"/>
              <w:left w:val="single" w:sz="4" w:space="0" w:color="auto"/>
              <w:bottom w:val="single" w:sz="4" w:space="0" w:color="auto"/>
              <w:right w:val="single" w:sz="4" w:space="0" w:color="auto"/>
            </w:tcBorders>
          </w:tcPr>
          <w:p w14:paraId="40965675" w14:textId="77777777" w:rsidR="00DA7D26" w:rsidRDefault="00DA7D26" w:rsidP="0089526E">
            <w:r>
              <w:rPr>
                <w:rFonts w:hint="eastAsia"/>
              </w:rPr>
              <w:t>选择项（是，否）。选择是，要恢复保函余额，新保函余额</w:t>
            </w:r>
            <w:r>
              <w:rPr>
                <w:rFonts w:hint="eastAsia"/>
              </w:rPr>
              <w:t xml:space="preserve"> = </w:t>
            </w:r>
            <w:r>
              <w:rPr>
                <w:rFonts w:hint="eastAsia"/>
              </w:rPr>
              <w:t>保函余额</w:t>
            </w:r>
            <w:r>
              <w:rPr>
                <w:rFonts w:hint="eastAsia"/>
              </w:rPr>
              <w:t xml:space="preserve"> + </w:t>
            </w:r>
            <w:r>
              <w:rPr>
                <w:rFonts w:hint="eastAsia"/>
              </w:rPr>
              <w:t>索赔金额。选否时要销保函开立表外。</w:t>
            </w:r>
          </w:p>
        </w:tc>
      </w:tr>
      <w:tr w:rsidR="00D85D3A" w14:paraId="646A5F0B" w14:textId="77777777" w:rsidTr="005E360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4E98522" w14:textId="77777777" w:rsidR="00D85D3A" w:rsidRPr="006D6D00" w:rsidRDefault="00D85D3A" w:rsidP="008D48CD">
            <w:pPr>
              <w:numPr>
                <w:ilvl w:val="0"/>
                <w:numId w:val="14"/>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1DA53EEC" w14:textId="77777777" w:rsidR="00D85D3A" w:rsidRDefault="00D85D3A" w:rsidP="0089526E">
            <w:r>
              <w:rPr>
                <w:rFonts w:hint="eastAsia"/>
              </w:rPr>
              <w:t>闭卷日期</w:t>
            </w:r>
          </w:p>
        </w:tc>
        <w:tc>
          <w:tcPr>
            <w:tcW w:w="634" w:type="pct"/>
            <w:tcBorders>
              <w:top w:val="single" w:sz="4" w:space="0" w:color="auto"/>
              <w:left w:val="single" w:sz="4" w:space="0" w:color="auto"/>
              <w:bottom w:val="single" w:sz="4" w:space="0" w:color="auto"/>
              <w:right w:val="single" w:sz="4" w:space="0" w:color="auto"/>
            </w:tcBorders>
          </w:tcPr>
          <w:p w14:paraId="676BA7D8" w14:textId="77777777" w:rsidR="00D85D3A" w:rsidRDefault="00D85D3A"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2812E795" w14:textId="77777777" w:rsidR="00D85D3A" w:rsidRDefault="00D85D3A" w:rsidP="0089526E">
            <w:pPr>
              <w:jc w:val="center"/>
            </w:pPr>
            <w:r>
              <w:rPr>
                <w:rFonts w:hint="eastAsia"/>
              </w:rPr>
              <w:t>D</w:t>
            </w:r>
          </w:p>
        </w:tc>
        <w:tc>
          <w:tcPr>
            <w:tcW w:w="249" w:type="pct"/>
            <w:tcBorders>
              <w:top w:val="single" w:sz="4" w:space="0" w:color="auto"/>
              <w:left w:val="single" w:sz="4" w:space="0" w:color="auto"/>
              <w:bottom w:val="single" w:sz="4" w:space="0" w:color="auto"/>
              <w:right w:val="single" w:sz="4" w:space="0" w:color="auto"/>
            </w:tcBorders>
          </w:tcPr>
          <w:p w14:paraId="784AF7FF" w14:textId="77777777" w:rsidR="00D85D3A" w:rsidRDefault="00D85D3A" w:rsidP="0089526E">
            <w:pPr>
              <w:jc w:val="center"/>
            </w:pPr>
            <w:r>
              <w:rPr>
                <w:rFonts w:hint="eastAsia"/>
              </w:rPr>
              <w:t>M</w:t>
            </w:r>
          </w:p>
        </w:tc>
        <w:tc>
          <w:tcPr>
            <w:tcW w:w="749" w:type="pct"/>
            <w:tcBorders>
              <w:top w:val="single" w:sz="4" w:space="0" w:color="auto"/>
              <w:left w:val="single" w:sz="4" w:space="0" w:color="auto"/>
              <w:bottom w:val="single" w:sz="4" w:space="0" w:color="auto"/>
              <w:right w:val="single" w:sz="4" w:space="0" w:color="auto"/>
            </w:tcBorders>
          </w:tcPr>
          <w:p w14:paraId="6F18ECAB" w14:textId="77777777" w:rsidR="00D85D3A" w:rsidRDefault="00D85D3A" w:rsidP="0089526E">
            <w:r>
              <w:rPr>
                <w:rFonts w:hint="eastAsia"/>
              </w:rPr>
              <w:t>自动带出</w:t>
            </w:r>
          </w:p>
        </w:tc>
        <w:tc>
          <w:tcPr>
            <w:tcW w:w="1859" w:type="pct"/>
            <w:tcBorders>
              <w:top w:val="single" w:sz="4" w:space="0" w:color="auto"/>
              <w:left w:val="single" w:sz="4" w:space="0" w:color="auto"/>
              <w:bottom w:val="single" w:sz="4" w:space="0" w:color="auto"/>
              <w:right w:val="single" w:sz="4" w:space="0" w:color="auto"/>
            </w:tcBorders>
          </w:tcPr>
          <w:p w14:paraId="2A3C3FDA" w14:textId="77777777" w:rsidR="00D85D3A" w:rsidRDefault="00D85D3A" w:rsidP="0089526E">
            <w:r>
              <w:rPr>
                <w:rFonts w:hint="eastAsia"/>
              </w:rPr>
              <w:t>默认当前系统日期</w:t>
            </w:r>
          </w:p>
        </w:tc>
      </w:tr>
      <w:tr w:rsidR="00D85D3A" w14:paraId="33531259" w14:textId="77777777" w:rsidTr="005E360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5FCD0275" w14:textId="77777777" w:rsidR="00D85D3A" w:rsidRPr="006D6D00" w:rsidRDefault="00D85D3A" w:rsidP="008D48CD">
            <w:pPr>
              <w:numPr>
                <w:ilvl w:val="0"/>
                <w:numId w:val="14"/>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56E43E0F" w14:textId="77777777" w:rsidR="00D85D3A" w:rsidRDefault="00D85D3A" w:rsidP="0089526E">
            <w:r>
              <w:rPr>
                <w:rFonts w:hint="eastAsia"/>
              </w:rPr>
              <w:t>原因</w:t>
            </w:r>
          </w:p>
        </w:tc>
        <w:tc>
          <w:tcPr>
            <w:tcW w:w="634" w:type="pct"/>
            <w:tcBorders>
              <w:top w:val="single" w:sz="4" w:space="0" w:color="auto"/>
              <w:left w:val="single" w:sz="4" w:space="0" w:color="auto"/>
              <w:bottom w:val="single" w:sz="4" w:space="0" w:color="auto"/>
              <w:right w:val="single" w:sz="4" w:space="0" w:color="auto"/>
            </w:tcBorders>
          </w:tcPr>
          <w:p w14:paraId="0D2DB373" w14:textId="77777777" w:rsidR="00D85D3A" w:rsidRDefault="00D85D3A"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2D49E8C4" w14:textId="77777777" w:rsidR="00D85D3A" w:rsidRDefault="00D85D3A" w:rsidP="0089526E">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07738491" w14:textId="77777777" w:rsidR="00D85D3A" w:rsidRDefault="00D85D3A" w:rsidP="0089526E">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75B16E96" w14:textId="77777777" w:rsidR="00D85D3A" w:rsidRDefault="00D85D3A"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32EC6E5F" w14:textId="77777777" w:rsidR="00D85D3A" w:rsidRDefault="004442BD" w:rsidP="0089526E">
            <w:r>
              <w:rPr>
                <w:rFonts w:hint="eastAsia"/>
              </w:rPr>
              <w:t>闭卷原因</w:t>
            </w:r>
          </w:p>
        </w:tc>
      </w:tr>
      <w:tr w:rsidR="00D85D3A" w14:paraId="160348DB" w14:textId="77777777" w:rsidTr="005E360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4F3A006" w14:textId="77777777" w:rsidR="00D85D3A" w:rsidRPr="006D6D00" w:rsidRDefault="00D85D3A" w:rsidP="008D48CD">
            <w:pPr>
              <w:numPr>
                <w:ilvl w:val="0"/>
                <w:numId w:val="14"/>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614EC8CA" w14:textId="77777777" w:rsidR="00D85D3A" w:rsidRDefault="00D85D3A" w:rsidP="0089526E">
            <w:r>
              <w:rPr>
                <w:rFonts w:hint="eastAsia"/>
              </w:rPr>
              <w:t>备注</w:t>
            </w:r>
          </w:p>
        </w:tc>
        <w:tc>
          <w:tcPr>
            <w:tcW w:w="634" w:type="pct"/>
            <w:tcBorders>
              <w:top w:val="single" w:sz="4" w:space="0" w:color="auto"/>
              <w:left w:val="single" w:sz="4" w:space="0" w:color="auto"/>
              <w:bottom w:val="single" w:sz="4" w:space="0" w:color="auto"/>
              <w:right w:val="single" w:sz="4" w:space="0" w:color="auto"/>
            </w:tcBorders>
          </w:tcPr>
          <w:p w14:paraId="2679D995" w14:textId="77777777" w:rsidR="00D85D3A" w:rsidRDefault="00D85D3A"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2B9CE7B2" w14:textId="77777777" w:rsidR="00D85D3A" w:rsidRDefault="00D85D3A" w:rsidP="0089526E">
            <w:pPr>
              <w:jc w:val="center"/>
            </w:pPr>
            <w:r>
              <w:rPr>
                <w:rFonts w:hint="eastAsia"/>
              </w:rPr>
              <w:t>V(200)</w:t>
            </w:r>
          </w:p>
        </w:tc>
        <w:tc>
          <w:tcPr>
            <w:tcW w:w="249" w:type="pct"/>
            <w:tcBorders>
              <w:top w:val="single" w:sz="4" w:space="0" w:color="auto"/>
              <w:left w:val="single" w:sz="4" w:space="0" w:color="auto"/>
              <w:bottom w:val="single" w:sz="4" w:space="0" w:color="auto"/>
              <w:right w:val="single" w:sz="4" w:space="0" w:color="auto"/>
            </w:tcBorders>
          </w:tcPr>
          <w:p w14:paraId="3D7164D7" w14:textId="77777777" w:rsidR="00D85D3A" w:rsidRDefault="00D85D3A" w:rsidP="0089526E">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42366964" w14:textId="77777777" w:rsidR="00D85D3A" w:rsidRDefault="00D85D3A"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3C7600A3" w14:textId="77777777" w:rsidR="00D85D3A" w:rsidRDefault="00D85D3A" w:rsidP="0089526E"/>
        </w:tc>
      </w:tr>
      <w:tr w:rsidR="004442BD" w14:paraId="38A1CF61" w14:textId="77777777" w:rsidTr="005E3609">
        <w:trPr>
          <w:jc w:val="center"/>
        </w:trPr>
        <w:tc>
          <w:tcPr>
            <w:tcW w:w="297" w:type="pct"/>
            <w:tcBorders>
              <w:top w:val="single" w:sz="4" w:space="0" w:color="auto"/>
              <w:left w:val="single" w:sz="4" w:space="0" w:color="auto"/>
              <w:bottom w:val="single" w:sz="4" w:space="0" w:color="auto"/>
              <w:right w:val="single" w:sz="4" w:space="0" w:color="auto"/>
            </w:tcBorders>
            <w:vAlign w:val="center"/>
          </w:tcPr>
          <w:p w14:paraId="170EB2A8" w14:textId="77777777" w:rsidR="004442BD" w:rsidRPr="006D6D00" w:rsidRDefault="004442BD" w:rsidP="008D48CD">
            <w:pPr>
              <w:numPr>
                <w:ilvl w:val="0"/>
                <w:numId w:val="14"/>
              </w:numPr>
              <w:spacing w:line="360" w:lineRule="auto"/>
              <w:ind w:right="-108"/>
              <w:jc w:val="center"/>
              <w:rPr>
                <w:rFonts w:ascii="宋体" w:hAnsi="宋体"/>
              </w:rPr>
            </w:pPr>
          </w:p>
        </w:tc>
        <w:tc>
          <w:tcPr>
            <w:tcW w:w="794" w:type="pct"/>
            <w:tcBorders>
              <w:top w:val="single" w:sz="4" w:space="0" w:color="auto"/>
              <w:left w:val="single" w:sz="4" w:space="0" w:color="auto"/>
              <w:bottom w:val="single" w:sz="4" w:space="0" w:color="auto"/>
              <w:right w:val="single" w:sz="4" w:space="0" w:color="auto"/>
            </w:tcBorders>
          </w:tcPr>
          <w:p w14:paraId="29E89A3E" w14:textId="77777777" w:rsidR="004442BD" w:rsidRDefault="004442BD" w:rsidP="0089526E">
            <w:r>
              <w:rPr>
                <w:rFonts w:hint="eastAsia"/>
              </w:rPr>
              <w:t>费用管理</w:t>
            </w:r>
          </w:p>
        </w:tc>
        <w:tc>
          <w:tcPr>
            <w:tcW w:w="634" w:type="pct"/>
            <w:tcBorders>
              <w:top w:val="single" w:sz="4" w:space="0" w:color="auto"/>
              <w:left w:val="single" w:sz="4" w:space="0" w:color="auto"/>
              <w:bottom w:val="single" w:sz="4" w:space="0" w:color="auto"/>
              <w:right w:val="single" w:sz="4" w:space="0" w:color="auto"/>
            </w:tcBorders>
          </w:tcPr>
          <w:p w14:paraId="5B7213BD" w14:textId="77777777" w:rsidR="004442BD" w:rsidRDefault="004442BD" w:rsidP="0089526E">
            <w:pPr>
              <w:pStyle w:val="p0"/>
              <w:ind w:firstLine="0"/>
            </w:pPr>
          </w:p>
        </w:tc>
        <w:tc>
          <w:tcPr>
            <w:tcW w:w="418" w:type="pct"/>
            <w:tcBorders>
              <w:top w:val="single" w:sz="4" w:space="0" w:color="auto"/>
              <w:left w:val="single" w:sz="4" w:space="0" w:color="auto"/>
              <w:bottom w:val="single" w:sz="4" w:space="0" w:color="auto"/>
              <w:right w:val="single" w:sz="4" w:space="0" w:color="auto"/>
            </w:tcBorders>
          </w:tcPr>
          <w:p w14:paraId="426C23FC" w14:textId="77777777" w:rsidR="004442BD" w:rsidRDefault="004442BD" w:rsidP="0089526E">
            <w:pPr>
              <w:jc w:val="center"/>
            </w:pPr>
            <w:r>
              <w:rPr>
                <w:rFonts w:hint="eastAsia"/>
              </w:rPr>
              <w:t>控件</w:t>
            </w:r>
          </w:p>
        </w:tc>
        <w:tc>
          <w:tcPr>
            <w:tcW w:w="249" w:type="pct"/>
            <w:tcBorders>
              <w:top w:val="single" w:sz="4" w:space="0" w:color="auto"/>
              <w:left w:val="single" w:sz="4" w:space="0" w:color="auto"/>
              <w:bottom w:val="single" w:sz="4" w:space="0" w:color="auto"/>
              <w:right w:val="single" w:sz="4" w:space="0" w:color="auto"/>
            </w:tcBorders>
          </w:tcPr>
          <w:p w14:paraId="49AD4AB8" w14:textId="77777777" w:rsidR="004442BD" w:rsidRDefault="004442BD" w:rsidP="0089526E">
            <w:pPr>
              <w:jc w:val="center"/>
            </w:pPr>
            <w:r>
              <w:rPr>
                <w:rFonts w:hint="eastAsia"/>
              </w:rPr>
              <w:t>O</w:t>
            </w:r>
          </w:p>
        </w:tc>
        <w:tc>
          <w:tcPr>
            <w:tcW w:w="749" w:type="pct"/>
            <w:tcBorders>
              <w:top w:val="single" w:sz="4" w:space="0" w:color="auto"/>
              <w:left w:val="single" w:sz="4" w:space="0" w:color="auto"/>
              <w:bottom w:val="single" w:sz="4" w:space="0" w:color="auto"/>
              <w:right w:val="single" w:sz="4" w:space="0" w:color="auto"/>
            </w:tcBorders>
          </w:tcPr>
          <w:p w14:paraId="18185C53" w14:textId="77777777" w:rsidR="004442BD" w:rsidRDefault="004442BD" w:rsidP="0089526E">
            <w:r>
              <w:rPr>
                <w:rFonts w:hint="eastAsia"/>
              </w:rPr>
              <w:t>手工录入</w:t>
            </w:r>
          </w:p>
        </w:tc>
        <w:tc>
          <w:tcPr>
            <w:tcW w:w="1859" w:type="pct"/>
            <w:tcBorders>
              <w:top w:val="single" w:sz="4" w:space="0" w:color="auto"/>
              <w:left w:val="single" w:sz="4" w:space="0" w:color="auto"/>
              <w:bottom w:val="single" w:sz="4" w:space="0" w:color="auto"/>
              <w:right w:val="single" w:sz="4" w:space="0" w:color="auto"/>
            </w:tcBorders>
          </w:tcPr>
          <w:p w14:paraId="799A89B5" w14:textId="77777777" w:rsidR="004442BD" w:rsidRDefault="004442BD" w:rsidP="0089526E"/>
        </w:tc>
      </w:tr>
    </w:tbl>
    <w:p w14:paraId="329D81FF" w14:textId="77777777" w:rsidR="00FA0993" w:rsidRPr="00C23679" w:rsidRDefault="00FA0993" w:rsidP="00F171AB"/>
    <w:p w14:paraId="5F90F198" w14:textId="77777777" w:rsidR="00FA0993" w:rsidRDefault="00FA0993" w:rsidP="005639B3">
      <w:pPr>
        <w:pStyle w:val="4"/>
        <w:ind w:left="-126" w:hanging="735"/>
      </w:pPr>
      <w:bookmarkStart w:id="294" w:name="_Toc393285282"/>
      <w:bookmarkStart w:id="295" w:name="_Toc395083844"/>
      <w:r>
        <w:rPr>
          <w:rFonts w:hint="eastAsia"/>
        </w:rPr>
        <w:t>交易控制</w:t>
      </w:r>
      <w:bookmarkEnd w:id="294"/>
      <w:bookmarkEnd w:id="295"/>
    </w:p>
    <w:p w14:paraId="56914BE1" w14:textId="77777777" w:rsidR="00FA0993" w:rsidRPr="00955081" w:rsidRDefault="00FA0993" w:rsidP="00B84A42">
      <w:pPr>
        <w:pStyle w:val="5"/>
      </w:pPr>
      <w:r>
        <w:rPr>
          <w:rFonts w:hint="eastAsia"/>
        </w:rPr>
        <w:t>交易控制说明：</w:t>
      </w:r>
    </w:p>
    <w:p w14:paraId="1F18D3A7" w14:textId="77777777" w:rsidR="00FA0993" w:rsidRDefault="00D85D3A" w:rsidP="00FA0993">
      <w:pPr>
        <w:ind w:firstLine="420"/>
      </w:pPr>
      <w:r>
        <w:rPr>
          <w:rFonts w:hint="eastAsia"/>
        </w:rPr>
        <w:t>已</w:t>
      </w:r>
      <w:r w:rsidR="00E66353">
        <w:rPr>
          <w:rFonts w:hint="eastAsia"/>
        </w:rPr>
        <w:t>完成</w:t>
      </w:r>
      <w:r>
        <w:rPr>
          <w:rFonts w:hint="eastAsia"/>
        </w:rPr>
        <w:t>索赔登记</w:t>
      </w:r>
      <w:r w:rsidR="00E66353">
        <w:rPr>
          <w:rFonts w:hint="eastAsia"/>
        </w:rPr>
        <w:t>，</w:t>
      </w:r>
      <w:r>
        <w:rPr>
          <w:rFonts w:hint="eastAsia"/>
        </w:rPr>
        <w:t>未闭卷</w:t>
      </w:r>
      <w:r w:rsidR="00E66353">
        <w:rPr>
          <w:rFonts w:hint="eastAsia"/>
        </w:rPr>
        <w:t>、未发生赔付</w:t>
      </w:r>
      <w:r>
        <w:rPr>
          <w:rFonts w:hint="eastAsia"/>
        </w:rPr>
        <w:t>的索赔记录</w:t>
      </w:r>
      <w:r w:rsidRPr="00796845">
        <w:rPr>
          <w:rFonts w:hint="eastAsia"/>
        </w:rPr>
        <w:t>。</w:t>
      </w:r>
    </w:p>
    <w:p w14:paraId="167C6A23" w14:textId="77777777" w:rsidR="00FA0993" w:rsidRDefault="00FA0993" w:rsidP="006E45E9">
      <w:pPr>
        <w:pStyle w:val="4"/>
        <w:ind w:left="0" w:firstLine="0"/>
      </w:pPr>
      <w:bookmarkStart w:id="296" w:name="_Toc393285283"/>
      <w:bookmarkStart w:id="297" w:name="_Toc395083845"/>
      <w:r>
        <w:rPr>
          <w:rFonts w:hint="eastAsia"/>
        </w:rPr>
        <w:t>边界描述</w:t>
      </w:r>
      <w:bookmarkEnd w:id="296"/>
      <w:bookmarkEnd w:id="297"/>
    </w:p>
    <w:p w14:paraId="3E008A98" w14:textId="77777777" w:rsidR="00FA0993" w:rsidRPr="00B00B74" w:rsidRDefault="00D85D3A" w:rsidP="00FA0993">
      <w:r>
        <w:rPr>
          <w:rFonts w:hint="eastAsia"/>
        </w:rPr>
        <w:t>本交易产生的账务信息需要发送到核心系统进行处理。</w:t>
      </w:r>
    </w:p>
    <w:p w14:paraId="35D1C6CE" w14:textId="77777777" w:rsidR="00FA0993" w:rsidRDefault="00FA0993" w:rsidP="006E45E9">
      <w:pPr>
        <w:pStyle w:val="4"/>
      </w:pPr>
      <w:bookmarkStart w:id="298" w:name="_Toc393285284"/>
      <w:bookmarkStart w:id="299" w:name="_Toc395083846"/>
      <w:r>
        <w:rPr>
          <w:rFonts w:hint="eastAsia"/>
        </w:rPr>
        <w:t>输出描述</w:t>
      </w:r>
      <w:bookmarkEnd w:id="298"/>
      <w:bookmarkEnd w:id="299"/>
    </w:p>
    <w:p w14:paraId="4BC4A1A8" w14:textId="77777777" w:rsidR="00FA0993" w:rsidRDefault="00FA0993" w:rsidP="00B84A42">
      <w:pPr>
        <w:pStyle w:val="5"/>
      </w:pPr>
      <w:r>
        <w:rPr>
          <w:rFonts w:hint="eastAsia"/>
        </w:rPr>
        <w:t>面函</w:t>
      </w:r>
    </w:p>
    <w:p w14:paraId="517A752F" w14:textId="77777777" w:rsidR="00FA0993" w:rsidRDefault="00D85D3A" w:rsidP="00FA0993">
      <w:r>
        <w:rPr>
          <w:rFonts w:hint="eastAsia"/>
        </w:rPr>
        <w:t>无</w:t>
      </w:r>
      <w:r w:rsidR="00FA0993">
        <w:rPr>
          <w:rFonts w:hint="eastAsia"/>
        </w:rPr>
        <w:t>。</w:t>
      </w:r>
    </w:p>
    <w:p w14:paraId="61EE6D08" w14:textId="77777777" w:rsidR="00FA0993" w:rsidRDefault="00FA0993" w:rsidP="00B84A42">
      <w:pPr>
        <w:pStyle w:val="5"/>
      </w:pPr>
      <w:r>
        <w:rPr>
          <w:rFonts w:hint="eastAsia"/>
        </w:rPr>
        <w:t>报文</w:t>
      </w:r>
    </w:p>
    <w:p w14:paraId="12D9A766" w14:textId="77777777" w:rsidR="00D85D3A" w:rsidRDefault="00D85D3A" w:rsidP="00D85D3A">
      <w:pPr>
        <w:ind w:firstLine="420"/>
      </w:pPr>
      <w:r>
        <w:rPr>
          <w:rFonts w:hint="eastAsia"/>
        </w:rPr>
        <w:t>SWIFT</w:t>
      </w:r>
      <w:r>
        <w:rPr>
          <w:rFonts w:hint="eastAsia"/>
        </w:rPr>
        <w:t>时：则发送</w:t>
      </w:r>
      <w:r>
        <w:rPr>
          <w:rFonts w:hint="eastAsia"/>
        </w:rPr>
        <w:t>MT799</w:t>
      </w:r>
      <w:r>
        <w:rPr>
          <w:rFonts w:hint="eastAsia"/>
        </w:rPr>
        <w:t>报文。</w:t>
      </w:r>
    </w:p>
    <w:p w14:paraId="42F79F37" w14:textId="77777777" w:rsidR="00D85D3A" w:rsidRDefault="00D85D3A" w:rsidP="00D85D3A">
      <w:pPr>
        <w:ind w:firstLine="420"/>
      </w:pPr>
      <w:r>
        <w:t>S</w:t>
      </w:r>
      <w:r>
        <w:rPr>
          <w:rFonts w:hint="eastAsia"/>
        </w:rPr>
        <w:t>end=</w:t>
      </w:r>
      <w:r>
        <w:rPr>
          <w:rFonts w:hint="eastAsia"/>
        </w:rPr>
        <w:t>默认当前机构</w:t>
      </w:r>
    </w:p>
    <w:p w14:paraId="30A3CC6F" w14:textId="77777777" w:rsidR="00D85D3A" w:rsidRDefault="00D85D3A" w:rsidP="00D85D3A">
      <w:pPr>
        <w:ind w:firstLine="420"/>
      </w:pPr>
      <w:r>
        <w:t>R</w:t>
      </w:r>
      <w:r>
        <w:rPr>
          <w:rFonts w:hint="eastAsia"/>
        </w:rPr>
        <w:t>eceive=</w:t>
      </w:r>
      <w:r>
        <w:rPr>
          <w:rFonts w:hint="eastAsia"/>
        </w:rPr>
        <w:t>发报行</w:t>
      </w:r>
    </w:p>
    <w:p w14:paraId="16E694CB" w14:textId="77777777" w:rsidR="00D85D3A" w:rsidRDefault="00D85D3A" w:rsidP="00D85D3A">
      <w:pPr>
        <w:ind w:firstLine="420"/>
      </w:pPr>
      <w:r>
        <w:rPr>
          <w:rFonts w:hint="eastAsia"/>
        </w:rPr>
        <w:t>20=</w:t>
      </w:r>
      <w:r>
        <w:rPr>
          <w:rFonts w:hint="eastAsia"/>
        </w:rPr>
        <w:t>到单编号</w:t>
      </w:r>
    </w:p>
    <w:p w14:paraId="26E6FAC0" w14:textId="77777777" w:rsidR="00FA0993" w:rsidRDefault="00D85D3A" w:rsidP="00D85D3A">
      <w:pPr>
        <w:ind w:firstLine="420"/>
      </w:pPr>
      <w:r>
        <w:rPr>
          <w:rFonts w:hint="eastAsia"/>
        </w:rPr>
        <w:t>21=</w:t>
      </w:r>
      <w:r>
        <w:rPr>
          <w:rFonts w:hint="eastAsia"/>
        </w:rPr>
        <w:t>到单登记的索偿编号</w:t>
      </w:r>
    </w:p>
    <w:p w14:paraId="062E6AC6" w14:textId="77777777" w:rsidR="00FA0993" w:rsidRPr="00CC0D80" w:rsidRDefault="00FA0993" w:rsidP="006E45E9">
      <w:pPr>
        <w:pStyle w:val="4"/>
      </w:pPr>
      <w:bookmarkStart w:id="300" w:name="_Toc393285285"/>
      <w:bookmarkStart w:id="301" w:name="_Toc395083847"/>
      <w:r>
        <w:rPr>
          <w:rFonts w:hint="eastAsia"/>
        </w:rPr>
        <w:t>保证金和额度</w:t>
      </w:r>
      <w:bookmarkEnd w:id="300"/>
      <w:bookmarkEnd w:id="301"/>
    </w:p>
    <w:p w14:paraId="3DC2EB4C" w14:textId="77777777" w:rsidR="00CE14D9" w:rsidRDefault="003C2EAC" w:rsidP="00CE14D9">
      <w:pPr>
        <w:ind w:firstLine="420"/>
      </w:pPr>
      <w:r w:rsidRPr="003C2EAC">
        <w:rPr>
          <w:rFonts w:hint="eastAsia"/>
        </w:rPr>
        <w:t>如果索赔撤销选否</w:t>
      </w:r>
      <w:r w:rsidR="00CE14D9">
        <w:rPr>
          <w:rFonts w:hint="eastAsia"/>
        </w:rPr>
        <w:t>，</w:t>
      </w:r>
      <w:r w:rsidR="005508C0">
        <w:rPr>
          <w:rFonts w:hint="eastAsia"/>
        </w:rPr>
        <w:t>通知信贷系统恢复敞口风险，</w:t>
      </w:r>
      <w:r w:rsidR="009F3FBD">
        <w:rPr>
          <w:rFonts w:hint="eastAsia"/>
        </w:rPr>
        <w:t>恢复</w:t>
      </w:r>
      <w:r w:rsidR="005508C0">
        <w:rPr>
          <w:rFonts w:hint="eastAsia"/>
        </w:rPr>
        <w:t>额度为索赔金额。</w:t>
      </w:r>
    </w:p>
    <w:p w14:paraId="79C99361" w14:textId="77777777" w:rsidR="00FA0993" w:rsidRDefault="00FA0993" w:rsidP="00FA0993">
      <w:pPr>
        <w:ind w:firstLine="420"/>
      </w:pPr>
      <w:r>
        <w:rPr>
          <w:rFonts w:hint="eastAsia"/>
        </w:rPr>
        <w:t>。</w:t>
      </w:r>
    </w:p>
    <w:p w14:paraId="4527E919" w14:textId="77777777" w:rsidR="00FA0993" w:rsidRPr="00CC0D80" w:rsidRDefault="00FA0993" w:rsidP="006E45E9">
      <w:pPr>
        <w:pStyle w:val="4"/>
      </w:pPr>
      <w:bookmarkStart w:id="302" w:name="_Toc393285286"/>
      <w:bookmarkStart w:id="303" w:name="_Toc395083848"/>
      <w:r>
        <w:rPr>
          <w:rFonts w:hint="eastAsia"/>
        </w:rPr>
        <w:t>手续费</w:t>
      </w:r>
      <w:bookmarkEnd w:id="302"/>
      <w:bookmarkEnd w:id="303"/>
    </w:p>
    <w:p w14:paraId="27263D79" w14:textId="77777777" w:rsidR="00D85D3A" w:rsidRDefault="00D85D3A" w:rsidP="00D85D3A">
      <w:pPr>
        <w:ind w:firstLine="420"/>
      </w:pPr>
      <w:r w:rsidRPr="000F2D9F">
        <w:rPr>
          <w:rFonts w:hint="eastAsia"/>
        </w:rPr>
        <w:t>默认的收费方式：</w:t>
      </w:r>
      <w:r>
        <w:rPr>
          <w:rFonts w:hint="eastAsia"/>
        </w:rPr>
        <w:t>现收、外收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r>
        <w:rPr>
          <w:rFonts w:hint="eastAsia"/>
        </w:rPr>
        <w:t>。</w:t>
      </w:r>
    </w:p>
    <w:p w14:paraId="01111930" w14:textId="77777777" w:rsidR="00FA0993" w:rsidRPr="00971835" w:rsidRDefault="00D85D3A" w:rsidP="00D85D3A">
      <w:pPr>
        <w:ind w:firstLine="420"/>
      </w:pPr>
      <w:r>
        <w:rPr>
          <w:rFonts w:hint="eastAsia"/>
        </w:rPr>
        <w:t>本交易需要将与收到索赔编号相关的后收费用带出来，并在本交易收取。</w:t>
      </w:r>
    </w:p>
    <w:p w14:paraId="07FFEBD5" w14:textId="77777777" w:rsidR="00FA0993" w:rsidRDefault="00FA0993" w:rsidP="006E45E9">
      <w:pPr>
        <w:pStyle w:val="4"/>
      </w:pPr>
      <w:bookmarkStart w:id="304" w:name="_Toc393285287"/>
      <w:bookmarkStart w:id="305" w:name="_Toc395083849"/>
      <w:r>
        <w:rPr>
          <w:rFonts w:hint="eastAsia"/>
        </w:rPr>
        <w:t>会计分录</w:t>
      </w:r>
      <w:bookmarkEnd w:id="304"/>
      <w:bookmarkEnd w:id="305"/>
    </w:p>
    <w:p w14:paraId="0006F000" w14:textId="77777777" w:rsidR="004442BD" w:rsidRPr="004442BD" w:rsidRDefault="004442BD" w:rsidP="004442BD">
      <w:pPr>
        <w:ind w:firstLine="420"/>
        <w:rPr>
          <w:b/>
        </w:rPr>
      </w:pPr>
      <w:r w:rsidRPr="004442BD">
        <w:rPr>
          <w:rFonts w:hint="eastAsia"/>
          <w:b/>
        </w:rPr>
        <w:t>手续费：</w:t>
      </w:r>
    </w:p>
    <w:p w14:paraId="2531CFA9" w14:textId="77777777" w:rsidR="004442BD" w:rsidRDefault="004442BD" w:rsidP="005639B3">
      <w:pPr>
        <w:ind w:leftChars="200" w:left="420" w:firstLine="420"/>
      </w:pPr>
      <w:r>
        <w:rPr>
          <w:rFonts w:hint="eastAsia"/>
        </w:rPr>
        <w:t>借：</w:t>
      </w:r>
      <w:r>
        <w:rPr>
          <w:rFonts w:hint="eastAsia"/>
        </w:rPr>
        <w:t>201101</w:t>
      </w:r>
      <w:r>
        <w:rPr>
          <w:rFonts w:hint="eastAsia"/>
        </w:rPr>
        <w:t>活期存款等科目外币或人民币</w:t>
      </w:r>
    </w:p>
    <w:p w14:paraId="02F84334" w14:textId="77777777" w:rsidR="00D85D3A" w:rsidRDefault="004442BD" w:rsidP="005639B3">
      <w:pPr>
        <w:ind w:leftChars="200" w:left="420" w:firstLine="420"/>
      </w:pPr>
      <w:r>
        <w:rPr>
          <w:rFonts w:hint="eastAsia"/>
        </w:rPr>
        <w:t>贷：</w:t>
      </w:r>
      <w:r>
        <w:rPr>
          <w:rFonts w:hint="eastAsia"/>
        </w:rPr>
        <w:t>60210502</w:t>
      </w:r>
      <w:r>
        <w:rPr>
          <w:rFonts w:hint="eastAsia"/>
        </w:rPr>
        <w:t>保函手续费收入外币或人民币</w:t>
      </w:r>
      <w:r w:rsidR="00D85D3A">
        <w:rPr>
          <w:rFonts w:hint="eastAsia"/>
        </w:rPr>
        <w:t>（后收邮电费）</w:t>
      </w:r>
    </w:p>
    <w:p w14:paraId="0936DF39" w14:textId="77777777" w:rsidR="004442BD" w:rsidRDefault="004442BD" w:rsidP="00D85D3A">
      <w:pPr>
        <w:rPr>
          <w:b/>
        </w:rPr>
      </w:pPr>
      <w:r w:rsidRPr="004442BD">
        <w:rPr>
          <w:rFonts w:hint="eastAsia"/>
          <w:b/>
        </w:rPr>
        <w:t>表外：</w:t>
      </w:r>
    </w:p>
    <w:p w14:paraId="191E47D2" w14:textId="77777777" w:rsidR="00E66353" w:rsidRPr="00CE14D9" w:rsidRDefault="003C2EAC" w:rsidP="00D85D3A">
      <w:r w:rsidRPr="003C2EAC">
        <w:tab/>
      </w:r>
      <w:r w:rsidRPr="003C2EAC">
        <w:rPr>
          <w:rFonts w:hint="eastAsia"/>
        </w:rPr>
        <w:t>如果索赔撤销选否，销保函开立表外。</w:t>
      </w:r>
    </w:p>
    <w:p w14:paraId="39B5F54C" w14:textId="77777777" w:rsidR="00FA0993" w:rsidRDefault="004442BD" w:rsidP="005639B3">
      <w:pPr>
        <w:ind w:leftChars="200" w:left="420" w:firstLine="420"/>
      </w:pPr>
      <w:r w:rsidRPr="004442BD">
        <w:rPr>
          <w:rFonts w:hint="eastAsia"/>
        </w:rPr>
        <w:t>付：</w:t>
      </w:r>
      <w:r w:rsidRPr="004442BD">
        <w:rPr>
          <w:rFonts w:hint="eastAsia"/>
        </w:rPr>
        <w:t>818</w:t>
      </w:r>
      <w:r w:rsidRPr="004442BD">
        <w:rPr>
          <w:rFonts w:hint="eastAsia"/>
        </w:rPr>
        <w:t>开出保函外币</w:t>
      </w:r>
      <w:r w:rsidR="00D85D3A">
        <w:rPr>
          <w:rFonts w:hint="eastAsia"/>
        </w:rPr>
        <w:t>（索赔余额）</w:t>
      </w:r>
    </w:p>
    <w:p w14:paraId="1490256D" w14:textId="77777777" w:rsidR="008E125B" w:rsidRDefault="008E125B" w:rsidP="006E45E9">
      <w:pPr>
        <w:pStyle w:val="4"/>
      </w:pPr>
      <w:bookmarkStart w:id="306" w:name="_Toc393285288"/>
      <w:bookmarkStart w:id="307" w:name="_Toc395083850"/>
      <w:r>
        <w:rPr>
          <w:rFonts w:hint="eastAsia"/>
        </w:rPr>
        <w:t>其他</w:t>
      </w:r>
      <w:bookmarkEnd w:id="306"/>
      <w:bookmarkEnd w:id="307"/>
    </w:p>
    <w:p w14:paraId="78F87EA4" w14:textId="77777777" w:rsidR="004D7EC0" w:rsidRDefault="00DA7D26" w:rsidP="00FD4CE9">
      <w:r>
        <w:rPr>
          <w:rFonts w:hint="eastAsia"/>
        </w:rPr>
        <w:t>索赔撤销选是，需要恢复</w:t>
      </w:r>
      <w:r w:rsidR="00487A08">
        <w:rPr>
          <w:rFonts w:hint="eastAsia"/>
        </w:rPr>
        <w:t>保函余额。当前保函余额</w:t>
      </w:r>
      <w:r w:rsidR="00487A08">
        <w:rPr>
          <w:rFonts w:hint="eastAsia"/>
        </w:rPr>
        <w:t xml:space="preserve"> + </w:t>
      </w:r>
      <w:r w:rsidR="00487A08">
        <w:rPr>
          <w:rFonts w:hint="eastAsia"/>
        </w:rPr>
        <w:t>本次索赔金额。</w:t>
      </w:r>
    </w:p>
    <w:p w14:paraId="701F54AF" w14:textId="77777777" w:rsidR="002649B7" w:rsidRDefault="002649B7" w:rsidP="00FD4CE9"/>
    <w:p w14:paraId="7D00A832" w14:textId="77777777" w:rsidR="00F5533B" w:rsidRDefault="00F5533B" w:rsidP="00A14659">
      <w:pPr>
        <w:pStyle w:val="1"/>
      </w:pPr>
      <w:bookmarkStart w:id="308" w:name="_Toc383158473"/>
      <w:bookmarkStart w:id="309" w:name="_Toc415598211"/>
      <w:r>
        <w:rPr>
          <w:rFonts w:hint="eastAsia"/>
        </w:rPr>
        <w:t>出口保函</w:t>
      </w:r>
      <w:bookmarkEnd w:id="308"/>
      <w:bookmarkEnd w:id="309"/>
    </w:p>
    <w:p w14:paraId="1D41724A" w14:textId="77777777" w:rsidR="00F5533B" w:rsidRDefault="000B6D51" w:rsidP="00A14659">
      <w:pPr>
        <w:pStyle w:val="2"/>
      </w:pPr>
      <w:bookmarkStart w:id="310" w:name="_Toc415598212"/>
      <w:r>
        <w:rPr>
          <w:rFonts w:hint="eastAsia"/>
        </w:rPr>
        <w:t>业务</w:t>
      </w:r>
      <w:r w:rsidR="00F5533B">
        <w:rPr>
          <w:rFonts w:hint="eastAsia"/>
        </w:rPr>
        <w:t>流程</w:t>
      </w:r>
      <w:bookmarkEnd w:id="310"/>
    </w:p>
    <w:p w14:paraId="72CA388D" w14:textId="77777777" w:rsidR="003C2EAC" w:rsidRDefault="00A908CC" w:rsidP="00A14659">
      <w:pPr>
        <w:pStyle w:val="3"/>
        <w:ind w:left="930"/>
      </w:pPr>
      <w:bookmarkStart w:id="311" w:name="_Toc415598213"/>
      <w:r>
        <w:rPr>
          <w:rFonts w:hint="eastAsia"/>
        </w:rPr>
        <w:t>业务流程图</w:t>
      </w:r>
      <w:bookmarkEnd w:id="311"/>
    </w:p>
    <w:p w14:paraId="52E877DA" w14:textId="77777777" w:rsidR="00FA2424" w:rsidRDefault="00FA2424" w:rsidP="00F5533B"/>
    <w:p w14:paraId="3B4ABF23" w14:textId="77777777" w:rsidR="00F5533B" w:rsidRDefault="00FA2424" w:rsidP="00F5533B">
      <w:r>
        <w:object w:dxaOrig="10856" w:dyaOrig="5754" w14:anchorId="46E55BCF">
          <v:shape id="_x0000_i1027" type="#_x0000_t75" style="width:415.5pt;height:219.75pt" o:ole="">
            <v:imagedata r:id="rId35" o:title=""/>
          </v:shape>
          <o:OLEObject Type="Embed" ProgID="Visio.Drawing.11" ShapeID="_x0000_i1027" DrawAspect="Content" ObjectID="_1650647072" r:id="rId36"/>
        </w:object>
      </w:r>
    </w:p>
    <w:p w14:paraId="3D936C7E" w14:textId="77777777" w:rsidR="00F5533B" w:rsidRDefault="00F5533B" w:rsidP="00A14659">
      <w:pPr>
        <w:pStyle w:val="3"/>
        <w:ind w:left="930"/>
      </w:pPr>
      <w:bookmarkStart w:id="312" w:name="_Toc393285291"/>
      <w:bookmarkStart w:id="313" w:name="_Toc395083853"/>
      <w:bookmarkStart w:id="314" w:name="_Toc415598214"/>
      <w:r>
        <w:rPr>
          <w:rFonts w:hint="eastAsia"/>
        </w:rPr>
        <w:t>业务流程图说明</w:t>
      </w:r>
      <w:bookmarkEnd w:id="312"/>
      <w:bookmarkEnd w:id="313"/>
      <w:bookmarkEnd w:id="314"/>
    </w:p>
    <w:p w14:paraId="5BB60240" w14:textId="77777777" w:rsidR="00F5533B" w:rsidRPr="00855353" w:rsidRDefault="00F5533B" w:rsidP="00B84A42">
      <w:pPr>
        <w:pStyle w:val="a3"/>
        <w:numPr>
          <w:ilvl w:val="0"/>
          <w:numId w:val="54"/>
        </w:numPr>
        <w:ind w:firstLineChars="0"/>
        <w:rPr>
          <w:rFonts w:hAnsi="宋体"/>
          <w:szCs w:val="21"/>
        </w:rPr>
      </w:pPr>
      <w:r w:rsidRPr="009F6333">
        <w:rPr>
          <w:rFonts w:hint="eastAsia"/>
        </w:rPr>
        <w:t>银行行收到国外银行开来的保函，核实其表面真实性后，将其按担保人的要求通知受益人。</w:t>
      </w:r>
    </w:p>
    <w:p w14:paraId="70814157" w14:textId="77777777" w:rsidR="00F5533B" w:rsidRPr="00855353" w:rsidRDefault="00F5533B" w:rsidP="00B84A42">
      <w:pPr>
        <w:pStyle w:val="a3"/>
        <w:numPr>
          <w:ilvl w:val="0"/>
          <w:numId w:val="54"/>
        </w:numPr>
        <w:ind w:firstLineChars="0"/>
        <w:rPr>
          <w:rFonts w:hAnsi="宋体"/>
          <w:szCs w:val="21"/>
        </w:rPr>
      </w:pPr>
      <w:r w:rsidRPr="009F6333">
        <w:rPr>
          <w:rFonts w:hint="eastAsia"/>
        </w:rPr>
        <w:t>根据被担保人和受益人的需要修改保函条款，如延长保函效期等。</w:t>
      </w:r>
    </w:p>
    <w:p w14:paraId="29B49C9F" w14:textId="77777777" w:rsidR="00F5533B" w:rsidRPr="00855353" w:rsidRDefault="00F5533B" w:rsidP="00B84A42">
      <w:pPr>
        <w:pStyle w:val="a3"/>
        <w:numPr>
          <w:ilvl w:val="0"/>
          <w:numId w:val="54"/>
        </w:numPr>
        <w:ind w:firstLineChars="0"/>
        <w:rPr>
          <w:rFonts w:hAnsi="宋体"/>
          <w:szCs w:val="21"/>
        </w:rPr>
      </w:pPr>
      <w:r>
        <w:rPr>
          <w:rFonts w:hint="eastAsia"/>
        </w:rPr>
        <w:t>由收到保函的银行回复一封</w:t>
      </w:r>
      <w:r>
        <w:rPr>
          <w:rFonts w:hint="eastAsia"/>
        </w:rPr>
        <w:t>MT768</w:t>
      </w:r>
      <w:r>
        <w:rPr>
          <w:rFonts w:hint="eastAsia"/>
        </w:rPr>
        <w:t>给开立保函的银行，或者被要求开立保函的银行确认修改，并收取相关费用。</w:t>
      </w:r>
    </w:p>
    <w:p w14:paraId="10E9368A" w14:textId="77777777" w:rsidR="00F5533B" w:rsidRPr="00855353" w:rsidRDefault="00F5533B" w:rsidP="00B84A42">
      <w:pPr>
        <w:pStyle w:val="a3"/>
        <w:numPr>
          <w:ilvl w:val="0"/>
          <w:numId w:val="54"/>
        </w:numPr>
        <w:ind w:firstLineChars="0"/>
        <w:rPr>
          <w:rFonts w:hAnsi="宋体"/>
          <w:szCs w:val="21"/>
        </w:rPr>
      </w:pPr>
      <w:r>
        <w:rPr>
          <w:rFonts w:hint="eastAsia"/>
        </w:rPr>
        <w:t>收到保函开立银行的报文通知或其他方式确认的保函的生效日、失效日的确认。</w:t>
      </w:r>
    </w:p>
    <w:p w14:paraId="5DDDF724" w14:textId="77777777" w:rsidR="00F5533B" w:rsidRPr="00855353" w:rsidRDefault="00F5533B" w:rsidP="00B84A42">
      <w:pPr>
        <w:pStyle w:val="a3"/>
        <w:numPr>
          <w:ilvl w:val="0"/>
          <w:numId w:val="54"/>
        </w:numPr>
        <w:ind w:firstLineChars="0"/>
        <w:rPr>
          <w:rFonts w:hAnsi="宋体"/>
          <w:szCs w:val="21"/>
        </w:rPr>
      </w:pPr>
      <w:r>
        <w:rPr>
          <w:rFonts w:hint="eastAsia"/>
        </w:rPr>
        <w:t>收到保函开立银行的报文通知或其他方式的通知，通知我行解除保函担保责任的金额。</w:t>
      </w:r>
    </w:p>
    <w:p w14:paraId="275F03F6" w14:textId="77777777" w:rsidR="00F5533B" w:rsidRPr="00855353" w:rsidRDefault="00F5533B" w:rsidP="00B84A42">
      <w:pPr>
        <w:pStyle w:val="a3"/>
        <w:numPr>
          <w:ilvl w:val="0"/>
          <w:numId w:val="54"/>
        </w:numPr>
        <w:ind w:firstLineChars="0"/>
        <w:rPr>
          <w:rFonts w:hAnsi="宋体"/>
          <w:szCs w:val="21"/>
        </w:rPr>
      </w:pPr>
      <w:r>
        <w:rPr>
          <w:rFonts w:hint="eastAsia"/>
        </w:rPr>
        <w:t>在收到收到国外发来的通知保函需要注销，或</w:t>
      </w:r>
      <w:r w:rsidR="00DD66CD">
        <w:rPr>
          <w:rFonts w:hint="eastAsia"/>
        </w:rPr>
        <w:t>保函到期</w:t>
      </w:r>
      <w:r>
        <w:rPr>
          <w:rFonts w:hint="eastAsia"/>
        </w:rPr>
        <w:t>的情况下做注销处理。</w:t>
      </w:r>
    </w:p>
    <w:p w14:paraId="0327ACB8" w14:textId="77777777" w:rsidR="00F5533B" w:rsidRPr="00855353" w:rsidRDefault="00F5533B" w:rsidP="00B84A42">
      <w:pPr>
        <w:pStyle w:val="a3"/>
        <w:numPr>
          <w:ilvl w:val="0"/>
          <w:numId w:val="54"/>
        </w:numPr>
        <w:ind w:firstLineChars="0"/>
        <w:rPr>
          <w:rFonts w:hAnsi="宋体"/>
          <w:szCs w:val="21"/>
        </w:rPr>
      </w:pPr>
      <w:r>
        <w:rPr>
          <w:rFonts w:hint="eastAsia"/>
        </w:rPr>
        <w:t>在收到保函开立银行的撤销通知后，受益人接受申请人提出撤销保函申请时（或申请人接受受益人提出撤销保函申请时），作撤销确认处理，正式撤销开出的保函</w:t>
      </w:r>
      <w:r w:rsidRPr="00FE0430">
        <w:rPr>
          <w:rFonts w:hint="eastAsia"/>
        </w:rPr>
        <w:t>。</w:t>
      </w:r>
    </w:p>
    <w:p w14:paraId="2419B2BD" w14:textId="77777777" w:rsidR="00F5533B" w:rsidRPr="00855353" w:rsidRDefault="00F5533B" w:rsidP="00B84A42">
      <w:pPr>
        <w:pStyle w:val="a3"/>
        <w:numPr>
          <w:ilvl w:val="0"/>
          <w:numId w:val="54"/>
        </w:numPr>
        <w:ind w:firstLineChars="0"/>
        <w:rPr>
          <w:rFonts w:hAnsi="宋体"/>
          <w:szCs w:val="21"/>
        </w:rPr>
      </w:pPr>
      <w:r>
        <w:rPr>
          <w:rFonts w:hint="eastAsia"/>
        </w:rPr>
        <w:t>对外索赔时的登记，产生索赔报文或信函。一个保函项下可以分多次登记，保函索赔金额随逐次登记递减。</w:t>
      </w:r>
    </w:p>
    <w:p w14:paraId="08EAB05E" w14:textId="77777777" w:rsidR="00F5533B" w:rsidRPr="00855353" w:rsidRDefault="00F5533B" w:rsidP="00B84A42">
      <w:pPr>
        <w:pStyle w:val="a3"/>
        <w:numPr>
          <w:ilvl w:val="0"/>
          <w:numId w:val="54"/>
        </w:numPr>
        <w:ind w:firstLineChars="0"/>
        <w:rPr>
          <w:rFonts w:hAnsi="宋体"/>
          <w:szCs w:val="21"/>
        </w:rPr>
      </w:pPr>
      <w:r>
        <w:rPr>
          <w:rFonts w:hint="eastAsia"/>
        </w:rPr>
        <w:t>对外索赔之后，对方拒绝赔付作闭卷处理。</w:t>
      </w:r>
    </w:p>
    <w:p w14:paraId="2E7CB701" w14:textId="77777777" w:rsidR="00F5533B" w:rsidRPr="00855353" w:rsidRDefault="00F5533B" w:rsidP="00B84A42">
      <w:pPr>
        <w:pStyle w:val="a3"/>
        <w:numPr>
          <w:ilvl w:val="0"/>
          <w:numId w:val="54"/>
        </w:numPr>
        <w:ind w:firstLineChars="0"/>
        <w:rPr>
          <w:rFonts w:hAnsi="宋体"/>
          <w:szCs w:val="21"/>
        </w:rPr>
      </w:pPr>
      <w:r w:rsidRPr="00B84A42">
        <w:rPr>
          <w:rFonts w:hint="eastAsia"/>
          <w:color w:val="333333"/>
        </w:rPr>
        <w:t>在保函效期内一旦发生受益人索赔的情况，及时通知申请人，经担保行审核索赔单据并确认与保函索赔条款的要求相符后即履行付款责任。</w:t>
      </w:r>
    </w:p>
    <w:p w14:paraId="01856554" w14:textId="77777777" w:rsidR="00F5533B" w:rsidRPr="00B84A42" w:rsidRDefault="00F5533B" w:rsidP="00B84A42">
      <w:pPr>
        <w:pStyle w:val="a3"/>
        <w:numPr>
          <w:ilvl w:val="0"/>
          <w:numId w:val="54"/>
        </w:numPr>
        <w:ind w:firstLineChars="0"/>
        <w:rPr>
          <w:rFonts w:hAnsi="宋体"/>
          <w:szCs w:val="21"/>
        </w:rPr>
      </w:pPr>
      <w:r>
        <w:rPr>
          <w:rFonts w:hint="eastAsia"/>
        </w:rPr>
        <w:t>保函收汇后，操作处理方式选择暂挂处理方式，来处理保函收汇暂挂的后续交易。</w:t>
      </w:r>
    </w:p>
    <w:p w14:paraId="758CF153" w14:textId="77777777" w:rsidR="00A134FB" w:rsidRDefault="00A134FB" w:rsidP="00A134FB">
      <w:pPr>
        <w:rPr>
          <w:rFonts w:hAnsi="宋体"/>
          <w:szCs w:val="21"/>
        </w:rPr>
      </w:pPr>
    </w:p>
    <w:p w14:paraId="3B12E4A1" w14:textId="77777777" w:rsidR="00A134FB" w:rsidRPr="00A14659" w:rsidRDefault="00A134FB" w:rsidP="00A134FB">
      <w:pPr>
        <w:pStyle w:val="2"/>
      </w:pPr>
      <w:bookmarkStart w:id="315" w:name="_Toc415598215"/>
      <w:r>
        <w:rPr>
          <w:rFonts w:hint="eastAsia"/>
        </w:rPr>
        <w:t>业务模块</w:t>
      </w:r>
      <w:bookmarkEnd w:id="315"/>
    </w:p>
    <w:p w14:paraId="5ED9D405" w14:textId="77777777" w:rsidR="00A134FB" w:rsidRPr="00B84A42" w:rsidRDefault="00A134FB" w:rsidP="00A134FB">
      <w:pPr>
        <w:rPr>
          <w:rFonts w:hAnsi="宋体"/>
          <w:szCs w:val="21"/>
        </w:rPr>
      </w:pPr>
    </w:p>
    <w:p w14:paraId="65A7B45B" w14:textId="77777777" w:rsidR="00F5533B" w:rsidRDefault="00F5533B" w:rsidP="00B84A42">
      <w:pPr>
        <w:pStyle w:val="3"/>
      </w:pPr>
      <w:bookmarkStart w:id="316" w:name="_Toc415598216"/>
      <w:r>
        <w:rPr>
          <w:rFonts w:hint="eastAsia"/>
        </w:rPr>
        <w:t>保函通知</w:t>
      </w:r>
      <w:bookmarkEnd w:id="316"/>
    </w:p>
    <w:p w14:paraId="6DBF0084" w14:textId="77777777" w:rsidR="00F5533B" w:rsidRDefault="00F5533B" w:rsidP="006E45E9">
      <w:pPr>
        <w:pStyle w:val="4"/>
        <w:ind w:hanging="735"/>
      </w:pPr>
      <w:bookmarkStart w:id="317" w:name="_Toc393285293"/>
      <w:bookmarkStart w:id="318" w:name="_Toc395083855"/>
      <w:r>
        <w:rPr>
          <w:rFonts w:hint="eastAsia"/>
        </w:rPr>
        <w:t>交易描述</w:t>
      </w:r>
      <w:bookmarkEnd w:id="317"/>
      <w:bookmarkEnd w:id="318"/>
    </w:p>
    <w:p w14:paraId="5383B2A6" w14:textId="77777777" w:rsidR="00F5533B" w:rsidRPr="009F6333" w:rsidRDefault="00F5533B" w:rsidP="00F5533B">
      <w:pPr>
        <w:ind w:firstLine="420"/>
      </w:pPr>
      <w:r>
        <w:rPr>
          <w:rFonts w:hint="eastAsia"/>
        </w:rPr>
        <w:t>保函通知是指</w:t>
      </w:r>
      <w:r w:rsidRPr="009F6333">
        <w:rPr>
          <w:rFonts w:hint="eastAsia"/>
        </w:rPr>
        <w:t>银行行收到国外银行开来的保函，核实其表面真实性后，将其按担保人的要求通知受益人。</w:t>
      </w:r>
    </w:p>
    <w:p w14:paraId="7E697D51" w14:textId="77777777" w:rsidR="00F5533B" w:rsidRPr="00B939D0" w:rsidRDefault="00F5533B" w:rsidP="00F5533B">
      <w:pPr>
        <w:ind w:firstLine="420"/>
      </w:pPr>
      <w:r>
        <w:rPr>
          <w:rFonts w:hint="eastAsia"/>
        </w:rPr>
        <w:t>在此交易中登记开给我行的保函内容并由我行通知给受益人或由我行转往保函指定的通知行</w:t>
      </w:r>
      <w:r>
        <w:rPr>
          <w:rFonts w:hint="eastAsia"/>
        </w:rPr>
        <w:t>(Advise)</w:t>
      </w:r>
      <w:r>
        <w:rPr>
          <w:rFonts w:hint="eastAsia"/>
        </w:rPr>
        <w:t>，另外他行委托我行转开的保函需在此交易中登记保函的主要内容</w:t>
      </w:r>
      <w:r>
        <w:rPr>
          <w:rFonts w:hint="eastAsia"/>
        </w:rPr>
        <w:t>(</w:t>
      </w:r>
      <w:r>
        <w:rPr>
          <w:rFonts w:hint="eastAsia"/>
        </w:rPr>
        <w:t>他行委托我行转开保函只限于反担保保函需要登记保函通知内容</w:t>
      </w:r>
      <w:r>
        <w:rPr>
          <w:rFonts w:hint="eastAsia"/>
        </w:rPr>
        <w:t>)</w:t>
      </w:r>
      <w:r>
        <w:rPr>
          <w:rFonts w:hint="eastAsia"/>
        </w:rPr>
        <w:t>。</w:t>
      </w:r>
    </w:p>
    <w:p w14:paraId="2FF985A9" w14:textId="77777777" w:rsidR="00F5533B" w:rsidRDefault="00F5533B" w:rsidP="006E45E9">
      <w:pPr>
        <w:pStyle w:val="4"/>
        <w:ind w:firstLine="0"/>
      </w:pPr>
      <w:bookmarkStart w:id="319" w:name="_Toc393285294"/>
      <w:bookmarkStart w:id="320" w:name="_Toc395083856"/>
      <w:r>
        <w:rPr>
          <w:rFonts w:hint="eastAsia"/>
        </w:rPr>
        <w:t>柜员操作</w:t>
      </w:r>
      <w:bookmarkEnd w:id="319"/>
      <w:bookmarkEnd w:id="320"/>
    </w:p>
    <w:p w14:paraId="12897A57" w14:textId="77777777" w:rsidR="00F5533B" w:rsidRDefault="00F5533B" w:rsidP="00F5533B">
      <w:pPr>
        <w:ind w:firstLine="420"/>
      </w:pPr>
      <w:r>
        <w:rPr>
          <w:rFonts w:hint="eastAsia"/>
        </w:rPr>
        <w:t>本交易由具有保函通知经办权限的柜员操作。</w:t>
      </w:r>
    </w:p>
    <w:p w14:paraId="3F271C32" w14:textId="77777777" w:rsidR="00F5533B" w:rsidRDefault="00F5533B" w:rsidP="00F5533B">
      <w:pPr>
        <w:ind w:firstLine="420"/>
      </w:pPr>
      <w:r>
        <w:rPr>
          <w:rFonts w:hint="eastAsia"/>
        </w:rPr>
        <w:t>系统需支持本交易能多级授权。</w:t>
      </w:r>
    </w:p>
    <w:p w14:paraId="5A7173AB" w14:textId="77777777" w:rsidR="00F5533B" w:rsidRDefault="00F5533B" w:rsidP="00F5533B">
      <w:pPr>
        <w:ind w:firstLine="420"/>
      </w:pPr>
      <w:r>
        <w:rPr>
          <w:rFonts w:hint="eastAsia"/>
        </w:rPr>
        <w:t>该交易需要支持手工经办和报文发起。</w:t>
      </w:r>
    </w:p>
    <w:p w14:paraId="4D6F483A" w14:textId="77777777" w:rsidR="00F5533B" w:rsidRDefault="00F5533B" w:rsidP="006E45E9">
      <w:pPr>
        <w:pStyle w:val="4"/>
      </w:pPr>
      <w:bookmarkStart w:id="321" w:name="_Toc393285295"/>
      <w:bookmarkStart w:id="322" w:name="_Toc395083857"/>
      <w:r>
        <w:rPr>
          <w:rFonts w:hint="eastAsia"/>
        </w:rPr>
        <w:t>界面布局与菜单按钮</w:t>
      </w:r>
      <w:bookmarkEnd w:id="321"/>
      <w:bookmarkEnd w:id="322"/>
    </w:p>
    <w:p w14:paraId="4132C27F" w14:textId="77777777" w:rsidR="00F5533B" w:rsidRDefault="00F5533B" w:rsidP="00F5533B">
      <w:pPr>
        <w:spacing w:line="240" w:lineRule="atLeast"/>
        <w:ind w:firstLine="420"/>
      </w:pPr>
      <w:r>
        <w:rPr>
          <w:rFonts w:hint="eastAsia"/>
        </w:rPr>
        <w:t>同一页面布局原则，从上至下：</w:t>
      </w:r>
    </w:p>
    <w:p w14:paraId="535C4B6A" w14:textId="77777777" w:rsidR="00F5533B" w:rsidRDefault="00F5533B" w:rsidP="00F5533B">
      <w:pPr>
        <w:spacing w:line="240" w:lineRule="atLeast"/>
        <w:ind w:firstLine="420"/>
      </w:pPr>
      <w:r>
        <w:rPr>
          <w:rFonts w:hint="eastAsia"/>
        </w:rPr>
        <w:t>第一区域：基本信息；</w:t>
      </w:r>
    </w:p>
    <w:p w14:paraId="16C61413" w14:textId="77777777" w:rsidR="00F5533B" w:rsidRDefault="00F5533B" w:rsidP="00F5533B">
      <w:pPr>
        <w:spacing w:line="240" w:lineRule="atLeast"/>
        <w:ind w:firstLine="420"/>
      </w:pPr>
      <w:r>
        <w:rPr>
          <w:rFonts w:hint="eastAsia"/>
        </w:rPr>
        <w:t>第二区域：费用管理；</w:t>
      </w:r>
    </w:p>
    <w:p w14:paraId="47FCEC54" w14:textId="77777777" w:rsidR="00F5533B" w:rsidRDefault="00F5533B" w:rsidP="00F5533B">
      <w:pPr>
        <w:spacing w:line="240" w:lineRule="atLeast"/>
        <w:ind w:firstLine="420"/>
      </w:pPr>
      <w:r>
        <w:rPr>
          <w:rFonts w:hint="eastAsia"/>
        </w:rPr>
        <w:t>第三区域：按钮；</w:t>
      </w:r>
    </w:p>
    <w:p w14:paraId="4D031AAC" w14:textId="77777777" w:rsidR="00F5533B" w:rsidRPr="008D7491" w:rsidRDefault="00F5533B" w:rsidP="00F5533B">
      <w:pPr>
        <w:spacing w:line="240" w:lineRule="atLeast"/>
        <w:ind w:firstLine="420"/>
      </w:pPr>
      <w:r>
        <w:rPr>
          <w:rFonts w:hint="eastAsia"/>
        </w:rPr>
        <w:t>第四区域：报文。</w:t>
      </w:r>
    </w:p>
    <w:p w14:paraId="0B230F41" w14:textId="77777777" w:rsidR="00F5533B" w:rsidRDefault="00F5533B" w:rsidP="00B84A42">
      <w:pPr>
        <w:pStyle w:val="5"/>
      </w:pPr>
      <w:r>
        <w:rPr>
          <w:rFonts w:hint="eastAsia"/>
        </w:rPr>
        <w:t>基本信息、费用管理和按钮</w:t>
      </w:r>
    </w:p>
    <w:p w14:paraId="5B0CF120" w14:textId="77777777" w:rsidR="00F5533B" w:rsidRDefault="00F5533B" w:rsidP="009F58F1">
      <w:pPr>
        <w:ind w:leftChars="-675" w:hangingChars="675" w:hanging="1418"/>
      </w:pPr>
      <w:r>
        <w:rPr>
          <w:noProof/>
        </w:rPr>
        <w:drawing>
          <wp:inline distT="0" distB="0" distL="0" distR="0" wp14:anchorId="67FFFF92" wp14:editId="62FC690A">
            <wp:extent cx="6856202" cy="5116976"/>
            <wp:effectExtent l="19050" t="0" r="1798" b="0"/>
            <wp:docPr id="18" name="图片 1" descr="保函通知.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通知.bmp"/>
                    <pic:cNvPicPr/>
                  </pic:nvPicPr>
                  <pic:blipFill>
                    <a:blip r:embed="rId37"/>
                    <a:stretch>
                      <a:fillRect/>
                    </a:stretch>
                  </pic:blipFill>
                  <pic:spPr>
                    <a:xfrm>
                      <a:off x="0" y="0"/>
                      <a:ext cx="6860943" cy="5120514"/>
                    </a:xfrm>
                    <a:prstGeom prst="rect">
                      <a:avLst/>
                    </a:prstGeom>
                  </pic:spPr>
                </pic:pic>
              </a:graphicData>
            </a:graphic>
          </wp:inline>
        </w:drawing>
      </w:r>
    </w:p>
    <w:p w14:paraId="1A8B4187" w14:textId="77777777" w:rsidR="00F5533B" w:rsidRDefault="00F5533B" w:rsidP="00F5533B">
      <w:pPr>
        <w:ind w:firstLineChars="202" w:firstLine="424"/>
      </w:pPr>
      <w:r>
        <w:rPr>
          <w:rFonts w:hint="eastAsia"/>
        </w:rPr>
        <w:t>备注：</w:t>
      </w:r>
    </w:p>
    <w:p w14:paraId="6B5D96E8" w14:textId="77777777" w:rsidR="00F5533B" w:rsidRPr="00051CC3" w:rsidRDefault="00F5533B" w:rsidP="00F5533B">
      <w:pPr>
        <w:ind w:firstLine="420"/>
      </w:pPr>
      <w:r>
        <w:rPr>
          <w:rFonts w:hint="eastAsia"/>
        </w:rPr>
        <w:t>按钮从左至右：提交、保存、打印查看、查询、附加功能、取消、返回。</w:t>
      </w:r>
    </w:p>
    <w:p w14:paraId="00732B56" w14:textId="77777777" w:rsidR="00F5533B" w:rsidRDefault="00F5533B" w:rsidP="00B84A42">
      <w:pPr>
        <w:pStyle w:val="5"/>
      </w:pPr>
      <w:r>
        <w:rPr>
          <w:rFonts w:hint="eastAsia"/>
        </w:rPr>
        <w:t>报文</w:t>
      </w:r>
    </w:p>
    <w:p w14:paraId="5D5228D4" w14:textId="77777777" w:rsidR="00F5533B" w:rsidRPr="000F7C9A" w:rsidRDefault="00F5533B" w:rsidP="009F58F1">
      <w:pPr>
        <w:ind w:leftChars="-675" w:hangingChars="675" w:hanging="1418"/>
      </w:pPr>
      <w:r>
        <w:rPr>
          <w:noProof/>
        </w:rPr>
        <w:drawing>
          <wp:inline distT="0" distB="0" distL="0" distR="0" wp14:anchorId="08569F25" wp14:editId="7E24013D">
            <wp:extent cx="6968346" cy="4021942"/>
            <wp:effectExtent l="19050" t="0" r="3954" b="0"/>
            <wp:docPr id="34" name="图片 2" descr="保函通知_电文.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通知_电文.bmp"/>
                    <pic:cNvPicPr/>
                  </pic:nvPicPr>
                  <pic:blipFill>
                    <a:blip r:embed="rId38"/>
                    <a:stretch>
                      <a:fillRect/>
                    </a:stretch>
                  </pic:blipFill>
                  <pic:spPr>
                    <a:xfrm>
                      <a:off x="0" y="0"/>
                      <a:ext cx="6967398" cy="4021395"/>
                    </a:xfrm>
                    <a:prstGeom prst="rect">
                      <a:avLst/>
                    </a:prstGeom>
                  </pic:spPr>
                </pic:pic>
              </a:graphicData>
            </a:graphic>
          </wp:inline>
        </w:drawing>
      </w:r>
    </w:p>
    <w:p w14:paraId="33F53BC3" w14:textId="77777777" w:rsidR="00F5533B" w:rsidRDefault="00F5533B" w:rsidP="009F58F1">
      <w:pPr>
        <w:pStyle w:val="4"/>
        <w:ind w:left="0"/>
      </w:pPr>
      <w:bookmarkStart w:id="323" w:name="_Toc393285296"/>
      <w:bookmarkStart w:id="324" w:name="_Toc395083858"/>
      <w:r>
        <w:rPr>
          <w:rFonts w:hint="eastAsia"/>
        </w:rPr>
        <w:t>输入描述</w:t>
      </w:r>
      <w:bookmarkEnd w:id="323"/>
      <w:bookmarkEnd w:id="324"/>
    </w:p>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2269"/>
        <w:gridCol w:w="2126"/>
        <w:gridCol w:w="993"/>
        <w:gridCol w:w="850"/>
        <w:gridCol w:w="1134"/>
        <w:gridCol w:w="2693"/>
      </w:tblGrid>
      <w:tr w:rsidR="00F5533B" w14:paraId="64C0C6FB" w14:textId="77777777" w:rsidTr="00C21C5B">
        <w:tc>
          <w:tcPr>
            <w:tcW w:w="850" w:type="dxa"/>
          </w:tcPr>
          <w:p w14:paraId="6202789C" w14:textId="77777777" w:rsidR="00F5533B" w:rsidRPr="00446D93" w:rsidRDefault="00F5533B" w:rsidP="00C21C5B">
            <w:pPr>
              <w:jc w:val="center"/>
              <w:rPr>
                <w:b/>
              </w:rPr>
            </w:pPr>
            <w:r>
              <w:rPr>
                <w:rFonts w:hint="eastAsia"/>
                <w:b/>
              </w:rPr>
              <w:t>序号</w:t>
            </w:r>
          </w:p>
        </w:tc>
        <w:tc>
          <w:tcPr>
            <w:tcW w:w="2269" w:type="dxa"/>
            <w:shd w:val="clear" w:color="auto" w:fill="auto"/>
          </w:tcPr>
          <w:p w14:paraId="13D9F189" w14:textId="77777777" w:rsidR="00F5533B" w:rsidRPr="00446D93" w:rsidRDefault="00F5533B" w:rsidP="00C21C5B">
            <w:pPr>
              <w:jc w:val="center"/>
              <w:rPr>
                <w:b/>
              </w:rPr>
            </w:pPr>
            <w:r w:rsidRPr="00446D93">
              <w:rPr>
                <w:rFonts w:hint="eastAsia"/>
                <w:b/>
              </w:rPr>
              <w:t>本地名称</w:t>
            </w:r>
          </w:p>
        </w:tc>
        <w:tc>
          <w:tcPr>
            <w:tcW w:w="2126" w:type="dxa"/>
            <w:shd w:val="clear" w:color="auto" w:fill="auto"/>
          </w:tcPr>
          <w:p w14:paraId="2B13C7B9" w14:textId="77777777" w:rsidR="00F5533B" w:rsidRPr="00446D93" w:rsidRDefault="00F5533B" w:rsidP="00C21C5B">
            <w:pPr>
              <w:jc w:val="center"/>
              <w:rPr>
                <w:b/>
              </w:rPr>
            </w:pPr>
            <w:r w:rsidRPr="00446D93">
              <w:rPr>
                <w:rFonts w:hint="eastAsia"/>
                <w:b/>
              </w:rPr>
              <w:t>英文名称</w:t>
            </w:r>
          </w:p>
        </w:tc>
        <w:tc>
          <w:tcPr>
            <w:tcW w:w="993" w:type="dxa"/>
          </w:tcPr>
          <w:p w14:paraId="30E1CB77" w14:textId="77777777" w:rsidR="00F5533B" w:rsidRPr="00446D93" w:rsidRDefault="00F5533B" w:rsidP="00C21C5B">
            <w:pPr>
              <w:jc w:val="center"/>
              <w:rPr>
                <w:b/>
              </w:rPr>
            </w:pPr>
            <w:r>
              <w:rPr>
                <w:rFonts w:hint="eastAsia"/>
                <w:b/>
              </w:rPr>
              <w:t>类型</w:t>
            </w:r>
          </w:p>
        </w:tc>
        <w:tc>
          <w:tcPr>
            <w:tcW w:w="850" w:type="dxa"/>
            <w:shd w:val="clear" w:color="auto" w:fill="auto"/>
          </w:tcPr>
          <w:p w14:paraId="6147641A" w14:textId="77777777" w:rsidR="00F5533B" w:rsidRPr="00446D93" w:rsidRDefault="00F5533B" w:rsidP="00C21C5B">
            <w:pPr>
              <w:jc w:val="center"/>
              <w:rPr>
                <w:b/>
              </w:rPr>
            </w:pPr>
            <w:r w:rsidRPr="00446D93">
              <w:rPr>
                <w:rFonts w:hint="eastAsia"/>
                <w:b/>
              </w:rPr>
              <w:t>M/O/P</w:t>
            </w:r>
          </w:p>
        </w:tc>
        <w:tc>
          <w:tcPr>
            <w:tcW w:w="1134" w:type="dxa"/>
            <w:shd w:val="clear" w:color="auto" w:fill="auto"/>
          </w:tcPr>
          <w:p w14:paraId="0AD82B6A" w14:textId="77777777" w:rsidR="00F5533B" w:rsidRPr="00446D93" w:rsidRDefault="00F5533B" w:rsidP="00C21C5B">
            <w:pPr>
              <w:jc w:val="center"/>
              <w:rPr>
                <w:b/>
              </w:rPr>
            </w:pPr>
            <w:r w:rsidRPr="00446D93">
              <w:rPr>
                <w:rFonts w:hint="eastAsia"/>
                <w:b/>
              </w:rPr>
              <w:t>数据来源</w:t>
            </w:r>
          </w:p>
        </w:tc>
        <w:tc>
          <w:tcPr>
            <w:tcW w:w="2693" w:type="dxa"/>
            <w:shd w:val="clear" w:color="auto" w:fill="auto"/>
          </w:tcPr>
          <w:p w14:paraId="22063F8D" w14:textId="77777777" w:rsidR="00F5533B" w:rsidRPr="00446D93" w:rsidRDefault="00F5533B" w:rsidP="00C21C5B">
            <w:pPr>
              <w:jc w:val="center"/>
              <w:rPr>
                <w:b/>
              </w:rPr>
            </w:pPr>
            <w:r w:rsidRPr="00446D93">
              <w:rPr>
                <w:rFonts w:hint="eastAsia"/>
                <w:b/>
              </w:rPr>
              <w:t>描述</w:t>
            </w:r>
          </w:p>
        </w:tc>
      </w:tr>
      <w:tr w:rsidR="00F5533B" w14:paraId="5A7F72C1" w14:textId="77777777" w:rsidTr="00C21C5B">
        <w:tc>
          <w:tcPr>
            <w:tcW w:w="850" w:type="dxa"/>
          </w:tcPr>
          <w:p w14:paraId="529E8551" w14:textId="77777777" w:rsidR="00F5533B" w:rsidRDefault="00F5533B" w:rsidP="00F5533B">
            <w:pPr>
              <w:numPr>
                <w:ilvl w:val="0"/>
                <w:numId w:val="20"/>
              </w:numPr>
              <w:spacing w:line="360" w:lineRule="auto"/>
            </w:pPr>
          </w:p>
        </w:tc>
        <w:tc>
          <w:tcPr>
            <w:tcW w:w="2269" w:type="dxa"/>
            <w:shd w:val="clear" w:color="auto" w:fill="auto"/>
          </w:tcPr>
          <w:p w14:paraId="266D511D" w14:textId="77777777" w:rsidR="00F5533B" w:rsidRDefault="00F5533B" w:rsidP="00C21C5B">
            <w:r>
              <w:rPr>
                <w:rFonts w:hint="eastAsia"/>
              </w:rPr>
              <w:t>保函通知编号</w:t>
            </w:r>
          </w:p>
        </w:tc>
        <w:tc>
          <w:tcPr>
            <w:tcW w:w="2126" w:type="dxa"/>
            <w:shd w:val="clear" w:color="auto" w:fill="auto"/>
          </w:tcPr>
          <w:p w14:paraId="4ACD9376" w14:textId="77777777" w:rsidR="00F5533B" w:rsidRDefault="00F5533B" w:rsidP="00C21C5B">
            <w:pPr>
              <w:pStyle w:val="p0"/>
              <w:ind w:firstLine="0"/>
            </w:pPr>
          </w:p>
        </w:tc>
        <w:tc>
          <w:tcPr>
            <w:tcW w:w="993" w:type="dxa"/>
          </w:tcPr>
          <w:p w14:paraId="4B9EEC1C" w14:textId="77777777" w:rsidR="00F5533B" w:rsidRDefault="00F5533B" w:rsidP="00C21C5B">
            <w:pPr>
              <w:jc w:val="center"/>
            </w:pPr>
            <w:r>
              <w:rPr>
                <w:rFonts w:hint="eastAsia"/>
              </w:rPr>
              <w:t>V(16)</w:t>
            </w:r>
          </w:p>
        </w:tc>
        <w:tc>
          <w:tcPr>
            <w:tcW w:w="850" w:type="dxa"/>
            <w:shd w:val="clear" w:color="auto" w:fill="auto"/>
          </w:tcPr>
          <w:p w14:paraId="2AD4CAA3" w14:textId="77777777" w:rsidR="00F5533B" w:rsidRDefault="00F5533B" w:rsidP="00C21C5B">
            <w:pPr>
              <w:jc w:val="center"/>
            </w:pPr>
            <w:r>
              <w:rPr>
                <w:rFonts w:hint="eastAsia"/>
              </w:rPr>
              <w:t>P</w:t>
            </w:r>
          </w:p>
        </w:tc>
        <w:tc>
          <w:tcPr>
            <w:tcW w:w="1134" w:type="dxa"/>
            <w:shd w:val="clear" w:color="auto" w:fill="auto"/>
          </w:tcPr>
          <w:p w14:paraId="406E883C" w14:textId="77777777" w:rsidR="00F5533B" w:rsidRDefault="00F5533B" w:rsidP="00C21C5B">
            <w:r>
              <w:rPr>
                <w:rFonts w:hint="eastAsia"/>
              </w:rPr>
              <w:t>系统生成</w:t>
            </w:r>
          </w:p>
        </w:tc>
        <w:tc>
          <w:tcPr>
            <w:tcW w:w="2693" w:type="dxa"/>
            <w:shd w:val="clear" w:color="auto" w:fill="auto"/>
          </w:tcPr>
          <w:p w14:paraId="6B6D4866" w14:textId="77777777" w:rsidR="00F5533B" w:rsidRDefault="00F5533B" w:rsidP="00C21C5B">
            <w:r>
              <w:rPr>
                <w:rFonts w:hint="eastAsia"/>
              </w:rPr>
              <w:t>唯一性</w:t>
            </w:r>
          </w:p>
        </w:tc>
      </w:tr>
      <w:tr w:rsidR="00F5533B" w14:paraId="70044FCF" w14:textId="77777777" w:rsidTr="00C21C5B">
        <w:tc>
          <w:tcPr>
            <w:tcW w:w="850" w:type="dxa"/>
          </w:tcPr>
          <w:p w14:paraId="66624023"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62435960" w14:textId="77777777" w:rsidR="00F5533B" w:rsidRPr="00FE0430" w:rsidRDefault="00F5533B" w:rsidP="00C21C5B">
            <w:pPr>
              <w:ind w:leftChars="-51" w:left="-107" w:right="-47" w:firstLineChars="50" w:firstLine="105"/>
              <w:rPr>
                <w:szCs w:val="21"/>
              </w:rPr>
            </w:pPr>
            <w:r>
              <w:rPr>
                <w:rFonts w:hint="eastAsia"/>
                <w:szCs w:val="21"/>
              </w:rPr>
              <w:t>保函编号</w:t>
            </w:r>
          </w:p>
        </w:tc>
        <w:tc>
          <w:tcPr>
            <w:tcW w:w="2126" w:type="dxa"/>
            <w:shd w:val="clear" w:color="auto" w:fill="auto"/>
          </w:tcPr>
          <w:p w14:paraId="4CC8AFD6" w14:textId="77777777" w:rsidR="00F5533B" w:rsidRDefault="00F5533B" w:rsidP="00C21C5B">
            <w:pPr>
              <w:pStyle w:val="p0"/>
              <w:ind w:firstLine="0"/>
            </w:pPr>
          </w:p>
        </w:tc>
        <w:tc>
          <w:tcPr>
            <w:tcW w:w="993" w:type="dxa"/>
          </w:tcPr>
          <w:p w14:paraId="4A0E772A" w14:textId="77777777" w:rsidR="00F5533B" w:rsidRDefault="00F5533B" w:rsidP="00C21C5B">
            <w:pPr>
              <w:jc w:val="center"/>
            </w:pPr>
            <w:r>
              <w:rPr>
                <w:rFonts w:hint="eastAsia"/>
              </w:rPr>
              <w:t>V(16)</w:t>
            </w:r>
          </w:p>
        </w:tc>
        <w:tc>
          <w:tcPr>
            <w:tcW w:w="850" w:type="dxa"/>
            <w:shd w:val="clear" w:color="auto" w:fill="auto"/>
          </w:tcPr>
          <w:p w14:paraId="27FE589B" w14:textId="77777777" w:rsidR="00F5533B" w:rsidRDefault="00F5533B" w:rsidP="00C21C5B">
            <w:pPr>
              <w:jc w:val="center"/>
            </w:pPr>
            <w:r>
              <w:rPr>
                <w:rFonts w:hint="eastAsia"/>
              </w:rPr>
              <w:t>M</w:t>
            </w:r>
          </w:p>
        </w:tc>
        <w:tc>
          <w:tcPr>
            <w:tcW w:w="1134" w:type="dxa"/>
            <w:shd w:val="clear" w:color="auto" w:fill="auto"/>
          </w:tcPr>
          <w:p w14:paraId="6399FDAF" w14:textId="77777777" w:rsidR="00F5533B" w:rsidRDefault="00F5533B" w:rsidP="00C21C5B">
            <w:r>
              <w:rPr>
                <w:rFonts w:hint="eastAsia"/>
              </w:rPr>
              <w:t>手工录入</w:t>
            </w:r>
          </w:p>
        </w:tc>
        <w:tc>
          <w:tcPr>
            <w:tcW w:w="2693" w:type="dxa"/>
            <w:shd w:val="clear" w:color="auto" w:fill="auto"/>
          </w:tcPr>
          <w:p w14:paraId="25A61870" w14:textId="77777777" w:rsidR="00F5533B" w:rsidRDefault="00F5533B" w:rsidP="00C21C5B">
            <w:r>
              <w:rPr>
                <w:rFonts w:hint="eastAsia"/>
              </w:rPr>
              <w:t>如果是报文发起的交易则</w:t>
            </w:r>
            <w:r>
              <w:rPr>
                <w:rFonts w:hint="eastAsia"/>
              </w:rPr>
              <w:t>MT760</w:t>
            </w:r>
            <w:r>
              <w:rPr>
                <w:rFonts w:hint="eastAsia"/>
              </w:rPr>
              <w:t>报文中的发报行编号，对应报文中的</w:t>
            </w:r>
            <w:r>
              <w:rPr>
                <w:rFonts w:hint="eastAsia"/>
              </w:rPr>
              <w:t>20</w:t>
            </w:r>
            <w:r>
              <w:rPr>
                <w:rFonts w:hint="eastAsia"/>
              </w:rPr>
              <w:t>栏。通过信开或其他方式则手工录入方式录入相关保函编号</w:t>
            </w:r>
          </w:p>
        </w:tc>
      </w:tr>
      <w:tr w:rsidR="00F5533B" w14:paraId="06AF414D" w14:textId="77777777" w:rsidTr="00C21C5B">
        <w:tc>
          <w:tcPr>
            <w:tcW w:w="850" w:type="dxa"/>
          </w:tcPr>
          <w:p w14:paraId="7076B135"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14792595" w14:textId="77777777" w:rsidR="00F5533B" w:rsidRDefault="00F5533B" w:rsidP="00C21C5B">
            <w:pPr>
              <w:ind w:leftChars="-51" w:left="-107" w:right="-47" w:firstLineChars="50" w:firstLine="105"/>
              <w:rPr>
                <w:szCs w:val="21"/>
              </w:rPr>
            </w:pPr>
            <w:r>
              <w:rPr>
                <w:rFonts w:hint="eastAsia"/>
                <w:szCs w:val="21"/>
              </w:rPr>
              <w:t>是否反担保</w:t>
            </w:r>
          </w:p>
        </w:tc>
        <w:tc>
          <w:tcPr>
            <w:tcW w:w="2126" w:type="dxa"/>
            <w:shd w:val="clear" w:color="auto" w:fill="auto"/>
          </w:tcPr>
          <w:p w14:paraId="06A38B31" w14:textId="77777777" w:rsidR="00F5533B" w:rsidRDefault="00F5533B" w:rsidP="00C21C5B">
            <w:pPr>
              <w:pStyle w:val="p0"/>
              <w:ind w:firstLine="0"/>
            </w:pPr>
          </w:p>
        </w:tc>
        <w:tc>
          <w:tcPr>
            <w:tcW w:w="993" w:type="dxa"/>
          </w:tcPr>
          <w:p w14:paraId="4B1F83E8" w14:textId="77777777" w:rsidR="00F5533B" w:rsidRDefault="00F5533B" w:rsidP="00C21C5B">
            <w:pPr>
              <w:jc w:val="center"/>
            </w:pPr>
            <w:r>
              <w:rPr>
                <w:rFonts w:hint="eastAsia"/>
              </w:rPr>
              <w:t>V(3)</w:t>
            </w:r>
          </w:p>
        </w:tc>
        <w:tc>
          <w:tcPr>
            <w:tcW w:w="850" w:type="dxa"/>
            <w:shd w:val="clear" w:color="auto" w:fill="auto"/>
          </w:tcPr>
          <w:p w14:paraId="13144276" w14:textId="77777777" w:rsidR="00F5533B" w:rsidRDefault="00F5533B" w:rsidP="00C21C5B">
            <w:pPr>
              <w:jc w:val="center"/>
            </w:pPr>
            <w:r>
              <w:rPr>
                <w:rFonts w:hint="eastAsia"/>
              </w:rPr>
              <w:t>M</w:t>
            </w:r>
          </w:p>
        </w:tc>
        <w:tc>
          <w:tcPr>
            <w:tcW w:w="1134" w:type="dxa"/>
            <w:shd w:val="clear" w:color="auto" w:fill="auto"/>
          </w:tcPr>
          <w:p w14:paraId="0B4660EB" w14:textId="77777777" w:rsidR="00F5533B" w:rsidRDefault="00F5533B" w:rsidP="00C21C5B">
            <w:r>
              <w:rPr>
                <w:rFonts w:hint="eastAsia"/>
              </w:rPr>
              <w:t>选择</w:t>
            </w:r>
          </w:p>
        </w:tc>
        <w:tc>
          <w:tcPr>
            <w:tcW w:w="2693" w:type="dxa"/>
            <w:shd w:val="clear" w:color="auto" w:fill="auto"/>
          </w:tcPr>
          <w:p w14:paraId="2600C5C1" w14:textId="77777777" w:rsidR="00F5533B" w:rsidRDefault="00F5533B" w:rsidP="00C21C5B">
            <w:r>
              <w:rPr>
                <w:rFonts w:hint="eastAsia"/>
              </w:rPr>
              <w:t>选择项“否”，“是”</w:t>
            </w:r>
          </w:p>
        </w:tc>
      </w:tr>
      <w:tr w:rsidR="00F5533B" w14:paraId="59A2E861" w14:textId="77777777" w:rsidTr="00C21C5B">
        <w:tc>
          <w:tcPr>
            <w:tcW w:w="850" w:type="dxa"/>
          </w:tcPr>
          <w:p w14:paraId="0C68E5B1"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2F406C0D" w14:textId="77777777" w:rsidR="00F5533B" w:rsidRDefault="00F5533B" w:rsidP="00C21C5B">
            <w:pPr>
              <w:ind w:leftChars="-51" w:left="-107" w:right="-47" w:firstLineChars="50" w:firstLine="105"/>
              <w:rPr>
                <w:szCs w:val="21"/>
              </w:rPr>
            </w:pPr>
            <w:r>
              <w:rPr>
                <w:rFonts w:hint="eastAsia"/>
                <w:szCs w:val="21"/>
              </w:rPr>
              <w:t>保函币种</w:t>
            </w:r>
          </w:p>
        </w:tc>
        <w:tc>
          <w:tcPr>
            <w:tcW w:w="2126" w:type="dxa"/>
            <w:shd w:val="clear" w:color="auto" w:fill="auto"/>
          </w:tcPr>
          <w:p w14:paraId="557E03C4" w14:textId="77777777" w:rsidR="00F5533B" w:rsidRDefault="00F5533B" w:rsidP="00C21C5B">
            <w:pPr>
              <w:pStyle w:val="p0"/>
              <w:ind w:firstLine="0"/>
            </w:pPr>
          </w:p>
        </w:tc>
        <w:tc>
          <w:tcPr>
            <w:tcW w:w="993" w:type="dxa"/>
          </w:tcPr>
          <w:p w14:paraId="5E635642" w14:textId="77777777" w:rsidR="00F5533B" w:rsidRDefault="00F5533B" w:rsidP="00C21C5B">
            <w:pPr>
              <w:jc w:val="center"/>
            </w:pPr>
            <w:r>
              <w:t>V</w:t>
            </w:r>
            <w:r>
              <w:rPr>
                <w:rFonts w:hint="eastAsia"/>
              </w:rPr>
              <w:t>(3)</w:t>
            </w:r>
          </w:p>
        </w:tc>
        <w:tc>
          <w:tcPr>
            <w:tcW w:w="850" w:type="dxa"/>
            <w:shd w:val="clear" w:color="auto" w:fill="auto"/>
          </w:tcPr>
          <w:p w14:paraId="23F11CF0" w14:textId="77777777" w:rsidR="00F5533B" w:rsidRDefault="00F5533B" w:rsidP="00C21C5B">
            <w:pPr>
              <w:jc w:val="center"/>
            </w:pPr>
            <w:r>
              <w:rPr>
                <w:rFonts w:hint="eastAsia"/>
              </w:rPr>
              <w:t>M</w:t>
            </w:r>
          </w:p>
        </w:tc>
        <w:tc>
          <w:tcPr>
            <w:tcW w:w="1134" w:type="dxa"/>
            <w:shd w:val="clear" w:color="auto" w:fill="auto"/>
          </w:tcPr>
          <w:p w14:paraId="73EFD96F" w14:textId="77777777" w:rsidR="00F5533B" w:rsidRDefault="00F5533B" w:rsidP="00C21C5B">
            <w:r>
              <w:rPr>
                <w:rFonts w:hint="eastAsia"/>
              </w:rPr>
              <w:t>手工录入</w:t>
            </w:r>
          </w:p>
        </w:tc>
        <w:tc>
          <w:tcPr>
            <w:tcW w:w="2693" w:type="dxa"/>
            <w:shd w:val="clear" w:color="auto" w:fill="auto"/>
          </w:tcPr>
          <w:p w14:paraId="537564A5" w14:textId="77777777" w:rsidR="00F5533B" w:rsidRDefault="00F5533B" w:rsidP="00C21C5B"/>
        </w:tc>
      </w:tr>
      <w:tr w:rsidR="00F5533B" w14:paraId="507E7796" w14:textId="77777777" w:rsidTr="00C21C5B">
        <w:tc>
          <w:tcPr>
            <w:tcW w:w="850" w:type="dxa"/>
          </w:tcPr>
          <w:p w14:paraId="59B9B44B"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44468008" w14:textId="77777777" w:rsidR="00F5533B" w:rsidRDefault="00F5533B" w:rsidP="00C21C5B">
            <w:pPr>
              <w:ind w:leftChars="-51" w:left="-107" w:right="-47" w:firstLineChars="50" w:firstLine="105"/>
              <w:rPr>
                <w:szCs w:val="21"/>
              </w:rPr>
            </w:pPr>
            <w:r>
              <w:rPr>
                <w:rFonts w:hint="eastAsia"/>
                <w:szCs w:val="21"/>
              </w:rPr>
              <w:t>保函金额</w:t>
            </w:r>
          </w:p>
        </w:tc>
        <w:tc>
          <w:tcPr>
            <w:tcW w:w="2126" w:type="dxa"/>
            <w:shd w:val="clear" w:color="auto" w:fill="auto"/>
          </w:tcPr>
          <w:p w14:paraId="5FAA8420" w14:textId="77777777" w:rsidR="00F5533B" w:rsidRDefault="00F5533B" w:rsidP="00C21C5B">
            <w:pPr>
              <w:pStyle w:val="p0"/>
              <w:ind w:firstLine="0"/>
            </w:pPr>
          </w:p>
        </w:tc>
        <w:tc>
          <w:tcPr>
            <w:tcW w:w="993" w:type="dxa"/>
          </w:tcPr>
          <w:p w14:paraId="2B9BBBEF" w14:textId="77777777" w:rsidR="00F5533B" w:rsidRDefault="00F5533B" w:rsidP="00C21C5B">
            <w:pPr>
              <w:jc w:val="center"/>
            </w:pPr>
            <w:r>
              <w:rPr>
                <w:rFonts w:hint="eastAsia"/>
              </w:rPr>
              <w:t>N(18,2)</w:t>
            </w:r>
          </w:p>
        </w:tc>
        <w:tc>
          <w:tcPr>
            <w:tcW w:w="850" w:type="dxa"/>
            <w:shd w:val="clear" w:color="auto" w:fill="auto"/>
          </w:tcPr>
          <w:p w14:paraId="1085806A" w14:textId="77777777" w:rsidR="00F5533B" w:rsidRDefault="00F5533B" w:rsidP="00C21C5B">
            <w:pPr>
              <w:jc w:val="center"/>
            </w:pPr>
            <w:r>
              <w:rPr>
                <w:rFonts w:hint="eastAsia"/>
              </w:rPr>
              <w:t>M</w:t>
            </w:r>
          </w:p>
        </w:tc>
        <w:tc>
          <w:tcPr>
            <w:tcW w:w="1134" w:type="dxa"/>
            <w:shd w:val="clear" w:color="auto" w:fill="auto"/>
          </w:tcPr>
          <w:p w14:paraId="6C9C2C03" w14:textId="77777777" w:rsidR="00F5533B" w:rsidRDefault="00F5533B" w:rsidP="00C21C5B">
            <w:r>
              <w:rPr>
                <w:rFonts w:hint="eastAsia"/>
              </w:rPr>
              <w:t>手工录入</w:t>
            </w:r>
          </w:p>
        </w:tc>
        <w:tc>
          <w:tcPr>
            <w:tcW w:w="2693" w:type="dxa"/>
            <w:shd w:val="clear" w:color="auto" w:fill="auto"/>
          </w:tcPr>
          <w:p w14:paraId="3E515033" w14:textId="77777777" w:rsidR="00F5533B" w:rsidRDefault="00F5533B" w:rsidP="00C21C5B"/>
        </w:tc>
      </w:tr>
      <w:tr w:rsidR="00F5533B" w14:paraId="48219ADF" w14:textId="77777777" w:rsidTr="00C21C5B">
        <w:tc>
          <w:tcPr>
            <w:tcW w:w="850" w:type="dxa"/>
          </w:tcPr>
          <w:p w14:paraId="1EBEA523"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12D1FBEC" w14:textId="77777777" w:rsidR="00F5533B" w:rsidRDefault="00F5533B" w:rsidP="00C21C5B">
            <w:pPr>
              <w:ind w:leftChars="-51" w:left="-107" w:right="-47" w:firstLineChars="50" w:firstLine="105"/>
              <w:rPr>
                <w:szCs w:val="21"/>
              </w:rPr>
            </w:pPr>
            <w:r>
              <w:rPr>
                <w:rFonts w:hint="eastAsia"/>
                <w:szCs w:val="21"/>
              </w:rPr>
              <w:t>保函开立银行</w:t>
            </w:r>
            <w:r>
              <w:rPr>
                <w:rFonts w:hint="eastAsia"/>
                <w:szCs w:val="21"/>
              </w:rPr>
              <w:t>SWIFTCODE</w:t>
            </w:r>
          </w:p>
        </w:tc>
        <w:tc>
          <w:tcPr>
            <w:tcW w:w="2126" w:type="dxa"/>
            <w:shd w:val="clear" w:color="auto" w:fill="auto"/>
          </w:tcPr>
          <w:p w14:paraId="1CBA35CC" w14:textId="77777777" w:rsidR="00F5533B" w:rsidRDefault="00F5533B" w:rsidP="00C21C5B">
            <w:pPr>
              <w:pStyle w:val="p0"/>
              <w:ind w:firstLine="0"/>
            </w:pPr>
          </w:p>
        </w:tc>
        <w:tc>
          <w:tcPr>
            <w:tcW w:w="993" w:type="dxa"/>
          </w:tcPr>
          <w:p w14:paraId="2EAE9B44" w14:textId="77777777" w:rsidR="00F5533B" w:rsidRDefault="00F5533B" w:rsidP="00C21C5B">
            <w:pPr>
              <w:jc w:val="center"/>
            </w:pPr>
            <w:r>
              <w:rPr>
                <w:rFonts w:hint="eastAsia"/>
              </w:rPr>
              <w:t>V(20)</w:t>
            </w:r>
          </w:p>
        </w:tc>
        <w:tc>
          <w:tcPr>
            <w:tcW w:w="850" w:type="dxa"/>
            <w:shd w:val="clear" w:color="auto" w:fill="auto"/>
          </w:tcPr>
          <w:p w14:paraId="7B875677" w14:textId="77777777" w:rsidR="00F5533B" w:rsidRDefault="00F5533B" w:rsidP="00C21C5B">
            <w:pPr>
              <w:jc w:val="center"/>
            </w:pPr>
            <w:r>
              <w:rPr>
                <w:rFonts w:hint="eastAsia"/>
              </w:rPr>
              <w:t>O</w:t>
            </w:r>
          </w:p>
        </w:tc>
        <w:tc>
          <w:tcPr>
            <w:tcW w:w="1134" w:type="dxa"/>
            <w:shd w:val="clear" w:color="auto" w:fill="auto"/>
          </w:tcPr>
          <w:p w14:paraId="120D2079" w14:textId="77777777" w:rsidR="00F5533B" w:rsidRDefault="00F5533B" w:rsidP="00C21C5B">
            <w:r>
              <w:rPr>
                <w:rFonts w:hint="eastAsia"/>
              </w:rPr>
              <w:t>查询引入</w:t>
            </w:r>
          </w:p>
        </w:tc>
        <w:tc>
          <w:tcPr>
            <w:tcW w:w="2693" w:type="dxa"/>
            <w:shd w:val="clear" w:color="auto" w:fill="auto"/>
          </w:tcPr>
          <w:p w14:paraId="1CA38492" w14:textId="77777777" w:rsidR="00F5533B" w:rsidRDefault="00F5533B" w:rsidP="00C21C5B"/>
        </w:tc>
      </w:tr>
      <w:tr w:rsidR="00F5533B" w14:paraId="591CEBE8" w14:textId="77777777" w:rsidTr="00C21C5B">
        <w:tc>
          <w:tcPr>
            <w:tcW w:w="850" w:type="dxa"/>
          </w:tcPr>
          <w:p w14:paraId="4C3F41F1"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31D187BA" w14:textId="77777777" w:rsidR="00F5533B" w:rsidRDefault="00F5533B" w:rsidP="00C21C5B">
            <w:pPr>
              <w:ind w:leftChars="-51" w:left="-107" w:right="-47" w:firstLineChars="50" w:firstLine="105"/>
              <w:rPr>
                <w:szCs w:val="21"/>
              </w:rPr>
            </w:pPr>
            <w:r>
              <w:rPr>
                <w:rFonts w:hint="eastAsia"/>
                <w:szCs w:val="21"/>
              </w:rPr>
              <w:t>保函开立银行名称地址</w:t>
            </w:r>
          </w:p>
        </w:tc>
        <w:tc>
          <w:tcPr>
            <w:tcW w:w="2126" w:type="dxa"/>
            <w:shd w:val="clear" w:color="auto" w:fill="auto"/>
          </w:tcPr>
          <w:p w14:paraId="4E50C7DB" w14:textId="77777777" w:rsidR="00F5533B" w:rsidRDefault="00F5533B" w:rsidP="00C21C5B">
            <w:pPr>
              <w:pStyle w:val="p0"/>
              <w:ind w:firstLine="0"/>
            </w:pPr>
          </w:p>
        </w:tc>
        <w:tc>
          <w:tcPr>
            <w:tcW w:w="993" w:type="dxa"/>
          </w:tcPr>
          <w:p w14:paraId="0C0FFBDF" w14:textId="77777777" w:rsidR="00F5533B" w:rsidRDefault="00F5533B" w:rsidP="00C21C5B">
            <w:pPr>
              <w:jc w:val="center"/>
            </w:pPr>
            <w:r>
              <w:rPr>
                <w:rFonts w:hint="eastAsia"/>
              </w:rPr>
              <w:t>V(200)</w:t>
            </w:r>
          </w:p>
        </w:tc>
        <w:tc>
          <w:tcPr>
            <w:tcW w:w="850" w:type="dxa"/>
            <w:shd w:val="clear" w:color="auto" w:fill="auto"/>
          </w:tcPr>
          <w:p w14:paraId="5C3E4F49" w14:textId="77777777" w:rsidR="00F5533B" w:rsidRDefault="00F5533B" w:rsidP="00C21C5B">
            <w:pPr>
              <w:jc w:val="center"/>
            </w:pPr>
            <w:r>
              <w:rPr>
                <w:rFonts w:hint="eastAsia"/>
              </w:rPr>
              <w:t>O</w:t>
            </w:r>
          </w:p>
        </w:tc>
        <w:tc>
          <w:tcPr>
            <w:tcW w:w="1134" w:type="dxa"/>
            <w:shd w:val="clear" w:color="auto" w:fill="auto"/>
          </w:tcPr>
          <w:p w14:paraId="5D7482FA" w14:textId="77777777" w:rsidR="00F5533B" w:rsidRDefault="00F5533B" w:rsidP="00C21C5B">
            <w:r>
              <w:rPr>
                <w:rFonts w:hint="eastAsia"/>
              </w:rPr>
              <w:t>查询引入</w:t>
            </w:r>
          </w:p>
        </w:tc>
        <w:tc>
          <w:tcPr>
            <w:tcW w:w="2693" w:type="dxa"/>
            <w:shd w:val="clear" w:color="auto" w:fill="auto"/>
          </w:tcPr>
          <w:p w14:paraId="59D19A65" w14:textId="77777777" w:rsidR="00F5533B" w:rsidRDefault="00F5533B" w:rsidP="00C21C5B"/>
        </w:tc>
      </w:tr>
      <w:tr w:rsidR="00F5533B" w14:paraId="615A86EC" w14:textId="77777777" w:rsidTr="00C21C5B">
        <w:tc>
          <w:tcPr>
            <w:tcW w:w="850" w:type="dxa"/>
          </w:tcPr>
          <w:p w14:paraId="45930D9B"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357DC37C" w14:textId="77777777" w:rsidR="00F5533B" w:rsidRDefault="00F5533B" w:rsidP="00C21C5B">
            <w:pPr>
              <w:ind w:leftChars="-51" w:left="-107" w:right="-47" w:firstLineChars="50" w:firstLine="105"/>
              <w:rPr>
                <w:szCs w:val="21"/>
              </w:rPr>
            </w:pPr>
            <w:r>
              <w:rPr>
                <w:rFonts w:hint="eastAsia"/>
                <w:szCs w:val="21"/>
              </w:rPr>
              <w:t>受益人类型</w:t>
            </w:r>
          </w:p>
        </w:tc>
        <w:tc>
          <w:tcPr>
            <w:tcW w:w="2126" w:type="dxa"/>
            <w:shd w:val="clear" w:color="auto" w:fill="auto"/>
          </w:tcPr>
          <w:p w14:paraId="34C12D29" w14:textId="77777777" w:rsidR="00F5533B" w:rsidRDefault="00F5533B" w:rsidP="00C21C5B">
            <w:pPr>
              <w:pStyle w:val="p0"/>
              <w:ind w:firstLine="0"/>
            </w:pPr>
          </w:p>
        </w:tc>
        <w:tc>
          <w:tcPr>
            <w:tcW w:w="993" w:type="dxa"/>
          </w:tcPr>
          <w:p w14:paraId="71EE51D0" w14:textId="77777777" w:rsidR="00F5533B" w:rsidRDefault="00F5533B" w:rsidP="00C21C5B">
            <w:pPr>
              <w:jc w:val="center"/>
            </w:pPr>
            <w:r>
              <w:rPr>
                <w:rFonts w:hint="eastAsia"/>
              </w:rPr>
              <w:t>V(3)</w:t>
            </w:r>
          </w:p>
        </w:tc>
        <w:tc>
          <w:tcPr>
            <w:tcW w:w="850" w:type="dxa"/>
            <w:shd w:val="clear" w:color="auto" w:fill="auto"/>
          </w:tcPr>
          <w:p w14:paraId="5EC5832F" w14:textId="77777777" w:rsidR="00F5533B" w:rsidRDefault="00F5533B" w:rsidP="00C21C5B">
            <w:pPr>
              <w:jc w:val="center"/>
            </w:pPr>
            <w:r>
              <w:rPr>
                <w:rFonts w:hint="eastAsia"/>
              </w:rPr>
              <w:t>M</w:t>
            </w:r>
          </w:p>
        </w:tc>
        <w:tc>
          <w:tcPr>
            <w:tcW w:w="1134" w:type="dxa"/>
            <w:shd w:val="clear" w:color="auto" w:fill="auto"/>
          </w:tcPr>
          <w:p w14:paraId="5A468E32" w14:textId="77777777" w:rsidR="00F5533B" w:rsidRDefault="00F5533B" w:rsidP="00C21C5B">
            <w:r>
              <w:rPr>
                <w:rFonts w:hint="eastAsia"/>
              </w:rPr>
              <w:t>选择</w:t>
            </w:r>
          </w:p>
        </w:tc>
        <w:tc>
          <w:tcPr>
            <w:tcW w:w="2693" w:type="dxa"/>
            <w:shd w:val="clear" w:color="auto" w:fill="auto"/>
          </w:tcPr>
          <w:p w14:paraId="5FC9F21F" w14:textId="77777777" w:rsidR="00F5533B" w:rsidRDefault="00F5533B" w:rsidP="00C21C5B">
            <w:r>
              <w:rPr>
                <w:rFonts w:hint="eastAsia"/>
              </w:rPr>
              <w:t>选择项（我行客户、对方客户、金融机构）</w:t>
            </w:r>
          </w:p>
        </w:tc>
      </w:tr>
      <w:tr w:rsidR="00F5533B" w14:paraId="010EF130" w14:textId="77777777" w:rsidTr="00C21C5B">
        <w:tc>
          <w:tcPr>
            <w:tcW w:w="850" w:type="dxa"/>
          </w:tcPr>
          <w:p w14:paraId="68F6E8A5"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6347E4C5" w14:textId="77777777" w:rsidR="00F5533B" w:rsidRDefault="00F5533B" w:rsidP="00C21C5B">
            <w:pPr>
              <w:ind w:leftChars="-51" w:left="-107" w:right="-47" w:firstLineChars="50" w:firstLine="105"/>
              <w:rPr>
                <w:szCs w:val="21"/>
              </w:rPr>
            </w:pPr>
            <w:r>
              <w:rPr>
                <w:rFonts w:hint="eastAsia"/>
                <w:szCs w:val="21"/>
              </w:rPr>
              <w:t>受益人名称</w:t>
            </w:r>
          </w:p>
        </w:tc>
        <w:tc>
          <w:tcPr>
            <w:tcW w:w="2126" w:type="dxa"/>
            <w:shd w:val="clear" w:color="auto" w:fill="auto"/>
          </w:tcPr>
          <w:p w14:paraId="582049CF" w14:textId="77777777" w:rsidR="00F5533B" w:rsidRDefault="00F5533B" w:rsidP="00C21C5B">
            <w:pPr>
              <w:pStyle w:val="p0"/>
              <w:ind w:firstLine="0"/>
            </w:pPr>
          </w:p>
        </w:tc>
        <w:tc>
          <w:tcPr>
            <w:tcW w:w="993" w:type="dxa"/>
          </w:tcPr>
          <w:p w14:paraId="69BC67C8" w14:textId="77777777" w:rsidR="00F5533B" w:rsidRDefault="00F5533B" w:rsidP="00C21C5B">
            <w:pPr>
              <w:jc w:val="center"/>
            </w:pPr>
            <w:r>
              <w:rPr>
                <w:rFonts w:hint="eastAsia"/>
              </w:rPr>
              <w:t>V(200)</w:t>
            </w:r>
          </w:p>
        </w:tc>
        <w:tc>
          <w:tcPr>
            <w:tcW w:w="850" w:type="dxa"/>
            <w:shd w:val="clear" w:color="auto" w:fill="auto"/>
          </w:tcPr>
          <w:p w14:paraId="7BE65ED6" w14:textId="77777777" w:rsidR="00F5533B" w:rsidRDefault="00F5533B" w:rsidP="00C21C5B">
            <w:pPr>
              <w:jc w:val="center"/>
            </w:pPr>
            <w:r>
              <w:rPr>
                <w:rFonts w:hint="eastAsia"/>
              </w:rPr>
              <w:t>M</w:t>
            </w:r>
          </w:p>
        </w:tc>
        <w:tc>
          <w:tcPr>
            <w:tcW w:w="1134" w:type="dxa"/>
            <w:shd w:val="clear" w:color="auto" w:fill="auto"/>
          </w:tcPr>
          <w:p w14:paraId="4FD12942" w14:textId="77777777" w:rsidR="00F5533B" w:rsidRDefault="00F5533B" w:rsidP="00C21C5B">
            <w:r>
              <w:rPr>
                <w:rFonts w:hint="eastAsia"/>
              </w:rPr>
              <w:t>查询引入</w:t>
            </w:r>
          </w:p>
        </w:tc>
        <w:tc>
          <w:tcPr>
            <w:tcW w:w="2693" w:type="dxa"/>
            <w:shd w:val="clear" w:color="auto" w:fill="auto"/>
          </w:tcPr>
          <w:p w14:paraId="2628AA03" w14:textId="77777777" w:rsidR="00F5533B" w:rsidRDefault="00F5533B" w:rsidP="00C21C5B"/>
        </w:tc>
      </w:tr>
      <w:tr w:rsidR="00F5533B" w14:paraId="21074A80" w14:textId="77777777" w:rsidTr="00C21C5B">
        <w:tc>
          <w:tcPr>
            <w:tcW w:w="850" w:type="dxa"/>
          </w:tcPr>
          <w:p w14:paraId="3547657A"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0F0CC527" w14:textId="77777777" w:rsidR="00F5533B" w:rsidRDefault="00F5533B" w:rsidP="00C21C5B">
            <w:pPr>
              <w:ind w:leftChars="-51" w:left="-107" w:right="-47" w:firstLineChars="50" w:firstLine="105"/>
              <w:rPr>
                <w:szCs w:val="21"/>
              </w:rPr>
            </w:pPr>
            <w:r>
              <w:rPr>
                <w:rFonts w:hint="eastAsia"/>
                <w:szCs w:val="21"/>
              </w:rPr>
              <w:t>受益人名称地址</w:t>
            </w:r>
          </w:p>
        </w:tc>
        <w:tc>
          <w:tcPr>
            <w:tcW w:w="2126" w:type="dxa"/>
            <w:shd w:val="clear" w:color="auto" w:fill="auto"/>
          </w:tcPr>
          <w:p w14:paraId="77F42140" w14:textId="77777777" w:rsidR="00F5533B" w:rsidRDefault="00F5533B" w:rsidP="00C21C5B">
            <w:pPr>
              <w:pStyle w:val="p0"/>
              <w:ind w:firstLine="0"/>
            </w:pPr>
          </w:p>
        </w:tc>
        <w:tc>
          <w:tcPr>
            <w:tcW w:w="993" w:type="dxa"/>
          </w:tcPr>
          <w:p w14:paraId="6BAC7FA8" w14:textId="77777777" w:rsidR="00F5533B" w:rsidRDefault="00F5533B" w:rsidP="00C21C5B">
            <w:pPr>
              <w:jc w:val="center"/>
            </w:pPr>
            <w:r>
              <w:rPr>
                <w:rFonts w:hint="eastAsia"/>
              </w:rPr>
              <w:t>V(200)</w:t>
            </w:r>
          </w:p>
        </w:tc>
        <w:tc>
          <w:tcPr>
            <w:tcW w:w="850" w:type="dxa"/>
            <w:shd w:val="clear" w:color="auto" w:fill="auto"/>
          </w:tcPr>
          <w:p w14:paraId="53AA4BBD" w14:textId="77777777" w:rsidR="00F5533B" w:rsidRDefault="00F5533B" w:rsidP="00C21C5B">
            <w:pPr>
              <w:jc w:val="center"/>
            </w:pPr>
            <w:r>
              <w:rPr>
                <w:rFonts w:hint="eastAsia"/>
              </w:rPr>
              <w:t>M</w:t>
            </w:r>
          </w:p>
        </w:tc>
        <w:tc>
          <w:tcPr>
            <w:tcW w:w="1134" w:type="dxa"/>
            <w:shd w:val="clear" w:color="auto" w:fill="auto"/>
          </w:tcPr>
          <w:p w14:paraId="4728674E" w14:textId="77777777" w:rsidR="00F5533B" w:rsidRDefault="00F5533B" w:rsidP="00C21C5B">
            <w:r>
              <w:rPr>
                <w:rFonts w:hint="eastAsia"/>
              </w:rPr>
              <w:t>查询引入</w:t>
            </w:r>
          </w:p>
        </w:tc>
        <w:tc>
          <w:tcPr>
            <w:tcW w:w="2693" w:type="dxa"/>
            <w:shd w:val="clear" w:color="auto" w:fill="auto"/>
          </w:tcPr>
          <w:p w14:paraId="740FE669" w14:textId="77777777" w:rsidR="00F5533B" w:rsidRDefault="00F5533B" w:rsidP="00C21C5B"/>
        </w:tc>
      </w:tr>
      <w:tr w:rsidR="00F5533B" w14:paraId="761616EA" w14:textId="77777777" w:rsidTr="00C21C5B">
        <w:tc>
          <w:tcPr>
            <w:tcW w:w="850" w:type="dxa"/>
          </w:tcPr>
          <w:p w14:paraId="2FC1C9D2"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38685568" w14:textId="77777777" w:rsidR="00F5533B" w:rsidRDefault="00F5533B" w:rsidP="00C21C5B">
            <w:pPr>
              <w:ind w:leftChars="-51" w:left="-107" w:right="-47" w:firstLineChars="50" w:firstLine="105"/>
              <w:rPr>
                <w:szCs w:val="21"/>
              </w:rPr>
            </w:pPr>
            <w:r>
              <w:rPr>
                <w:rFonts w:hint="eastAsia"/>
                <w:szCs w:val="21"/>
              </w:rPr>
              <w:t>申请人名称</w:t>
            </w:r>
          </w:p>
        </w:tc>
        <w:tc>
          <w:tcPr>
            <w:tcW w:w="2126" w:type="dxa"/>
            <w:shd w:val="clear" w:color="auto" w:fill="auto"/>
          </w:tcPr>
          <w:p w14:paraId="15A141A3" w14:textId="77777777" w:rsidR="00F5533B" w:rsidRDefault="00F5533B" w:rsidP="00C21C5B">
            <w:pPr>
              <w:pStyle w:val="p0"/>
              <w:ind w:firstLine="0"/>
            </w:pPr>
          </w:p>
        </w:tc>
        <w:tc>
          <w:tcPr>
            <w:tcW w:w="993" w:type="dxa"/>
          </w:tcPr>
          <w:p w14:paraId="665FCF4C" w14:textId="77777777" w:rsidR="00F5533B" w:rsidRDefault="00F5533B" w:rsidP="00C21C5B">
            <w:pPr>
              <w:jc w:val="center"/>
            </w:pPr>
            <w:r>
              <w:rPr>
                <w:rFonts w:hint="eastAsia"/>
              </w:rPr>
              <w:t>V(200)</w:t>
            </w:r>
          </w:p>
        </w:tc>
        <w:tc>
          <w:tcPr>
            <w:tcW w:w="850" w:type="dxa"/>
            <w:shd w:val="clear" w:color="auto" w:fill="auto"/>
          </w:tcPr>
          <w:p w14:paraId="04A08296" w14:textId="77777777" w:rsidR="00F5533B" w:rsidRDefault="00F5533B" w:rsidP="00C21C5B">
            <w:pPr>
              <w:jc w:val="center"/>
            </w:pPr>
            <w:r>
              <w:rPr>
                <w:rFonts w:hint="eastAsia"/>
              </w:rPr>
              <w:t>MO</w:t>
            </w:r>
          </w:p>
        </w:tc>
        <w:tc>
          <w:tcPr>
            <w:tcW w:w="1134" w:type="dxa"/>
            <w:shd w:val="clear" w:color="auto" w:fill="auto"/>
          </w:tcPr>
          <w:p w14:paraId="1CBE5E28" w14:textId="77777777" w:rsidR="00F5533B" w:rsidRDefault="00F5533B" w:rsidP="00C21C5B">
            <w:r>
              <w:rPr>
                <w:rFonts w:hint="eastAsia"/>
              </w:rPr>
              <w:t>手工录入</w:t>
            </w:r>
          </w:p>
        </w:tc>
        <w:tc>
          <w:tcPr>
            <w:tcW w:w="2693" w:type="dxa"/>
            <w:vMerge w:val="restart"/>
            <w:shd w:val="clear" w:color="auto" w:fill="auto"/>
          </w:tcPr>
          <w:p w14:paraId="4E2ED7B5" w14:textId="77777777" w:rsidR="00F5533B" w:rsidRDefault="00F5533B" w:rsidP="00C21C5B">
            <w:r>
              <w:rPr>
                <w:rFonts w:hint="eastAsia"/>
              </w:rPr>
              <w:t>详见控制说明</w:t>
            </w:r>
          </w:p>
        </w:tc>
      </w:tr>
      <w:tr w:rsidR="00F5533B" w14:paraId="527A8BE8" w14:textId="77777777" w:rsidTr="00C21C5B">
        <w:tc>
          <w:tcPr>
            <w:tcW w:w="850" w:type="dxa"/>
          </w:tcPr>
          <w:p w14:paraId="4879F8E2"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0A4DC2E8" w14:textId="77777777" w:rsidR="00F5533B" w:rsidRDefault="00F5533B" w:rsidP="00C21C5B">
            <w:pPr>
              <w:ind w:leftChars="-51" w:left="-107" w:right="-47" w:firstLineChars="50" w:firstLine="105"/>
              <w:rPr>
                <w:szCs w:val="21"/>
              </w:rPr>
            </w:pPr>
            <w:r>
              <w:rPr>
                <w:rFonts w:hint="eastAsia"/>
                <w:szCs w:val="21"/>
              </w:rPr>
              <w:t>申请人名称地址</w:t>
            </w:r>
          </w:p>
        </w:tc>
        <w:tc>
          <w:tcPr>
            <w:tcW w:w="2126" w:type="dxa"/>
            <w:shd w:val="clear" w:color="auto" w:fill="auto"/>
          </w:tcPr>
          <w:p w14:paraId="643AF8B9" w14:textId="77777777" w:rsidR="00F5533B" w:rsidRDefault="00F5533B" w:rsidP="00C21C5B">
            <w:pPr>
              <w:pStyle w:val="p0"/>
              <w:ind w:firstLine="0"/>
            </w:pPr>
          </w:p>
        </w:tc>
        <w:tc>
          <w:tcPr>
            <w:tcW w:w="993" w:type="dxa"/>
          </w:tcPr>
          <w:p w14:paraId="4564C51F" w14:textId="77777777" w:rsidR="00F5533B" w:rsidRDefault="00F5533B" w:rsidP="00C21C5B">
            <w:pPr>
              <w:jc w:val="center"/>
            </w:pPr>
            <w:r>
              <w:rPr>
                <w:rFonts w:hint="eastAsia"/>
              </w:rPr>
              <w:t>V(200)</w:t>
            </w:r>
          </w:p>
        </w:tc>
        <w:tc>
          <w:tcPr>
            <w:tcW w:w="850" w:type="dxa"/>
            <w:shd w:val="clear" w:color="auto" w:fill="auto"/>
          </w:tcPr>
          <w:p w14:paraId="45EB1007" w14:textId="77777777" w:rsidR="00F5533B" w:rsidRDefault="00F5533B" w:rsidP="00C21C5B">
            <w:pPr>
              <w:jc w:val="center"/>
            </w:pPr>
            <w:r>
              <w:rPr>
                <w:rFonts w:hint="eastAsia"/>
              </w:rPr>
              <w:t>MO</w:t>
            </w:r>
          </w:p>
        </w:tc>
        <w:tc>
          <w:tcPr>
            <w:tcW w:w="1134" w:type="dxa"/>
            <w:shd w:val="clear" w:color="auto" w:fill="auto"/>
          </w:tcPr>
          <w:p w14:paraId="65D2A73F" w14:textId="77777777" w:rsidR="00F5533B" w:rsidRDefault="00F5533B" w:rsidP="00C21C5B">
            <w:r>
              <w:rPr>
                <w:rFonts w:hint="eastAsia"/>
              </w:rPr>
              <w:t>手工录入</w:t>
            </w:r>
          </w:p>
        </w:tc>
        <w:tc>
          <w:tcPr>
            <w:tcW w:w="2693" w:type="dxa"/>
            <w:vMerge/>
            <w:shd w:val="clear" w:color="auto" w:fill="auto"/>
          </w:tcPr>
          <w:p w14:paraId="5D66F965" w14:textId="77777777" w:rsidR="00F5533B" w:rsidRDefault="00F5533B" w:rsidP="00C21C5B"/>
        </w:tc>
      </w:tr>
      <w:tr w:rsidR="00F5533B" w14:paraId="0CDAE3CB" w14:textId="77777777" w:rsidTr="00C21C5B">
        <w:tc>
          <w:tcPr>
            <w:tcW w:w="850" w:type="dxa"/>
          </w:tcPr>
          <w:p w14:paraId="4256128E"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7B12B22A" w14:textId="77777777" w:rsidR="00F5533B" w:rsidRDefault="00F5533B" w:rsidP="00C21C5B">
            <w:pPr>
              <w:ind w:leftChars="-51" w:left="-107" w:right="-47" w:firstLineChars="50" w:firstLine="105"/>
              <w:rPr>
                <w:szCs w:val="21"/>
              </w:rPr>
            </w:pPr>
            <w:r>
              <w:rPr>
                <w:rFonts w:hint="eastAsia"/>
                <w:szCs w:val="21"/>
              </w:rPr>
              <w:t>保函类型</w:t>
            </w:r>
          </w:p>
        </w:tc>
        <w:tc>
          <w:tcPr>
            <w:tcW w:w="2126" w:type="dxa"/>
            <w:shd w:val="clear" w:color="auto" w:fill="auto"/>
          </w:tcPr>
          <w:p w14:paraId="1749FAA2" w14:textId="77777777" w:rsidR="00F5533B" w:rsidRDefault="00F5533B" w:rsidP="00C21C5B">
            <w:pPr>
              <w:pStyle w:val="p0"/>
              <w:ind w:firstLine="0"/>
            </w:pPr>
          </w:p>
        </w:tc>
        <w:tc>
          <w:tcPr>
            <w:tcW w:w="993" w:type="dxa"/>
          </w:tcPr>
          <w:p w14:paraId="0C20D89E" w14:textId="77777777" w:rsidR="00F5533B" w:rsidRDefault="00F5533B" w:rsidP="00C21C5B">
            <w:pPr>
              <w:jc w:val="center"/>
            </w:pPr>
            <w:r>
              <w:rPr>
                <w:rFonts w:hint="eastAsia"/>
              </w:rPr>
              <w:t>V(3)</w:t>
            </w:r>
          </w:p>
        </w:tc>
        <w:tc>
          <w:tcPr>
            <w:tcW w:w="850" w:type="dxa"/>
            <w:shd w:val="clear" w:color="auto" w:fill="auto"/>
          </w:tcPr>
          <w:p w14:paraId="6322EEFA" w14:textId="77777777" w:rsidR="00F5533B" w:rsidRDefault="00F5533B" w:rsidP="00C21C5B">
            <w:pPr>
              <w:jc w:val="center"/>
            </w:pPr>
            <w:r>
              <w:rPr>
                <w:rFonts w:hint="eastAsia"/>
              </w:rPr>
              <w:t>M</w:t>
            </w:r>
          </w:p>
        </w:tc>
        <w:tc>
          <w:tcPr>
            <w:tcW w:w="1134" w:type="dxa"/>
            <w:shd w:val="clear" w:color="auto" w:fill="auto"/>
          </w:tcPr>
          <w:p w14:paraId="4E36D4E5" w14:textId="77777777" w:rsidR="00F5533B" w:rsidRDefault="00F5533B" w:rsidP="00C21C5B">
            <w:r>
              <w:rPr>
                <w:rFonts w:hint="eastAsia"/>
              </w:rPr>
              <w:t>选择</w:t>
            </w:r>
          </w:p>
        </w:tc>
        <w:tc>
          <w:tcPr>
            <w:tcW w:w="2693" w:type="dxa"/>
            <w:shd w:val="clear" w:color="auto" w:fill="auto"/>
          </w:tcPr>
          <w:p w14:paraId="28923A7F" w14:textId="77777777" w:rsidR="00F5533B" w:rsidRDefault="00F5533B" w:rsidP="00C21C5B">
            <w:r>
              <w:rPr>
                <w:rFonts w:hint="eastAsia"/>
              </w:rPr>
              <w:t>见【</w:t>
            </w:r>
            <w:r>
              <w:rPr>
                <w:rFonts w:hint="eastAsia"/>
              </w:rPr>
              <w:t xml:space="preserve">1.6.1 </w:t>
            </w:r>
            <w:r>
              <w:rPr>
                <w:rFonts w:hint="eastAsia"/>
              </w:rPr>
              <w:t>保函类型】</w:t>
            </w:r>
          </w:p>
        </w:tc>
      </w:tr>
      <w:tr w:rsidR="00F5533B" w14:paraId="4B214052" w14:textId="77777777" w:rsidTr="00C21C5B">
        <w:tc>
          <w:tcPr>
            <w:tcW w:w="850" w:type="dxa"/>
          </w:tcPr>
          <w:p w14:paraId="4461AB6D"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71FA55C7" w14:textId="77777777" w:rsidR="00F5533B" w:rsidRDefault="00F5533B" w:rsidP="00C21C5B">
            <w:pPr>
              <w:ind w:leftChars="-51" w:left="-107" w:right="-47" w:firstLineChars="50" w:firstLine="105"/>
              <w:rPr>
                <w:szCs w:val="21"/>
              </w:rPr>
            </w:pPr>
            <w:r>
              <w:rPr>
                <w:rFonts w:hint="eastAsia"/>
                <w:szCs w:val="21"/>
              </w:rPr>
              <w:t>通知日期</w:t>
            </w:r>
          </w:p>
        </w:tc>
        <w:tc>
          <w:tcPr>
            <w:tcW w:w="2126" w:type="dxa"/>
            <w:shd w:val="clear" w:color="auto" w:fill="auto"/>
          </w:tcPr>
          <w:p w14:paraId="2BB9A3B0" w14:textId="77777777" w:rsidR="00F5533B" w:rsidRDefault="00F5533B" w:rsidP="00C21C5B">
            <w:pPr>
              <w:pStyle w:val="p0"/>
              <w:ind w:firstLine="0"/>
            </w:pPr>
          </w:p>
        </w:tc>
        <w:tc>
          <w:tcPr>
            <w:tcW w:w="993" w:type="dxa"/>
          </w:tcPr>
          <w:p w14:paraId="0BC95C1A" w14:textId="77777777" w:rsidR="00F5533B" w:rsidRDefault="00F5533B" w:rsidP="00C21C5B">
            <w:pPr>
              <w:jc w:val="center"/>
            </w:pPr>
            <w:r>
              <w:rPr>
                <w:rFonts w:hint="eastAsia"/>
              </w:rPr>
              <w:t>D</w:t>
            </w:r>
          </w:p>
        </w:tc>
        <w:tc>
          <w:tcPr>
            <w:tcW w:w="850" w:type="dxa"/>
            <w:shd w:val="clear" w:color="auto" w:fill="auto"/>
          </w:tcPr>
          <w:p w14:paraId="46DEF7A9" w14:textId="77777777" w:rsidR="00F5533B" w:rsidRDefault="00F5533B" w:rsidP="00C21C5B">
            <w:pPr>
              <w:jc w:val="center"/>
            </w:pPr>
            <w:r>
              <w:rPr>
                <w:rFonts w:hint="eastAsia"/>
              </w:rPr>
              <w:t>M</w:t>
            </w:r>
          </w:p>
        </w:tc>
        <w:tc>
          <w:tcPr>
            <w:tcW w:w="1134" w:type="dxa"/>
            <w:shd w:val="clear" w:color="auto" w:fill="auto"/>
          </w:tcPr>
          <w:p w14:paraId="72CFDA4B" w14:textId="77777777" w:rsidR="00F5533B" w:rsidRDefault="00F5533B" w:rsidP="00C21C5B">
            <w:r>
              <w:rPr>
                <w:rFonts w:hint="eastAsia"/>
              </w:rPr>
              <w:t>自动带出</w:t>
            </w:r>
          </w:p>
        </w:tc>
        <w:tc>
          <w:tcPr>
            <w:tcW w:w="2693" w:type="dxa"/>
            <w:shd w:val="clear" w:color="auto" w:fill="auto"/>
          </w:tcPr>
          <w:p w14:paraId="2AF66F86" w14:textId="77777777" w:rsidR="00F5533B" w:rsidRDefault="00F5533B" w:rsidP="00C21C5B">
            <w:r>
              <w:rPr>
                <w:rFonts w:hint="eastAsia"/>
              </w:rPr>
              <w:t>默认交易当天可修改</w:t>
            </w:r>
          </w:p>
        </w:tc>
      </w:tr>
      <w:tr w:rsidR="00F5533B" w14:paraId="19ABD44E" w14:textId="77777777" w:rsidTr="00C21C5B">
        <w:tc>
          <w:tcPr>
            <w:tcW w:w="850" w:type="dxa"/>
          </w:tcPr>
          <w:p w14:paraId="55AD5F0E"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7724910C" w14:textId="77777777" w:rsidR="00F5533B" w:rsidRDefault="00F5533B" w:rsidP="00C21C5B">
            <w:pPr>
              <w:ind w:leftChars="-51" w:left="-107" w:right="-47" w:firstLineChars="50" w:firstLine="105"/>
              <w:rPr>
                <w:szCs w:val="21"/>
              </w:rPr>
            </w:pPr>
            <w:r>
              <w:rPr>
                <w:rFonts w:hint="eastAsia"/>
                <w:szCs w:val="21"/>
              </w:rPr>
              <w:t>开立日期</w:t>
            </w:r>
          </w:p>
        </w:tc>
        <w:tc>
          <w:tcPr>
            <w:tcW w:w="2126" w:type="dxa"/>
            <w:shd w:val="clear" w:color="auto" w:fill="auto"/>
          </w:tcPr>
          <w:p w14:paraId="50DD67F4" w14:textId="77777777" w:rsidR="00F5533B" w:rsidRDefault="00F5533B" w:rsidP="00C21C5B">
            <w:pPr>
              <w:pStyle w:val="p0"/>
              <w:ind w:firstLine="0"/>
            </w:pPr>
          </w:p>
        </w:tc>
        <w:tc>
          <w:tcPr>
            <w:tcW w:w="993" w:type="dxa"/>
          </w:tcPr>
          <w:p w14:paraId="58E9D960" w14:textId="77777777" w:rsidR="00F5533B" w:rsidRDefault="00F5533B" w:rsidP="00C21C5B">
            <w:pPr>
              <w:jc w:val="center"/>
            </w:pPr>
            <w:r>
              <w:rPr>
                <w:rFonts w:hint="eastAsia"/>
              </w:rPr>
              <w:t>D</w:t>
            </w:r>
          </w:p>
        </w:tc>
        <w:tc>
          <w:tcPr>
            <w:tcW w:w="850" w:type="dxa"/>
            <w:shd w:val="clear" w:color="auto" w:fill="auto"/>
          </w:tcPr>
          <w:p w14:paraId="1E451AA2" w14:textId="77777777" w:rsidR="00F5533B" w:rsidRDefault="00F5533B" w:rsidP="00C21C5B">
            <w:pPr>
              <w:jc w:val="center"/>
            </w:pPr>
            <w:r>
              <w:rPr>
                <w:rFonts w:hint="eastAsia"/>
              </w:rPr>
              <w:t>M</w:t>
            </w:r>
          </w:p>
        </w:tc>
        <w:tc>
          <w:tcPr>
            <w:tcW w:w="1134" w:type="dxa"/>
            <w:shd w:val="clear" w:color="auto" w:fill="auto"/>
          </w:tcPr>
          <w:p w14:paraId="5C1B7BC3" w14:textId="77777777" w:rsidR="00F5533B" w:rsidRDefault="00F5533B" w:rsidP="00C21C5B">
            <w:r>
              <w:rPr>
                <w:rFonts w:hint="eastAsia"/>
              </w:rPr>
              <w:t>手工录入</w:t>
            </w:r>
          </w:p>
        </w:tc>
        <w:tc>
          <w:tcPr>
            <w:tcW w:w="2693" w:type="dxa"/>
            <w:shd w:val="clear" w:color="auto" w:fill="auto"/>
          </w:tcPr>
          <w:p w14:paraId="2567C98C" w14:textId="77777777" w:rsidR="00F5533B" w:rsidRDefault="00F5533B" w:rsidP="00C21C5B">
            <w:r>
              <w:rPr>
                <w:rFonts w:hint="eastAsia"/>
              </w:rPr>
              <w:t>如果是报文发起的交易则</w:t>
            </w:r>
            <w:r>
              <w:rPr>
                <w:rFonts w:hint="eastAsia"/>
              </w:rPr>
              <w:t>MT760</w:t>
            </w:r>
            <w:r>
              <w:rPr>
                <w:rFonts w:hint="eastAsia"/>
              </w:rPr>
              <w:t>报文中的发报行编号，对应报文中的</w:t>
            </w:r>
            <w:r>
              <w:rPr>
                <w:rFonts w:hint="eastAsia"/>
              </w:rPr>
              <w:t>30</w:t>
            </w:r>
            <w:r>
              <w:rPr>
                <w:rFonts w:hint="eastAsia"/>
              </w:rPr>
              <w:t>栏。通过信开或其他方式则手工录入。</w:t>
            </w:r>
          </w:p>
        </w:tc>
      </w:tr>
      <w:tr w:rsidR="00F5533B" w14:paraId="5D4E5789" w14:textId="77777777" w:rsidTr="00C21C5B">
        <w:tc>
          <w:tcPr>
            <w:tcW w:w="850" w:type="dxa"/>
          </w:tcPr>
          <w:p w14:paraId="6FFC8302"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453AD94A" w14:textId="77777777" w:rsidR="00F5533B" w:rsidRDefault="00F5533B" w:rsidP="00C21C5B">
            <w:pPr>
              <w:ind w:leftChars="-51" w:left="-107" w:right="-47" w:firstLineChars="50" w:firstLine="105"/>
              <w:rPr>
                <w:szCs w:val="21"/>
              </w:rPr>
            </w:pPr>
            <w:r>
              <w:rPr>
                <w:rFonts w:hint="eastAsia"/>
                <w:szCs w:val="21"/>
              </w:rPr>
              <w:t>生效日期</w:t>
            </w:r>
          </w:p>
        </w:tc>
        <w:tc>
          <w:tcPr>
            <w:tcW w:w="2126" w:type="dxa"/>
            <w:shd w:val="clear" w:color="auto" w:fill="auto"/>
          </w:tcPr>
          <w:p w14:paraId="7DAEC592" w14:textId="77777777" w:rsidR="00F5533B" w:rsidRDefault="00F5533B" w:rsidP="00C21C5B">
            <w:pPr>
              <w:pStyle w:val="p0"/>
              <w:ind w:firstLine="0"/>
            </w:pPr>
          </w:p>
        </w:tc>
        <w:tc>
          <w:tcPr>
            <w:tcW w:w="993" w:type="dxa"/>
          </w:tcPr>
          <w:p w14:paraId="34DE5C23" w14:textId="77777777" w:rsidR="00F5533B" w:rsidRDefault="00F5533B" w:rsidP="00C21C5B">
            <w:pPr>
              <w:jc w:val="center"/>
            </w:pPr>
            <w:r>
              <w:rPr>
                <w:rFonts w:hint="eastAsia"/>
              </w:rPr>
              <w:t>D</w:t>
            </w:r>
          </w:p>
        </w:tc>
        <w:tc>
          <w:tcPr>
            <w:tcW w:w="850" w:type="dxa"/>
            <w:shd w:val="clear" w:color="auto" w:fill="auto"/>
          </w:tcPr>
          <w:p w14:paraId="51818C58" w14:textId="77777777" w:rsidR="00F5533B" w:rsidRDefault="00F5533B" w:rsidP="00C21C5B">
            <w:pPr>
              <w:jc w:val="center"/>
            </w:pPr>
            <w:r>
              <w:rPr>
                <w:rFonts w:hint="eastAsia"/>
              </w:rPr>
              <w:t>M</w:t>
            </w:r>
          </w:p>
        </w:tc>
        <w:tc>
          <w:tcPr>
            <w:tcW w:w="1134" w:type="dxa"/>
            <w:shd w:val="clear" w:color="auto" w:fill="auto"/>
          </w:tcPr>
          <w:p w14:paraId="71F1FFCE" w14:textId="77777777" w:rsidR="00F5533B" w:rsidRDefault="00F5533B" w:rsidP="00C21C5B">
            <w:r>
              <w:rPr>
                <w:rFonts w:hint="eastAsia"/>
              </w:rPr>
              <w:t>日期选择</w:t>
            </w:r>
          </w:p>
        </w:tc>
        <w:tc>
          <w:tcPr>
            <w:tcW w:w="2693" w:type="dxa"/>
            <w:shd w:val="clear" w:color="auto" w:fill="auto"/>
          </w:tcPr>
          <w:p w14:paraId="6BEF7AFE" w14:textId="77777777" w:rsidR="00F5533B" w:rsidRDefault="00F5533B" w:rsidP="00C21C5B">
            <w:r w:rsidRPr="00604E94">
              <w:rPr>
                <w:rFonts w:hint="eastAsia"/>
                <w:szCs w:val="21"/>
              </w:rPr>
              <w:t>默认系统当前日期</w:t>
            </w:r>
            <w:r>
              <w:rPr>
                <w:rFonts w:hint="eastAsia"/>
              </w:rPr>
              <w:t>，可修改</w:t>
            </w:r>
          </w:p>
        </w:tc>
      </w:tr>
      <w:tr w:rsidR="00F5533B" w14:paraId="6449CF6E" w14:textId="77777777" w:rsidTr="00C21C5B">
        <w:tc>
          <w:tcPr>
            <w:tcW w:w="850" w:type="dxa"/>
          </w:tcPr>
          <w:p w14:paraId="218106F3"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6DF46C7F" w14:textId="77777777" w:rsidR="00F5533B" w:rsidRDefault="00F5533B" w:rsidP="00C21C5B">
            <w:pPr>
              <w:ind w:leftChars="-51" w:left="-107" w:right="-47" w:firstLineChars="50" w:firstLine="105"/>
              <w:rPr>
                <w:szCs w:val="21"/>
              </w:rPr>
            </w:pPr>
            <w:r>
              <w:rPr>
                <w:rFonts w:hint="eastAsia"/>
                <w:szCs w:val="21"/>
              </w:rPr>
              <w:t>效期类型</w:t>
            </w:r>
          </w:p>
        </w:tc>
        <w:tc>
          <w:tcPr>
            <w:tcW w:w="2126" w:type="dxa"/>
            <w:shd w:val="clear" w:color="auto" w:fill="auto"/>
          </w:tcPr>
          <w:p w14:paraId="54F32445" w14:textId="77777777" w:rsidR="00F5533B" w:rsidRDefault="00F5533B" w:rsidP="00C21C5B">
            <w:pPr>
              <w:pStyle w:val="p0"/>
              <w:ind w:firstLine="0"/>
            </w:pPr>
          </w:p>
        </w:tc>
        <w:tc>
          <w:tcPr>
            <w:tcW w:w="993" w:type="dxa"/>
          </w:tcPr>
          <w:p w14:paraId="0EC346B5" w14:textId="77777777" w:rsidR="00F5533B" w:rsidRDefault="00F5533B" w:rsidP="00C21C5B">
            <w:pPr>
              <w:jc w:val="center"/>
            </w:pPr>
            <w:r>
              <w:rPr>
                <w:rFonts w:hint="eastAsia"/>
              </w:rPr>
              <w:t>V(3)</w:t>
            </w:r>
          </w:p>
        </w:tc>
        <w:tc>
          <w:tcPr>
            <w:tcW w:w="850" w:type="dxa"/>
            <w:shd w:val="clear" w:color="auto" w:fill="auto"/>
          </w:tcPr>
          <w:p w14:paraId="747C46D9" w14:textId="77777777" w:rsidR="00F5533B" w:rsidRDefault="00F5533B" w:rsidP="00C21C5B">
            <w:pPr>
              <w:jc w:val="center"/>
            </w:pPr>
            <w:r>
              <w:rPr>
                <w:rFonts w:hint="eastAsia"/>
              </w:rPr>
              <w:t>M</w:t>
            </w:r>
          </w:p>
        </w:tc>
        <w:tc>
          <w:tcPr>
            <w:tcW w:w="1134" w:type="dxa"/>
            <w:shd w:val="clear" w:color="auto" w:fill="auto"/>
          </w:tcPr>
          <w:p w14:paraId="5EB6DC68" w14:textId="77777777" w:rsidR="00F5533B" w:rsidRDefault="00F5533B" w:rsidP="00C21C5B">
            <w:r>
              <w:rPr>
                <w:rFonts w:hint="eastAsia"/>
              </w:rPr>
              <w:t>选择</w:t>
            </w:r>
          </w:p>
        </w:tc>
        <w:tc>
          <w:tcPr>
            <w:tcW w:w="2693" w:type="dxa"/>
            <w:shd w:val="clear" w:color="auto" w:fill="auto"/>
          </w:tcPr>
          <w:p w14:paraId="28325913" w14:textId="77777777" w:rsidR="00F5533B" w:rsidRDefault="00F5533B" w:rsidP="00C21C5B">
            <w:r>
              <w:rPr>
                <w:rFonts w:hint="eastAsia"/>
              </w:rPr>
              <w:t>1</w:t>
            </w:r>
            <w:r>
              <w:rPr>
                <w:rFonts w:hint="eastAsia"/>
              </w:rPr>
              <w:t>：有固定到期日</w:t>
            </w:r>
          </w:p>
          <w:p w14:paraId="2E8FF8D5" w14:textId="77777777" w:rsidR="00F5533B" w:rsidRDefault="00F5533B" w:rsidP="00C21C5B">
            <w:r>
              <w:rPr>
                <w:rFonts w:hint="eastAsia"/>
              </w:rPr>
              <w:t>2</w:t>
            </w:r>
            <w:r>
              <w:rPr>
                <w:rFonts w:hint="eastAsia"/>
              </w:rPr>
              <w:t>：无固定到期日</w:t>
            </w:r>
          </w:p>
        </w:tc>
      </w:tr>
      <w:tr w:rsidR="00F5533B" w14:paraId="4FE2F3FD" w14:textId="77777777" w:rsidTr="00C21C5B">
        <w:tc>
          <w:tcPr>
            <w:tcW w:w="850" w:type="dxa"/>
          </w:tcPr>
          <w:p w14:paraId="7EA796CF"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7E5179F5" w14:textId="77777777" w:rsidR="00F5533B" w:rsidRDefault="00F5533B" w:rsidP="00C21C5B">
            <w:pPr>
              <w:ind w:leftChars="-51" w:left="-107" w:right="-47" w:firstLineChars="50" w:firstLine="105"/>
              <w:rPr>
                <w:szCs w:val="21"/>
              </w:rPr>
            </w:pPr>
            <w:r>
              <w:rPr>
                <w:rFonts w:hint="eastAsia"/>
                <w:szCs w:val="21"/>
              </w:rPr>
              <w:t>失效日期</w:t>
            </w:r>
          </w:p>
        </w:tc>
        <w:tc>
          <w:tcPr>
            <w:tcW w:w="2126" w:type="dxa"/>
            <w:shd w:val="clear" w:color="auto" w:fill="auto"/>
          </w:tcPr>
          <w:p w14:paraId="16C0A876" w14:textId="77777777" w:rsidR="00F5533B" w:rsidRDefault="00F5533B" w:rsidP="00C21C5B">
            <w:pPr>
              <w:pStyle w:val="p0"/>
              <w:ind w:firstLine="0"/>
            </w:pPr>
          </w:p>
        </w:tc>
        <w:tc>
          <w:tcPr>
            <w:tcW w:w="993" w:type="dxa"/>
          </w:tcPr>
          <w:p w14:paraId="780B8577" w14:textId="77777777" w:rsidR="00F5533B" w:rsidRDefault="00F5533B" w:rsidP="00C21C5B">
            <w:pPr>
              <w:jc w:val="center"/>
            </w:pPr>
            <w:r>
              <w:rPr>
                <w:rFonts w:hint="eastAsia"/>
              </w:rPr>
              <w:t>D</w:t>
            </w:r>
          </w:p>
        </w:tc>
        <w:tc>
          <w:tcPr>
            <w:tcW w:w="850" w:type="dxa"/>
            <w:shd w:val="clear" w:color="auto" w:fill="auto"/>
          </w:tcPr>
          <w:p w14:paraId="6D0C14D2" w14:textId="77777777" w:rsidR="00F5533B" w:rsidRDefault="00F5533B" w:rsidP="00C21C5B">
            <w:pPr>
              <w:jc w:val="center"/>
            </w:pPr>
            <w:r>
              <w:rPr>
                <w:rFonts w:hint="eastAsia"/>
              </w:rPr>
              <w:t>MO</w:t>
            </w:r>
          </w:p>
        </w:tc>
        <w:tc>
          <w:tcPr>
            <w:tcW w:w="1134" w:type="dxa"/>
            <w:shd w:val="clear" w:color="auto" w:fill="auto"/>
          </w:tcPr>
          <w:p w14:paraId="0387C064" w14:textId="77777777" w:rsidR="00F5533B" w:rsidRDefault="00F5533B" w:rsidP="00C21C5B">
            <w:r>
              <w:rPr>
                <w:rFonts w:hint="eastAsia"/>
              </w:rPr>
              <w:t>日期选择</w:t>
            </w:r>
          </w:p>
        </w:tc>
        <w:tc>
          <w:tcPr>
            <w:tcW w:w="2693" w:type="dxa"/>
            <w:shd w:val="clear" w:color="auto" w:fill="auto"/>
          </w:tcPr>
          <w:p w14:paraId="09EC78CD" w14:textId="77777777" w:rsidR="00F5533B" w:rsidRDefault="00F5533B" w:rsidP="00C21C5B">
            <w:r>
              <w:rPr>
                <w:rFonts w:hint="eastAsia"/>
              </w:rPr>
              <w:t>效期类型为有固定到期日时，必输。</w:t>
            </w:r>
          </w:p>
        </w:tc>
      </w:tr>
      <w:tr w:rsidR="00F5533B" w14:paraId="646BB944" w14:textId="77777777" w:rsidTr="00C21C5B">
        <w:tc>
          <w:tcPr>
            <w:tcW w:w="850" w:type="dxa"/>
          </w:tcPr>
          <w:p w14:paraId="50B70E7F"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19B3F2F5" w14:textId="77777777" w:rsidR="00F5533B" w:rsidRDefault="00F5533B" w:rsidP="00C21C5B">
            <w:pPr>
              <w:ind w:leftChars="-51" w:left="-107" w:right="-47" w:firstLineChars="50" w:firstLine="105"/>
              <w:rPr>
                <w:szCs w:val="21"/>
              </w:rPr>
            </w:pPr>
            <w:r>
              <w:t>印押状态</w:t>
            </w:r>
          </w:p>
        </w:tc>
        <w:tc>
          <w:tcPr>
            <w:tcW w:w="2126" w:type="dxa"/>
            <w:shd w:val="clear" w:color="auto" w:fill="auto"/>
          </w:tcPr>
          <w:p w14:paraId="277C6C29" w14:textId="77777777" w:rsidR="00F5533B" w:rsidRDefault="00F5533B" w:rsidP="00C21C5B">
            <w:pPr>
              <w:pStyle w:val="p0"/>
              <w:ind w:firstLine="0"/>
            </w:pPr>
          </w:p>
        </w:tc>
        <w:tc>
          <w:tcPr>
            <w:tcW w:w="993" w:type="dxa"/>
          </w:tcPr>
          <w:p w14:paraId="6B4E1B7C" w14:textId="77777777" w:rsidR="00F5533B" w:rsidRDefault="00F5533B" w:rsidP="00C21C5B">
            <w:pPr>
              <w:jc w:val="center"/>
            </w:pPr>
            <w:r>
              <w:rPr>
                <w:rFonts w:hint="eastAsia"/>
              </w:rPr>
              <w:t>V(3)</w:t>
            </w:r>
          </w:p>
        </w:tc>
        <w:tc>
          <w:tcPr>
            <w:tcW w:w="850" w:type="dxa"/>
            <w:shd w:val="clear" w:color="auto" w:fill="auto"/>
          </w:tcPr>
          <w:p w14:paraId="2E8165E6" w14:textId="77777777" w:rsidR="00F5533B" w:rsidRDefault="00F5533B" w:rsidP="00C21C5B">
            <w:pPr>
              <w:jc w:val="center"/>
            </w:pPr>
            <w:r>
              <w:rPr>
                <w:rFonts w:hint="eastAsia"/>
              </w:rPr>
              <w:t>M</w:t>
            </w:r>
          </w:p>
        </w:tc>
        <w:tc>
          <w:tcPr>
            <w:tcW w:w="1134" w:type="dxa"/>
            <w:shd w:val="clear" w:color="auto" w:fill="auto"/>
          </w:tcPr>
          <w:p w14:paraId="352EFA27" w14:textId="77777777" w:rsidR="00F5533B" w:rsidRDefault="00F5533B" w:rsidP="00C21C5B">
            <w:r>
              <w:rPr>
                <w:rFonts w:hint="eastAsia"/>
              </w:rPr>
              <w:t>选择</w:t>
            </w:r>
          </w:p>
        </w:tc>
        <w:tc>
          <w:tcPr>
            <w:tcW w:w="2693" w:type="dxa"/>
            <w:shd w:val="clear" w:color="auto" w:fill="auto"/>
          </w:tcPr>
          <w:p w14:paraId="663F7C96" w14:textId="77777777" w:rsidR="00F5533B" w:rsidRDefault="00F5533B" w:rsidP="00C21C5B">
            <w:r>
              <w:rPr>
                <w:rFonts w:hint="eastAsia"/>
              </w:rPr>
              <w:t xml:space="preserve">Y: </w:t>
            </w:r>
            <w:r w:rsidRPr="005610C9">
              <w:rPr>
                <w:rFonts w:hint="eastAsia"/>
              </w:rPr>
              <w:t>印押相符</w:t>
            </w:r>
          </w:p>
          <w:p w14:paraId="2C9B7F34" w14:textId="77777777" w:rsidR="00F5533B" w:rsidRDefault="00F5533B" w:rsidP="00C21C5B">
            <w:r>
              <w:rPr>
                <w:rFonts w:hint="eastAsia"/>
              </w:rPr>
              <w:t xml:space="preserve">N: </w:t>
            </w:r>
            <w:r w:rsidRPr="005610C9">
              <w:rPr>
                <w:rFonts w:hint="eastAsia"/>
              </w:rPr>
              <w:t>印押不</w:t>
            </w:r>
            <w:r>
              <w:rPr>
                <w:rFonts w:hint="eastAsia"/>
              </w:rPr>
              <w:t>相</w:t>
            </w:r>
            <w:r w:rsidRPr="005610C9">
              <w:rPr>
                <w:rFonts w:hint="eastAsia"/>
              </w:rPr>
              <w:t>符</w:t>
            </w:r>
          </w:p>
        </w:tc>
      </w:tr>
      <w:tr w:rsidR="00F5533B" w14:paraId="3D52EA0D" w14:textId="77777777" w:rsidTr="00C21C5B">
        <w:tc>
          <w:tcPr>
            <w:tcW w:w="850" w:type="dxa"/>
          </w:tcPr>
          <w:p w14:paraId="13AF5B91"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495898CD" w14:textId="77777777" w:rsidR="00F5533B" w:rsidRDefault="00F5533B" w:rsidP="00C21C5B">
            <w:pPr>
              <w:ind w:leftChars="-51" w:left="-107" w:right="-47" w:firstLineChars="50" w:firstLine="105"/>
              <w:rPr>
                <w:szCs w:val="21"/>
              </w:rPr>
            </w:pPr>
            <w:r>
              <w:rPr>
                <w:rFonts w:hint="eastAsia"/>
                <w:szCs w:val="21"/>
              </w:rPr>
              <w:t>合同编号</w:t>
            </w:r>
          </w:p>
        </w:tc>
        <w:tc>
          <w:tcPr>
            <w:tcW w:w="2126" w:type="dxa"/>
            <w:shd w:val="clear" w:color="auto" w:fill="auto"/>
          </w:tcPr>
          <w:p w14:paraId="66EAC31E" w14:textId="77777777" w:rsidR="00F5533B" w:rsidRDefault="00F5533B" w:rsidP="00C21C5B">
            <w:pPr>
              <w:pStyle w:val="p0"/>
              <w:ind w:firstLine="0"/>
            </w:pPr>
          </w:p>
        </w:tc>
        <w:tc>
          <w:tcPr>
            <w:tcW w:w="993" w:type="dxa"/>
          </w:tcPr>
          <w:p w14:paraId="574C3D26" w14:textId="77777777" w:rsidR="00F5533B" w:rsidRDefault="00F5533B" w:rsidP="00C21C5B">
            <w:pPr>
              <w:jc w:val="center"/>
            </w:pPr>
            <w:r>
              <w:rPr>
                <w:rFonts w:hint="eastAsia"/>
              </w:rPr>
              <w:t>V(32)</w:t>
            </w:r>
          </w:p>
        </w:tc>
        <w:tc>
          <w:tcPr>
            <w:tcW w:w="850" w:type="dxa"/>
            <w:shd w:val="clear" w:color="auto" w:fill="auto"/>
          </w:tcPr>
          <w:p w14:paraId="22D2C02F" w14:textId="77777777" w:rsidR="00F5533B" w:rsidRDefault="00F5533B" w:rsidP="00C21C5B">
            <w:pPr>
              <w:jc w:val="center"/>
            </w:pPr>
            <w:r>
              <w:rPr>
                <w:rFonts w:hint="eastAsia"/>
              </w:rPr>
              <w:t>M</w:t>
            </w:r>
          </w:p>
        </w:tc>
        <w:tc>
          <w:tcPr>
            <w:tcW w:w="1134" w:type="dxa"/>
            <w:shd w:val="clear" w:color="auto" w:fill="auto"/>
          </w:tcPr>
          <w:p w14:paraId="0A239BB3" w14:textId="77777777" w:rsidR="00F5533B" w:rsidRDefault="00F5533B" w:rsidP="00C21C5B">
            <w:r>
              <w:rPr>
                <w:rFonts w:hint="eastAsia"/>
              </w:rPr>
              <w:t>手工录入</w:t>
            </w:r>
          </w:p>
        </w:tc>
        <w:tc>
          <w:tcPr>
            <w:tcW w:w="2693" w:type="dxa"/>
            <w:shd w:val="clear" w:color="auto" w:fill="auto"/>
          </w:tcPr>
          <w:p w14:paraId="1318E697" w14:textId="77777777" w:rsidR="00F5533B" w:rsidRDefault="00F5533B" w:rsidP="00C21C5B"/>
        </w:tc>
      </w:tr>
      <w:tr w:rsidR="00F5533B" w14:paraId="3610490F" w14:textId="77777777" w:rsidTr="00C21C5B">
        <w:tc>
          <w:tcPr>
            <w:tcW w:w="850" w:type="dxa"/>
          </w:tcPr>
          <w:p w14:paraId="30E9BB3B"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11C09D5B" w14:textId="77777777" w:rsidR="00F5533B" w:rsidRDefault="00F5533B" w:rsidP="00C21C5B">
            <w:pPr>
              <w:ind w:leftChars="-51" w:left="-107" w:right="-47" w:firstLineChars="50" w:firstLine="105"/>
              <w:rPr>
                <w:szCs w:val="21"/>
              </w:rPr>
            </w:pPr>
            <w:r>
              <w:rPr>
                <w:rFonts w:hint="eastAsia"/>
                <w:szCs w:val="21"/>
              </w:rPr>
              <w:t>合同金额</w:t>
            </w:r>
          </w:p>
        </w:tc>
        <w:tc>
          <w:tcPr>
            <w:tcW w:w="2126" w:type="dxa"/>
            <w:shd w:val="clear" w:color="auto" w:fill="auto"/>
          </w:tcPr>
          <w:p w14:paraId="25615426" w14:textId="77777777" w:rsidR="00F5533B" w:rsidRDefault="00F5533B" w:rsidP="00C21C5B">
            <w:pPr>
              <w:pStyle w:val="p0"/>
              <w:ind w:firstLine="0"/>
            </w:pPr>
          </w:p>
        </w:tc>
        <w:tc>
          <w:tcPr>
            <w:tcW w:w="993" w:type="dxa"/>
          </w:tcPr>
          <w:p w14:paraId="21E5F01A" w14:textId="77777777" w:rsidR="00F5533B" w:rsidRDefault="00F5533B" w:rsidP="00C21C5B">
            <w:pPr>
              <w:jc w:val="center"/>
            </w:pPr>
            <w:r>
              <w:rPr>
                <w:rFonts w:hint="eastAsia"/>
              </w:rPr>
              <w:t>N(18,2)</w:t>
            </w:r>
          </w:p>
        </w:tc>
        <w:tc>
          <w:tcPr>
            <w:tcW w:w="850" w:type="dxa"/>
            <w:shd w:val="clear" w:color="auto" w:fill="auto"/>
          </w:tcPr>
          <w:p w14:paraId="0D38D510" w14:textId="77777777" w:rsidR="00F5533B" w:rsidRDefault="00F5533B" w:rsidP="00C21C5B">
            <w:pPr>
              <w:jc w:val="center"/>
            </w:pPr>
            <w:r>
              <w:rPr>
                <w:rFonts w:hint="eastAsia"/>
              </w:rPr>
              <w:t>O</w:t>
            </w:r>
          </w:p>
        </w:tc>
        <w:tc>
          <w:tcPr>
            <w:tcW w:w="1134" w:type="dxa"/>
            <w:shd w:val="clear" w:color="auto" w:fill="auto"/>
          </w:tcPr>
          <w:p w14:paraId="58528274" w14:textId="77777777" w:rsidR="00F5533B" w:rsidRDefault="00F5533B" w:rsidP="00C21C5B">
            <w:r>
              <w:rPr>
                <w:rFonts w:hint="eastAsia"/>
              </w:rPr>
              <w:t>手工录入</w:t>
            </w:r>
          </w:p>
        </w:tc>
        <w:tc>
          <w:tcPr>
            <w:tcW w:w="2693" w:type="dxa"/>
            <w:shd w:val="clear" w:color="auto" w:fill="auto"/>
          </w:tcPr>
          <w:p w14:paraId="70638C75" w14:textId="77777777" w:rsidR="00F5533B" w:rsidRDefault="00F5533B" w:rsidP="00C21C5B"/>
        </w:tc>
      </w:tr>
      <w:tr w:rsidR="00F5533B" w14:paraId="2977F0C8" w14:textId="77777777" w:rsidTr="00C21C5B">
        <w:tc>
          <w:tcPr>
            <w:tcW w:w="850" w:type="dxa"/>
          </w:tcPr>
          <w:p w14:paraId="29CF954C" w14:textId="77777777" w:rsidR="00F5533B" w:rsidRPr="00FE0430" w:rsidRDefault="00F5533B" w:rsidP="00F5533B">
            <w:pPr>
              <w:numPr>
                <w:ilvl w:val="0"/>
                <w:numId w:val="20"/>
              </w:numPr>
              <w:spacing w:line="360" w:lineRule="auto"/>
              <w:ind w:right="-47"/>
              <w:rPr>
                <w:szCs w:val="21"/>
              </w:rPr>
            </w:pPr>
          </w:p>
        </w:tc>
        <w:tc>
          <w:tcPr>
            <w:tcW w:w="2269" w:type="dxa"/>
            <w:shd w:val="clear" w:color="auto" w:fill="auto"/>
          </w:tcPr>
          <w:p w14:paraId="1B9F5E14" w14:textId="77777777" w:rsidR="00F5533B" w:rsidRDefault="00F5533B" w:rsidP="00C21C5B">
            <w:pPr>
              <w:ind w:leftChars="-51" w:left="-107" w:right="-47" w:firstLineChars="50" w:firstLine="105"/>
              <w:rPr>
                <w:szCs w:val="21"/>
              </w:rPr>
            </w:pPr>
            <w:r>
              <w:rPr>
                <w:rFonts w:hint="eastAsia"/>
                <w:szCs w:val="21"/>
              </w:rPr>
              <w:t>项目名称</w:t>
            </w:r>
          </w:p>
        </w:tc>
        <w:tc>
          <w:tcPr>
            <w:tcW w:w="2126" w:type="dxa"/>
            <w:shd w:val="clear" w:color="auto" w:fill="auto"/>
          </w:tcPr>
          <w:p w14:paraId="4BE8D418" w14:textId="77777777" w:rsidR="00F5533B" w:rsidRDefault="00F5533B" w:rsidP="00C21C5B">
            <w:pPr>
              <w:pStyle w:val="p0"/>
              <w:ind w:firstLine="0"/>
            </w:pPr>
          </w:p>
        </w:tc>
        <w:tc>
          <w:tcPr>
            <w:tcW w:w="993" w:type="dxa"/>
          </w:tcPr>
          <w:p w14:paraId="3E1D8AB7" w14:textId="77777777" w:rsidR="00F5533B" w:rsidRDefault="00F5533B" w:rsidP="00C21C5B">
            <w:pPr>
              <w:jc w:val="center"/>
            </w:pPr>
            <w:r>
              <w:rPr>
                <w:rFonts w:hint="eastAsia"/>
              </w:rPr>
              <w:t>V(400)</w:t>
            </w:r>
          </w:p>
        </w:tc>
        <w:tc>
          <w:tcPr>
            <w:tcW w:w="850" w:type="dxa"/>
            <w:shd w:val="clear" w:color="auto" w:fill="auto"/>
          </w:tcPr>
          <w:p w14:paraId="0E5F5AD6" w14:textId="77777777" w:rsidR="00F5533B" w:rsidRDefault="00F5533B" w:rsidP="00C21C5B">
            <w:pPr>
              <w:jc w:val="center"/>
            </w:pPr>
            <w:r>
              <w:rPr>
                <w:rFonts w:hint="eastAsia"/>
              </w:rPr>
              <w:t>O</w:t>
            </w:r>
          </w:p>
        </w:tc>
        <w:tc>
          <w:tcPr>
            <w:tcW w:w="1134" w:type="dxa"/>
            <w:shd w:val="clear" w:color="auto" w:fill="auto"/>
          </w:tcPr>
          <w:p w14:paraId="7B2C7ABC" w14:textId="77777777" w:rsidR="00F5533B" w:rsidRDefault="00F5533B" w:rsidP="00C21C5B">
            <w:r>
              <w:rPr>
                <w:rFonts w:hint="eastAsia"/>
              </w:rPr>
              <w:t>手工录入</w:t>
            </w:r>
          </w:p>
        </w:tc>
        <w:tc>
          <w:tcPr>
            <w:tcW w:w="2693" w:type="dxa"/>
            <w:shd w:val="clear" w:color="auto" w:fill="auto"/>
          </w:tcPr>
          <w:p w14:paraId="746D8AEF" w14:textId="77777777" w:rsidR="00F5533B" w:rsidRDefault="00F5533B" w:rsidP="00C21C5B"/>
        </w:tc>
      </w:tr>
      <w:tr w:rsidR="00F5533B" w14:paraId="04C51A30" w14:textId="77777777" w:rsidTr="00C21C5B">
        <w:tc>
          <w:tcPr>
            <w:tcW w:w="850" w:type="dxa"/>
          </w:tcPr>
          <w:p w14:paraId="795CE92B" w14:textId="77777777" w:rsidR="00F5533B" w:rsidRDefault="00F5533B" w:rsidP="00F5533B">
            <w:pPr>
              <w:numPr>
                <w:ilvl w:val="0"/>
                <w:numId w:val="20"/>
              </w:numPr>
              <w:spacing w:line="360" w:lineRule="auto"/>
              <w:ind w:right="-47"/>
              <w:rPr>
                <w:szCs w:val="21"/>
              </w:rPr>
            </w:pPr>
          </w:p>
        </w:tc>
        <w:tc>
          <w:tcPr>
            <w:tcW w:w="2269" w:type="dxa"/>
            <w:shd w:val="clear" w:color="auto" w:fill="auto"/>
          </w:tcPr>
          <w:p w14:paraId="7C69FF84" w14:textId="77777777" w:rsidR="00F5533B" w:rsidRDefault="00F5533B" w:rsidP="00C21C5B">
            <w:pPr>
              <w:ind w:leftChars="-51" w:left="-107" w:right="-47" w:firstLineChars="50" w:firstLine="105"/>
              <w:rPr>
                <w:szCs w:val="21"/>
              </w:rPr>
            </w:pPr>
            <w:r>
              <w:rPr>
                <w:rFonts w:hint="eastAsia"/>
                <w:szCs w:val="21"/>
              </w:rPr>
              <w:t>备注</w:t>
            </w:r>
          </w:p>
        </w:tc>
        <w:tc>
          <w:tcPr>
            <w:tcW w:w="2126" w:type="dxa"/>
            <w:shd w:val="clear" w:color="auto" w:fill="auto"/>
          </w:tcPr>
          <w:p w14:paraId="097C768C" w14:textId="77777777" w:rsidR="00F5533B" w:rsidRDefault="00F5533B" w:rsidP="00C21C5B">
            <w:pPr>
              <w:pStyle w:val="p0"/>
              <w:ind w:firstLine="0"/>
            </w:pPr>
          </w:p>
        </w:tc>
        <w:tc>
          <w:tcPr>
            <w:tcW w:w="993" w:type="dxa"/>
          </w:tcPr>
          <w:p w14:paraId="06DC9BA0" w14:textId="77777777" w:rsidR="00F5533B" w:rsidRDefault="00F5533B" w:rsidP="00C21C5B">
            <w:pPr>
              <w:jc w:val="center"/>
            </w:pPr>
            <w:r>
              <w:rPr>
                <w:rFonts w:hint="eastAsia"/>
              </w:rPr>
              <w:t>V(200)</w:t>
            </w:r>
          </w:p>
        </w:tc>
        <w:tc>
          <w:tcPr>
            <w:tcW w:w="850" w:type="dxa"/>
            <w:shd w:val="clear" w:color="auto" w:fill="auto"/>
          </w:tcPr>
          <w:p w14:paraId="584AF688" w14:textId="77777777" w:rsidR="00F5533B" w:rsidRDefault="00F5533B" w:rsidP="00C21C5B">
            <w:pPr>
              <w:jc w:val="center"/>
            </w:pPr>
            <w:r>
              <w:rPr>
                <w:rFonts w:hint="eastAsia"/>
              </w:rPr>
              <w:t>O</w:t>
            </w:r>
          </w:p>
        </w:tc>
        <w:tc>
          <w:tcPr>
            <w:tcW w:w="1134" w:type="dxa"/>
            <w:shd w:val="clear" w:color="auto" w:fill="auto"/>
          </w:tcPr>
          <w:p w14:paraId="4EE09C18" w14:textId="77777777" w:rsidR="00F5533B" w:rsidRDefault="00F5533B" w:rsidP="00C21C5B">
            <w:r>
              <w:rPr>
                <w:rFonts w:hint="eastAsia"/>
              </w:rPr>
              <w:t>手工录入</w:t>
            </w:r>
          </w:p>
        </w:tc>
        <w:tc>
          <w:tcPr>
            <w:tcW w:w="2693" w:type="dxa"/>
            <w:shd w:val="clear" w:color="auto" w:fill="auto"/>
          </w:tcPr>
          <w:p w14:paraId="19D112A6" w14:textId="77777777" w:rsidR="00F5533B" w:rsidRDefault="00F5533B" w:rsidP="00C21C5B"/>
        </w:tc>
      </w:tr>
      <w:tr w:rsidR="00F5533B" w14:paraId="1CCFDC90" w14:textId="77777777" w:rsidTr="00C21C5B">
        <w:tc>
          <w:tcPr>
            <w:tcW w:w="850" w:type="dxa"/>
          </w:tcPr>
          <w:p w14:paraId="188A598A" w14:textId="77777777" w:rsidR="00F5533B" w:rsidRDefault="00F5533B" w:rsidP="00F5533B">
            <w:pPr>
              <w:numPr>
                <w:ilvl w:val="0"/>
                <w:numId w:val="20"/>
              </w:numPr>
              <w:spacing w:line="360" w:lineRule="auto"/>
              <w:ind w:right="-47"/>
              <w:rPr>
                <w:szCs w:val="21"/>
              </w:rPr>
            </w:pPr>
          </w:p>
        </w:tc>
        <w:tc>
          <w:tcPr>
            <w:tcW w:w="2269" w:type="dxa"/>
            <w:shd w:val="clear" w:color="auto" w:fill="auto"/>
          </w:tcPr>
          <w:p w14:paraId="0E99BC28" w14:textId="77777777" w:rsidR="00F5533B" w:rsidRDefault="00F5533B" w:rsidP="00C21C5B">
            <w:pPr>
              <w:ind w:leftChars="-51" w:left="-107" w:right="-47" w:firstLineChars="50" w:firstLine="105"/>
              <w:rPr>
                <w:szCs w:val="21"/>
              </w:rPr>
            </w:pPr>
            <w:r>
              <w:rPr>
                <w:rFonts w:hint="eastAsia"/>
                <w:szCs w:val="21"/>
              </w:rPr>
              <w:t>费用管理</w:t>
            </w:r>
          </w:p>
        </w:tc>
        <w:tc>
          <w:tcPr>
            <w:tcW w:w="2126" w:type="dxa"/>
            <w:shd w:val="clear" w:color="auto" w:fill="auto"/>
          </w:tcPr>
          <w:p w14:paraId="3AD406C6" w14:textId="77777777" w:rsidR="00F5533B" w:rsidRDefault="00F5533B" w:rsidP="00C21C5B">
            <w:pPr>
              <w:pStyle w:val="p0"/>
              <w:ind w:firstLine="0"/>
            </w:pPr>
          </w:p>
        </w:tc>
        <w:tc>
          <w:tcPr>
            <w:tcW w:w="993" w:type="dxa"/>
          </w:tcPr>
          <w:p w14:paraId="7314B544" w14:textId="77777777" w:rsidR="00F5533B" w:rsidRDefault="00F5533B" w:rsidP="00C21C5B">
            <w:pPr>
              <w:jc w:val="center"/>
            </w:pPr>
            <w:r>
              <w:rPr>
                <w:rFonts w:hint="eastAsia"/>
              </w:rPr>
              <w:t>控件</w:t>
            </w:r>
          </w:p>
        </w:tc>
        <w:tc>
          <w:tcPr>
            <w:tcW w:w="850" w:type="dxa"/>
            <w:shd w:val="clear" w:color="auto" w:fill="auto"/>
          </w:tcPr>
          <w:p w14:paraId="7C7ADBA6" w14:textId="77777777" w:rsidR="00F5533B" w:rsidRDefault="00F5533B" w:rsidP="00C21C5B">
            <w:pPr>
              <w:jc w:val="center"/>
            </w:pPr>
            <w:r>
              <w:rPr>
                <w:rFonts w:hint="eastAsia"/>
              </w:rPr>
              <w:t>O</w:t>
            </w:r>
          </w:p>
        </w:tc>
        <w:tc>
          <w:tcPr>
            <w:tcW w:w="1134" w:type="dxa"/>
            <w:shd w:val="clear" w:color="auto" w:fill="auto"/>
          </w:tcPr>
          <w:p w14:paraId="10496984" w14:textId="77777777" w:rsidR="00F5533B" w:rsidRDefault="00F5533B" w:rsidP="00C21C5B">
            <w:r>
              <w:rPr>
                <w:rFonts w:hint="eastAsia"/>
              </w:rPr>
              <w:t>手工录入</w:t>
            </w:r>
          </w:p>
        </w:tc>
        <w:tc>
          <w:tcPr>
            <w:tcW w:w="2693" w:type="dxa"/>
            <w:shd w:val="clear" w:color="auto" w:fill="auto"/>
          </w:tcPr>
          <w:p w14:paraId="6B61AA51" w14:textId="77777777" w:rsidR="00F5533B" w:rsidRDefault="00F5533B" w:rsidP="00C21C5B"/>
        </w:tc>
      </w:tr>
    </w:tbl>
    <w:p w14:paraId="6D4D52F5" w14:textId="77777777" w:rsidR="00F5533B" w:rsidRDefault="00F5533B" w:rsidP="006E45E9">
      <w:pPr>
        <w:pStyle w:val="4"/>
      </w:pPr>
      <w:bookmarkStart w:id="325" w:name="_Toc393285297"/>
      <w:bookmarkStart w:id="326" w:name="_Toc395083859"/>
      <w:r>
        <w:rPr>
          <w:rFonts w:hint="eastAsia"/>
        </w:rPr>
        <w:t>交易控制</w:t>
      </w:r>
      <w:bookmarkEnd w:id="325"/>
      <w:bookmarkEnd w:id="326"/>
    </w:p>
    <w:p w14:paraId="4A746841" w14:textId="77777777" w:rsidR="00F5533B" w:rsidRDefault="00F5533B" w:rsidP="00B84A42">
      <w:pPr>
        <w:pStyle w:val="5"/>
      </w:pPr>
      <w:r>
        <w:rPr>
          <w:rFonts w:hint="eastAsia"/>
        </w:rPr>
        <w:t>受益人名称、受益人名称地址</w:t>
      </w:r>
    </w:p>
    <w:p w14:paraId="6ED06B23" w14:textId="77777777" w:rsidR="00F5533B" w:rsidRDefault="00F5533B" w:rsidP="00F5533B">
      <w:pPr>
        <w:ind w:firstLine="420"/>
      </w:pPr>
      <w:r>
        <w:rPr>
          <w:rFonts w:hint="eastAsia"/>
        </w:rPr>
        <w:t>反担保类型选择为“是”时，</w:t>
      </w:r>
      <w:r w:rsidRPr="00E66056">
        <w:rPr>
          <w:rFonts w:hint="eastAsia"/>
        </w:rPr>
        <w:t>默认受益人</w:t>
      </w:r>
      <w:r>
        <w:rPr>
          <w:rFonts w:hint="eastAsia"/>
        </w:rPr>
        <w:t>类型</w:t>
      </w:r>
      <w:r w:rsidRPr="00E66056">
        <w:rPr>
          <w:rFonts w:hint="eastAsia"/>
        </w:rPr>
        <w:t>为对方客户</w:t>
      </w:r>
      <w:r>
        <w:rPr>
          <w:rFonts w:hint="eastAsia"/>
        </w:rPr>
        <w:t>。</w:t>
      </w:r>
    </w:p>
    <w:p w14:paraId="4CAB22A3" w14:textId="77777777" w:rsidR="00F5533B" w:rsidRDefault="00F5533B" w:rsidP="00B84A42">
      <w:pPr>
        <w:pStyle w:val="5"/>
      </w:pPr>
      <w:r w:rsidRPr="009F160A">
        <w:rPr>
          <w:rFonts w:hint="eastAsia"/>
        </w:rPr>
        <w:t>申请人名称</w:t>
      </w:r>
      <w:r>
        <w:rPr>
          <w:rFonts w:hint="eastAsia"/>
        </w:rPr>
        <w:t>、申请人名称地址</w:t>
      </w:r>
    </w:p>
    <w:p w14:paraId="5C5CAA0B" w14:textId="77777777" w:rsidR="00F5533B" w:rsidRDefault="00F5533B" w:rsidP="00F5533B">
      <w:pPr>
        <w:ind w:firstLine="420"/>
      </w:pPr>
      <w:r>
        <w:rPr>
          <w:rFonts w:hint="eastAsia"/>
        </w:rPr>
        <w:t>反担保类型选择为“是”时，则申请人名称、申请人名称地址则为必输。其他情况则申请人名称、申请人名称地址则隐藏并赋空值。</w:t>
      </w:r>
    </w:p>
    <w:p w14:paraId="69F4583D" w14:textId="77777777" w:rsidR="00F5533B" w:rsidRDefault="00F5533B" w:rsidP="006E45E9">
      <w:pPr>
        <w:pStyle w:val="4"/>
      </w:pPr>
      <w:bookmarkStart w:id="327" w:name="_Toc393285298"/>
      <w:bookmarkStart w:id="328" w:name="_Toc395083860"/>
      <w:r>
        <w:rPr>
          <w:rFonts w:hint="eastAsia"/>
        </w:rPr>
        <w:t>边界描述</w:t>
      </w:r>
      <w:bookmarkEnd w:id="327"/>
      <w:bookmarkEnd w:id="328"/>
    </w:p>
    <w:p w14:paraId="5DE9F9BE" w14:textId="77777777" w:rsidR="00F5533B" w:rsidRPr="003F439A" w:rsidRDefault="00F5533B" w:rsidP="00F5533B">
      <w:pPr>
        <w:ind w:firstLine="420"/>
      </w:pPr>
      <w:r>
        <w:rPr>
          <w:rFonts w:hint="eastAsia"/>
        </w:rPr>
        <w:t>无。</w:t>
      </w:r>
    </w:p>
    <w:p w14:paraId="741EE934" w14:textId="77777777" w:rsidR="00F5533B" w:rsidRDefault="00F5533B" w:rsidP="006E45E9">
      <w:pPr>
        <w:pStyle w:val="4"/>
      </w:pPr>
      <w:bookmarkStart w:id="329" w:name="_Toc393285299"/>
      <w:bookmarkStart w:id="330" w:name="_Toc395083861"/>
      <w:r>
        <w:rPr>
          <w:rFonts w:hint="eastAsia"/>
        </w:rPr>
        <w:t>输出描述</w:t>
      </w:r>
      <w:bookmarkEnd w:id="329"/>
      <w:bookmarkEnd w:id="330"/>
    </w:p>
    <w:p w14:paraId="60E56168" w14:textId="77777777" w:rsidR="00F5533B" w:rsidRDefault="00F5533B" w:rsidP="00B84A42">
      <w:pPr>
        <w:pStyle w:val="5"/>
      </w:pPr>
      <w:r>
        <w:rPr>
          <w:rFonts w:hint="eastAsia"/>
        </w:rPr>
        <w:t>面函</w:t>
      </w:r>
    </w:p>
    <w:p w14:paraId="5AD6B3D0" w14:textId="77777777" w:rsidR="00F5533B" w:rsidRDefault="00F5533B" w:rsidP="00F5533B">
      <w:pPr>
        <w:ind w:firstLine="420"/>
      </w:pPr>
      <w:r>
        <w:rPr>
          <w:rFonts w:hint="eastAsia"/>
        </w:rPr>
        <w:t>如为我行直接通知，生成</w:t>
      </w:r>
      <w:r>
        <w:rPr>
          <w:rFonts w:hint="eastAsia"/>
        </w:rPr>
        <w:t>&lt;</w:t>
      </w:r>
      <w:r>
        <w:rPr>
          <w:rFonts w:hint="eastAsia"/>
        </w:rPr>
        <w:t>保函通知书</w:t>
      </w:r>
      <w:r>
        <w:rPr>
          <w:rFonts w:hint="eastAsia"/>
        </w:rPr>
        <w:t>&gt;</w:t>
      </w:r>
    </w:p>
    <w:p w14:paraId="79BD1504" w14:textId="77777777" w:rsidR="00F5533B" w:rsidRDefault="00F5533B" w:rsidP="00B84A42">
      <w:pPr>
        <w:pStyle w:val="5"/>
      </w:pPr>
      <w:r>
        <w:rPr>
          <w:rFonts w:hint="eastAsia"/>
        </w:rPr>
        <w:t>报文</w:t>
      </w:r>
    </w:p>
    <w:p w14:paraId="65DC2E37" w14:textId="77777777" w:rsidR="00F5533B" w:rsidRDefault="00F5533B" w:rsidP="00F5533B">
      <w:pPr>
        <w:ind w:firstLine="420"/>
      </w:pPr>
      <w:r>
        <w:rPr>
          <w:rFonts w:hint="eastAsia"/>
        </w:rPr>
        <w:t>本交易可发送</w:t>
      </w:r>
      <w:r>
        <w:rPr>
          <w:rFonts w:hint="eastAsia"/>
        </w:rPr>
        <w:t>MT799</w:t>
      </w:r>
      <w:r>
        <w:rPr>
          <w:rFonts w:hint="eastAsia"/>
        </w:rPr>
        <w:t>、</w:t>
      </w:r>
      <w:r>
        <w:rPr>
          <w:rFonts w:hint="eastAsia"/>
        </w:rPr>
        <w:t>MT768</w:t>
      </w:r>
      <w:r>
        <w:rPr>
          <w:rFonts w:hint="eastAsia"/>
        </w:rPr>
        <w:t>报文</w:t>
      </w:r>
    </w:p>
    <w:p w14:paraId="4AE5E63F" w14:textId="77777777" w:rsidR="00F5533B" w:rsidRDefault="00F5533B" w:rsidP="006E45E9">
      <w:pPr>
        <w:pStyle w:val="4"/>
      </w:pPr>
      <w:bookmarkStart w:id="331" w:name="_Toc393285300"/>
      <w:bookmarkStart w:id="332" w:name="_Toc395083862"/>
      <w:r>
        <w:rPr>
          <w:rFonts w:hint="eastAsia"/>
        </w:rPr>
        <w:t>额度</w:t>
      </w:r>
      <w:bookmarkEnd w:id="331"/>
      <w:bookmarkEnd w:id="332"/>
    </w:p>
    <w:p w14:paraId="70BED8CC" w14:textId="77777777" w:rsidR="00F5533B" w:rsidRPr="00034259" w:rsidRDefault="00F5533B" w:rsidP="00F5533B">
      <w:pPr>
        <w:ind w:left="432"/>
      </w:pPr>
      <w:r>
        <w:rPr>
          <w:rFonts w:hint="eastAsia"/>
        </w:rPr>
        <w:t>融资类保函在通知时扣减开立保函银行的</w:t>
      </w:r>
      <w:r>
        <w:t>”</w:t>
      </w:r>
      <w:r>
        <w:rPr>
          <w:rFonts w:hint="eastAsia"/>
        </w:rPr>
        <w:t>融资类保函代理行额度</w:t>
      </w:r>
      <w:r>
        <w:t>”</w:t>
      </w:r>
      <w:r>
        <w:rPr>
          <w:rFonts w:hint="eastAsia"/>
        </w:rPr>
        <w:t>。</w:t>
      </w:r>
    </w:p>
    <w:p w14:paraId="6490091C" w14:textId="77777777" w:rsidR="00F5533B" w:rsidRDefault="00F5533B" w:rsidP="006E45E9">
      <w:pPr>
        <w:pStyle w:val="4"/>
      </w:pPr>
      <w:bookmarkStart w:id="333" w:name="_Toc393285301"/>
      <w:bookmarkStart w:id="334" w:name="_Toc395083863"/>
      <w:r>
        <w:rPr>
          <w:rFonts w:hint="eastAsia"/>
        </w:rPr>
        <w:t>手续费</w:t>
      </w:r>
      <w:bookmarkEnd w:id="333"/>
      <w:bookmarkEnd w:id="334"/>
    </w:p>
    <w:p w14:paraId="04BA72E2" w14:textId="77777777" w:rsidR="00F5533B" w:rsidRPr="00FE1E3D" w:rsidRDefault="00F5533B" w:rsidP="00F5533B">
      <w:pPr>
        <w:ind w:left="432"/>
      </w:pPr>
      <w:r w:rsidRPr="000F2D9F">
        <w:rPr>
          <w:rFonts w:hint="eastAsia"/>
        </w:rPr>
        <w:t>默认的收费方式：</w:t>
      </w:r>
      <w:r>
        <w:rPr>
          <w:rFonts w:hint="eastAsia"/>
        </w:rPr>
        <w:t>后收、外收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p>
    <w:p w14:paraId="7FD5F74E" w14:textId="77777777" w:rsidR="00F5533B" w:rsidRDefault="00F5533B" w:rsidP="00F5533B">
      <w:pPr>
        <w:ind w:left="432"/>
      </w:pPr>
      <w:r>
        <w:rPr>
          <w:rFonts w:hint="eastAsia"/>
        </w:rPr>
        <w:t>本交易可能收如下手续费：</w:t>
      </w:r>
    </w:p>
    <w:p w14:paraId="4E7D55CF" w14:textId="77777777" w:rsidR="00F5533B" w:rsidRDefault="00F5533B" w:rsidP="00F5533B">
      <w:pPr>
        <w:ind w:left="432"/>
      </w:pPr>
      <w:r>
        <w:rPr>
          <w:rFonts w:hint="eastAsia"/>
        </w:rPr>
        <w:t>1.</w:t>
      </w:r>
      <w:r>
        <w:rPr>
          <w:rFonts w:hint="eastAsia"/>
        </w:rPr>
        <w:t>保函</w:t>
      </w:r>
      <w:r w:rsidRPr="00972452">
        <w:rPr>
          <w:rFonts w:hint="eastAsia"/>
        </w:rPr>
        <w:t>通知费</w:t>
      </w:r>
      <w:r>
        <w:rPr>
          <w:rFonts w:hint="eastAsia"/>
        </w:rPr>
        <w:t>（反担保保函不收取通知费用）。见【</w:t>
      </w:r>
      <w:r>
        <w:rPr>
          <w:rFonts w:hint="eastAsia"/>
        </w:rPr>
        <w:t>1.7.1</w:t>
      </w:r>
      <w:r>
        <w:rPr>
          <w:rFonts w:hint="eastAsia"/>
        </w:rPr>
        <w:t>手续费】</w:t>
      </w:r>
    </w:p>
    <w:p w14:paraId="3951C463" w14:textId="77777777" w:rsidR="00F5533B" w:rsidRPr="0080498F" w:rsidRDefault="00F5533B" w:rsidP="00F5533B">
      <w:pPr>
        <w:ind w:left="432"/>
      </w:pPr>
      <w:r>
        <w:rPr>
          <w:rFonts w:hint="eastAsia"/>
        </w:rPr>
        <w:t>2.</w:t>
      </w:r>
      <w:r>
        <w:rPr>
          <w:rFonts w:hint="eastAsia"/>
        </w:rPr>
        <w:t>电报费（如发送报文则收取相关电报费）。见【</w:t>
      </w:r>
      <w:r>
        <w:rPr>
          <w:rFonts w:hint="eastAsia"/>
        </w:rPr>
        <w:t>1.7.2</w:t>
      </w:r>
      <w:r>
        <w:rPr>
          <w:rFonts w:hint="eastAsia"/>
        </w:rPr>
        <w:t>电报费】</w:t>
      </w:r>
    </w:p>
    <w:p w14:paraId="10E7C9CF" w14:textId="77777777" w:rsidR="00F5533B" w:rsidRDefault="00F5533B" w:rsidP="006E45E9">
      <w:pPr>
        <w:pStyle w:val="4"/>
      </w:pPr>
      <w:bookmarkStart w:id="335" w:name="_Toc393285302"/>
      <w:bookmarkStart w:id="336" w:name="_Toc395083864"/>
      <w:r>
        <w:rPr>
          <w:rFonts w:hint="eastAsia"/>
        </w:rPr>
        <w:t>会计分录</w:t>
      </w:r>
      <w:bookmarkEnd w:id="335"/>
      <w:bookmarkEnd w:id="336"/>
    </w:p>
    <w:p w14:paraId="2735B463" w14:textId="77777777" w:rsidR="00F5533B" w:rsidRDefault="00F5533B" w:rsidP="00F5533B">
      <w:pPr>
        <w:ind w:firstLine="420"/>
      </w:pPr>
      <w:r>
        <w:rPr>
          <w:rFonts w:hint="eastAsia"/>
        </w:rPr>
        <w:t>借：</w:t>
      </w:r>
      <w:r>
        <w:rPr>
          <w:rFonts w:hint="eastAsia"/>
        </w:rPr>
        <w:t>201101</w:t>
      </w:r>
      <w:r>
        <w:rPr>
          <w:rFonts w:hint="eastAsia"/>
        </w:rPr>
        <w:t>活期存款等科目外币或人民币</w:t>
      </w:r>
    </w:p>
    <w:p w14:paraId="5255F78E" w14:textId="77777777" w:rsidR="00F5533B" w:rsidRPr="0009311E" w:rsidRDefault="00F5533B" w:rsidP="00F5533B">
      <w:pPr>
        <w:ind w:firstLine="420"/>
      </w:pPr>
      <w:r>
        <w:rPr>
          <w:rFonts w:hint="eastAsia"/>
        </w:rPr>
        <w:t>贷：</w:t>
      </w:r>
      <w:r>
        <w:rPr>
          <w:rFonts w:hint="eastAsia"/>
        </w:rPr>
        <w:t>60210502</w:t>
      </w:r>
      <w:r>
        <w:rPr>
          <w:rFonts w:hint="eastAsia"/>
        </w:rPr>
        <w:t>保函手续费收入外币或人民币</w:t>
      </w:r>
    </w:p>
    <w:p w14:paraId="4706E843" w14:textId="77777777" w:rsidR="00F5533B" w:rsidRDefault="00F5533B" w:rsidP="006E45E9">
      <w:pPr>
        <w:pStyle w:val="4"/>
      </w:pPr>
      <w:bookmarkStart w:id="337" w:name="_Toc393285303"/>
      <w:bookmarkStart w:id="338" w:name="_Toc395083865"/>
      <w:r>
        <w:rPr>
          <w:rFonts w:hint="eastAsia"/>
        </w:rPr>
        <w:t>其它</w:t>
      </w:r>
      <w:bookmarkEnd w:id="337"/>
      <w:bookmarkEnd w:id="338"/>
    </w:p>
    <w:p w14:paraId="6F093ED5" w14:textId="77777777" w:rsidR="00F5533B" w:rsidRDefault="00F5533B" w:rsidP="00F5533B">
      <w:pPr>
        <w:ind w:firstLine="420"/>
      </w:pPr>
      <w:r>
        <w:rPr>
          <w:rFonts w:hint="eastAsia"/>
        </w:rPr>
        <w:t>无。</w:t>
      </w:r>
    </w:p>
    <w:p w14:paraId="50BC722E" w14:textId="77777777" w:rsidR="00F5533B" w:rsidRDefault="00F5533B" w:rsidP="00F5533B">
      <w:pPr>
        <w:ind w:firstLine="420"/>
      </w:pPr>
    </w:p>
    <w:p w14:paraId="687531D7" w14:textId="77777777" w:rsidR="00F5533B" w:rsidRDefault="00F5533B" w:rsidP="00B84A42">
      <w:pPr>
        <w:pStyle w:val="3"/>
      </w:pPr>
      <w:bookmarkStart w:id="339" w:name="_Toc415598217"/>
      <w:r>
        <w:rPr>
          <w:rFonts w:hint="eastAsia"/>
        </w:rPr>
        <w:t>保函通知修改</w:t>
      </w:r>
      <w:bookmarkEnd w:id="339"/>
    </w:p>
    <w:p w14:paraId="7305EADB" w14:textId="77777777" w:rsidR="00F5533B" w:rsidRDefault="00F5533B" w:rsidP="006E45E9">
      <w:pPr>
        <w:pStyle w:val="4"/>
      </w:pPr>
      <w:bookmarkStart w:id="340" w:name="_Toc393285305"/>
      <w:bookmarkStart w:id="341" w:name="_Toc395083867"/>
      <w:r>
        <w:rPr>
          <w:rFonts w:hint="eastAsia"/>
        </w:rPr>
        <w:t>交易描述</w:t>
      </w:r>
      <w:bookmarkEnd w:id="340"/>
      <w:bookmarkEnd w:id="341"/>
    </w:p>
    <w:p w14:paraId="450FC706" w14:textId="77777777" w:rsidR="00F5533B" w:rsidRPr="009F6333" w:rsidRDefault="00F5533B" w:rsidP="00F5533B">
      <w:pPr>
        <w:ind w:firstLine="420"/>
      </w:pPr>
      <w:r w:rsidRPr="009F6333">
        <w:rPr>
          <w:rFonts w:hint="eastAsia"/>
        </w:rPr>
        <w:t>根据被担保人和受益人的需要修改保函条款，如延长保函效期等。</w:t>
      </w:r>
    </w:p>
    <w:p w14:paraId="09530793" w14:textId="77777777" w:rsidR="00F5533B" w:rsidRPr="00C82229" w:rsidRDefault="00F5533B" w:rsidP="00F5533B">
      <w:pPr>
        <w:ind w:firstLine="420"/>
      </w:pPr>
      <w:r>
        <w:rPr>
          <w:rFonts w:hint="eastAsia"/>
        </w:rPr>
        <w:t>在此交易中登记开给我行的保函修改内容并由我行通知给受益人或由我行转往保函指定的通知行。</w:t>
      </w:r>
    </w:p>
    <w:p w14:paraId="51565670" w14:textId="77777777" w:rsidR="00F5533B" w:rsidRDefault="00F5533B" w:rsidP="006E45E9">
      <w:pPr>
        <w:pStyle w:val="4"/>
      </w:pPr>
      <w:bookmarkStart w:id="342" w:name="_Toc393285306"/>
      <w:bookmarkStart w:id="343" w:name="_Toc395083868"/>
      <w:r>
        <w:rPr>
          <w:rFonts w:hint="eastAsia"/>
        </w:rPr>
        <w:t>柜员操作</w:t>
      </w:r>
      <w:bookmarkEnd w:id="342"/>
      <w:bookmarkEnd w:id="343"/>
    </w:p>
    <w:p w14:paraId="783EDDD3" w14:textId="77777777" w:rsidR="00F5533B" w:rsidRDefault="00F5533B" w:rsidP="00F5533B">
      <w:pPr>
        <w:ind w:firstLine="420"/>
      </w:pPr>
      <w:r>
        <w:rPr>
          <w:rFonts w:hint="eastAsia"/>
        </w:rPr>
        <w:t>本交易由具有保函通知修改经办权限的柜员操作。</w:t>
      </w:r>
    </w:p>
    <w:p w14:paraId="1ED0F15F" w14:textId="77777777" w:rsidR="00F5533B" w:rsidRDefault="00F5533B" w:rsidP="00F5533B">
      <w:pPr>
        <w:ind w:firstLine="420"/>
      </w:pPr>
      <w:r>
        <w:rPr>
          <w:rFonts w:hint="eastAsia"/>
        </w:rPr>
        <w:t>系统需支持本交易能多级授权。</w:t>
      </w:r>
    </w:p>
    <w:p w14:paraId="50C89DF5" w14:textId="77777777" w:rsidR="00F5533B" w:rsidRDefault="00F5533B" w:rsidP="00F5533B">
      <w:pPr>
        <w:ind w:firstLine="420"/>
      </w:pPr>
      <w:r>
        <w:rPr>
          <w:rFonts w:hint="eastAsia"/>
        </w:rPr>
        <w:t>该交易需要支持手工经办和扫描发起、报文发起。</w:t>
      </w:r>
    </w:p>
    <w:p w14:paraId="3B608EAE" w14:textId="77777777" w:rsidR="00F5533B" w:rsidRDefault="00F5533B" w:rsidP="006E45E9">
      <w:pPr>
        <w:pStyle w:val="4"/>
      </w:pPr>
      <w:bookmarkStart w:id="344" w:name="_Toc393285307"/>
      <w:bookmarkStart w:id="345" w:name="_Toc395083869"/>
      <w:r>
        <w:rPr>
          <w:rFonts w:hint="eastAsia"/>
        </w:rPr>
        <w:t>界面布局与菜单按钮</w:t>
      </w:r>
      <w:bookmarkEnd w:id="344"/>
      <w:bookmarkEnd w:id="345"/>
    </w:p>
    <w:p w14:paraId="024E786A" w14:textId="77777777" w:rsidR="00F5533B" w:rsidRDefault="00F5533B" w:rsidP="00F5533B">
      <w:pPr>
        <w:spacing w:line="240" w:lineRule="atLeast"/>
        <w:ind w:firstLine="420"/>
      </w:pPr>
      <w:r>
        <w:rPr>
          <w:rFonts w:hint="eastAsia"/>
        </w:rPr>
        <w:t>同一页面布局原则，从上至下：</w:t>
      </w:r>
    </w:p>
    <w:p w14:paraId="176E2DC3" w14:textId="77777777" w:rsidR="00F5533B" w:rsidRDefault="00F5533B" w:rsidP="00F5533B">
      <w:pPr>
        <w:spacing w:line="240" w:lineRule="atLeast"/>
        <w:ind w:firstLine="420"/>
      </w:pPr>
      <w:r>
        <w:rPr>
          <w:rFonts w:hint="eastAsia"/>
        </w:rPr>
        <w:t>第一区域：基本信息；</w:t>
      </w:r>
    </w:p>
    <w:p w14:paraId="78DE4E9B" w14:textId="77777777" w:rsidR="00F5533B" w:rsidRDefault="00F5533B" w:rsidP="00F5533B">
      <w:pPr>
        <w:spacing w:line="240" w:lineRule="atLeast"/>
        <w:ind w:firstLine="420"/>
      </w:pPr>
      <w:r>
        <w:rPr>
          <w:rFonts w:hint="eastAsia"/>
        </w:rPr>
        <w:t>第二区域：费用管理；</w:t>
      </w:r>
    </w:p>
    <w:p w14:paraId="037A8D11" w14:textId="77777777" w:rsidR="00F5533B" w:rsidRDefault="00F5533B" w:rsidP="00F5533B">
      <w:pPr>
        <w:spacing w:line="240" w:lineRule="atLeast"/>
        <w:ind w:firstLine="420"/>
      </w:pPr>
      <w:r>
        <w:rPr>
          <w:rFonts w:hint="eastAsia"/>
        </w:rPr>
        <w:t>第三区域：按钮；</w:t>
      </w:r>
    </w:p>
    <w:p w14:paraId="0F82894A" w14:textId="77777777" w:rsidR="00F5533B" w:rsidRPr="008D7491" w:rsidRDefault="00F5533B" w:rsidP="00F5533B">
      <w:pPr>
        <w:spacing w:line="240" w:lineRule="atLeast"/>
        <w:ind w:firstLine="420"/>
      </w:pPr>
      <w:r>
        <w:rPr>
          <w:rFonts w:hint="eastAsia"/>
        </w:rPr>
        <w:t>第四区域：报文。</w:t>
      </w:r>
    </w:p>
    <w:p w14:paraId="1DD993A2" w14:textId="77777777" w:rsidR="00F5533B" w:rsidRDefault="00F5533B" w:rsidP="00B84A42">
      <w:pPr>
        <w:pStyle w:val="5"/>
      </w:pPr>
      <w:r>
        <w:rPr>
          <w:rFonts w:hint="eastAsia"/>
        </w:rPr>
        <w:t>基本信息、费用管理和按钮</w:t>
      </w:r>
    </w:p>
    <w:p w14:paraId="3F0166B9" w14:textId="77777777" w:rsidR="00F5533B" w:rsidRDefault="00F5533B" w:rsidP="009F58F1">
      <w:pPr>
        <w:ind w:leftChars="-675" w:hangingChars="675" w:hanging="1418"/>
      </w:pPr>
      <w:r>
        <w:rPr>
          <w:noProof/>
        </w:rPr>
        <w:drawing>
          <wp:inline distT="0" distB="0" distL="0" distR="0" wp14:anchorId="46508735" wp14:editId="1A5FD472">
            <wp:extent cx="6821697" cy="4591053"/>
            <wp:effectExtent l="19050" t="0" r="0" b="0"/>
            <wp:docPr id="35" name="图片 3" descr="保函通知修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通知修改.bmp"/>
                    <pic:cNvPicPr/>
                  </pic:nvPicPr>
                  <pic:blipFill>
                    <a:blip r:embed="rId39"/>
                    <a:stretch>
                      <a:fillRect/>
                    </a:stretch>
                  </pic:blipFill>
                  <pic:spPr>
                    <a:xfrm>
                      <a:off x="0" y="0"/>
                      <a:ext cx="6829765" cy="4596483"/>
                    </a:xfrm>
                    <a:prstGeom prst="rect">
                      <a:avLst/>
                    </a:prstGeom>
                  </pic:spPr>
                </pic:pic>
              </a:graphicData>
            </a:graphic>
          </wp:inline>
        </w:drawing>
      </w:r>
    </w:p>
    <w:p w14:paraId="33CE9BE1" w14:textId="77777777" w:rsidR="00F5533B" w:rsidRDefault="00F5533B" w:rsidP="00F5533B">
      <w:pPr>
        <w:ind w:firstLineChars="202" w:firstLine="424"/>
      </w:pPr>
      <w:r>
        <w:rPr>
          <w:rFonts w:hint="eastAsia"/>
        </w:rPr>
        <w:t>备注：</w:t>
      </w:r>
    </w:p>
    <w:p w14:paraId="183EC3F5" w14:textId="77777777" w:rsidR="00F5533B" w:rsidRPr="00051CC3" w:rsidRDefault="00F5533B" w:rsidP="00F5533B">
      <w:pPr>
        <w:ind w:firstLine="420"/>
      </w:pPr>
      <w:r>
        <w:rPr>
          <w:rFonts w:hint="eastAsia"/>
        </w:rPr>
        <w:t>按钮从左至右：提交、保存、打印查看、查询、附加功能、取消、返回。</w:t>
      </w:r>
    </w:p>
    <w:p w14:paraId="3AF050D7" w14:textId="77777777" w:rsidR="00F5533B" w:rsidRDefault="00F5533B" w:rsidP="00B84A42">
      <w:pPr>
        <w:pStyle w:val="5"/>
      </w:pPr>
      <w:r>
        <w:rPr>
          <w:rFonts w:hint="eastAsia"/>
        </w:rPr>
        <w:t>报文</w:t>
      </w:r>
    </w:p>
    <w:p w14:paraId="305A22D8" w14:textId="77777777" w:rsidR="00F5533B" w:rsidRPr="00FB454E" w:rsidRDefault="00F5533B" w:rsidP="009F58F1">
      <w:pPr>
        <w:ind w:leftChars="-675" w:hangingChars="675" w:hanging="1418"/>
      </w:pPr>
      <w:r>
        <w:rPr>
          <w:noProof/>
        </w:rPr>
        <w:drawing>
          <wp:inline distT="0" distB="0" distL="0" distR="0" wp14:anchorId="6965EB3C" wp14:editId="05FE4420">
            <wp:extent cx="6838143" cy="2958860"/>
            <wp:effectExtent l="19050" t="0" r="807" b="0"/>
            <wp:docPr id="36" name="图片 4" descr="电文79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文799.bmp"/>
                    <pic:cNvPicPr/>
                  </pic:nvPicPr>
                  <pic:blipFill>
                    <a:blip r:embed="rId40"/>
                    <a:stretch>
                      <a:fillRect/>
                    </a:stretch>
                  </pic:blipFill>
                  <pic:spPr>
                    <a:xfrm>
                      <a:off x="0" y="0"/>
                      <a:ext cx="6837212" cy="2958457"/>
                    </a:xfrm>
                    <a:prstGeom prst="rect">
                      <a:avLst/>
                    </a:prstGeom>
                  </pic:spPr>
                </pic:pic>
              </a:graphicData>
            </a:graphic>
          </wp:inline>
        </w:drawing>
      </w:r>
    </w:p>
    <w:p w14:paraId="0CF7910A" w14:textId="77777777" w:rsidR="00F5533B" w:rsidRDefault="00F5533B" w:rsidP="009F58F1">
      <w:pPr>
        <w:pStyle w:val="4"/>
        <w:ind w:left="0"/>
      </w:pPr>
      <w:bookmarkStart w:id="346" w:name="_Toc393285308"/>
      <w:bookmarkStart w:id="347" w:name="_Toc395083870"/>
      <w:r>
        <w:rPr>
          <w:rFonts w:hint="eastAsia"/>
        </w:rPr>
        <w:t>输入描述</w:t>
      </w:r>
      <w:bookmarkEnd w:id="346"/>
      <w:bookmarkEnd w:id="347"/>
    </w:p>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2269"/>
        <w:gridCol w:w="2126"/>
        <w:gridCol w:w="993"/>
        <w:gridCol w:w="850"/>
        <w:gridCol w:w="1134"/>
        <w:gridCol w:w="2693"/>
      </w:tblGrid>
      <w:tr w:rsidR="00F5533B" w14:paraId="497C2D8B" w14:textId="77777777" w:rsidTr="00C21C5B">
        <w:tc>
          <w:tcPr>
            <w:tcW w:w="850" w:type="dxa"/>
          </w:tcPr>
          <w:p w14:paraId="1083D493" w14:textId="77777777" w:rsidR="00F5533B" w:rsidRPr="00446D93" w:rsidRDefault="00F5533B" w:rsidP="00C21C5B">
            <w:pPr>
              <w:jc w:val="center"/>
              <w:rPr>
                <w:b/>
              </w:rPr>
            </w:pPr>
            <w:r>
              <w:rPr>
                <w:rFonts w:hint="eastAsia"/>
                <w:b/>
              </w:rPr>
              <w:t>序号</w:t>
            </w:r>
          </w:p>
        </w:tc>
        <w:tc>
          <w:tcPr>
            <w:tcW w:w="2269" w:type="dxa"/>
            <w:shd w:val="clear" w:color="auto" w:fill="auto"/>
          </w:tcPr>
          <w:p w14:paraId="2C7EB7C3" w14:textId="77777777" w:rsidR="00F5533B" w:rsidRPr="00446D93" w:rsidRDefault="00F5533B" w:rsidP="00C21C5B">
            <w:pPr>
              <w:jc w:val="center"/>
              <w:rPr>
                <w:b/>
              </w:rPr>
            </w:pPr>
            <w:r w:rsidRPr="00446D93">
              <w:rPr>
                <w:rFonts w:hint="eastAsia"/>
                <w:b/>
              </w:rPr>
              <w:t>本地名称</w:t>
            </w:r>
          </w:p>
        </w:tc>
        <w:tc>
          <w:tcPr>
            <w:tcW w:w="2126" w:type="dxa"/>
            <w:shd w:val="clear" w:color="auto" w:fill="auto"/>
          </w:tcPr>
          <w:p w14:paraId="145C7BB3" w14:textId="77777777" w:rsidR="00F5533B" w:rsidRPr="00446D93" w:rsidRDefault="00F5533B" w:rsidP="00C21C5B">
            <w:pPr>
              <w:jc w:val="center"/>
              <w:rPr>
                <w:b/>
              </w:rPr>
            </w:pPr>
            <w:r w:rsidRPr="00446D93">
              <w:rPr>
                <w:rFonts w:hint="eastAsia"/>
                <w:b/>
              </w:rPr>
              <w:t>英文名称</w:t>
            </w:r>
          </w:p>
        </w:tc>
        <w:tc>
          <w:tcPr>
            <w:tcW w:w="993" w:type="dxa"/>
          </w:tcPr>
          <w:p w14:paraId="3B023CEC" w14:textId="77777777" w:rsidR="00F5533B" w:rsidRPr="00446D93" w:rsidRDefault="00F5533B" w:rsidP="00C21C5B">
            <w:pPr>
              <w:jc w:val="center"/>
              <w:rPr>
                <w:b/>
              </w:rPr>
            </w:pPr>
            <w:r>
              <w:rPr>
                <w:rFonts w:hint="eastAsia"/>
                <w:b/>
              </w:rPr>
              <w:t>类型</w:t>
            </w:r>
          </w:p>
        </w:tc>
        <w:tc>
          <w:tcPr>
            <w:tcW w:w="850" w:type="dxa"/>
            <w:shd w:val="clear" w:color="auto" w:fill="auto"/>
          </w:tcPr>
          <w:p w14:paraId="5FE7FABB" w14:textId="77777777" w:rsidR="00F5533B" w:rsidRPr="00446D93" w:rsidRDefault="00F5533B" w:rsidP="00C21C5B">
            <w:pPr>
              <w:jc w:val="center"/>
              <w:rPr>
                <w:b/>
              </w:rPr>
            </w:pPr>
            <w:r w:rsidRPr="00446D93">
              <w:rPr>
                <w:rFonts w:hint="eastAsia"/>
                <w:b/>
              </w:rPr>
              <w:t>M/O/P</w:t>
            </w:r>
          </w:p>
        </w:tc>
        <w:tc>
          <w:tcPr>
            <w:tcW w:w="1134" w:type="dxa"/>
            <w:shd w:val="clear" w:color="auto" w:fill="auto"/>
          </w:tcPr>
          <w:p w14:paraId="618ABF55" w14:textId="77777777" w:rsidR="00F5533B" w:rsidRPr="00446D93" w:rsidRDefault="00F5533B" w:rsidP="00C21C5B">
            <w:pPr>
              <w:jc w:val="center"/>
              <w:rPr>
                <w:b/>
              </w:rPr>
            </w:pPr>
            <w:r w:rsidRPr="00446D93">
              <w:rPr>
                <w:rFonts w:hint="eastAsia"/>
                <w:b/>
              </w:rPr>
              <w:t>数据来源</w:t>
            </w:r>
          </w:p>
        </w:tc>
        <w:tc>
          <w:tcPr>
            <w:tcW w:w="2693" w:type="dxa"/>
            <w:shd w:val="clear" w:color="auto" w:fill="auto"/>
          </w:tcPr>
          <w:p w14:paraId="22DB1332" w14:textId="77777777" w:rsidR="00F5533B" w:rsidRPr="00446D93" w:rsidRDefault="00F5533B" w:rsidP="00C21C5B">
            <w:pPr>
              <w:jc w:val="center"/>
              <w:rPr>
                <w:b/>
              </w:rPr>
            </w:pPr>
            <w:r w:rsidRPr="00446D93">
              <w:rPr>
                <w:rFonts w:hint="eastAsia"/>
                <w:b/>
              </w:rPr>
              <w:t>描述</w:t>
            </w:r>
          </w:p>
        </w:tc>
      </w:tr>
      <w:tr w:rsidR="00F5533B" w14:paraId="5AC3EC87" w14:textId="77777777" w:rsidTr="00C21C5B">
        <w:tc>
          <w:tcPr>
            <w:tcW w:w="850" w:type="dxa"/>
          </w:tcPr>
          <w:p w14:paraId="3BEC192B" w14:textId="77777777" w:rsidR="00F5533B" w:rsidRDefault="00F5533B" w:rsidP="00F5533B">
            <w:pPr>
              <w:numPr>
                <w:ilvl w:val="0"/>
                <w:numId w:val="21"/>
              </w:numPr>
              <w:spacing w:line="360" w:lineRule="auto"/>
            </w:pPr>
          </w:p>
        </w:tc>
        <w:tc>
          <w:tcPr>
            <w:tcW w:w="2269" w:type="dxa"/>
            <w:shd w:val="clear" w:color="auto" w:fill="auto"/>
          </w:tcPr>
          <w:p w14:paraId="6B8E6122" w14:textId="77777777" w:rsidR="00F5533B" w:rsidRDefault="00F5533B" w:rsidP="00C21C5B">
            <w:r>
              <w:rPr>
                <w:rFonts w:hint="eastAsia"/>
              </w:rPr>
              <w:t>保函通知编号</w:t>
            </w:r>
          </w:p>
        </w:tc>
        <w:tc>
          <w:tcPr>
            <w:tcW w:w="2126" w:type="dxa"/>
            <w:shd w:val="clear" w:color="auto" w:fill="auto"/>
          </w:tcPr>
          <w:p w14:paraId="50313F60" w14:textId="77777777" w:rsidR="00F5533B" w:rsidRDefault="00F5533B" w:rsidP="00C21C5B">
            <w:pPr>
              <w:pStyle w:val="p0"/>
              <w:ind w:firstLine="0"/>
            </w:pPr>
          </w:p>
        </w:tc>
        <w:tc>
          <w:tcPr>
            <w:tcW w:w="993" w:type="dxa"/>
          </w:tcPr>
          <w:p w14:paraId="0C59209E" w14:textId="77777777" w:rsidR="00F5533B" w:rsidRDefault="00F5533B" w:rsidP="00C21C5B">
            <w:pPr>
              <w:jc w:val="center"/>
            </w:pPr>
            <w:r>
              <w:rPr>
                <w:rFonts w:hint="eastAsia"/>
              </w:rPr>
              <w:t>V(16)</w:t>
            </w:r>
          </w:p>
        </w:tc>
        <w:tc>
          <w:tcPr>
            <w:tcW w:w="850" w:type="dxa"/>
            <w:shd w:val="clear" w:color="auto" w:fill="auto"/>
          </w:tcPr>
          <w:p w14:paraId="5244FF99" w14:textId="77777777" w:rsidR="00F5533B" w:rsidRDefault="00F5533B" w:rsidP="00C21C5B">
            <w:pPr>
              <w:jc w:val="center"/>
            </w:pPr>
            <w:r>
              <w:rPr>
                <w:rFonts w:hint="eastAsia"/>
              </w:rPr>
              <w:t>P</w:t>
            </w:r>
          </w:p>
        </w:tc>
        <w:tc>
          <w:tcPr>
            <w:tcW w:w="1134" w:type="dxa"/>
            <w:shd w:val="clear" w:color="auto" w:fill="auto"/>
          </w:tcPr>
          <w:p w14:paraId="3C0E853F" w14:textId="77777777" w:rsidR="00F5533B" w:rsidRDefault="00F5533B" w:rsidP="00C21C5B">
            <w:r>
              <w:rPr>
                <w:rFonts w:hint="eastAsia"/>
              </w:rPr>
              <w:t>自动带出</w:t>
            </w:r>
          </w:p>
        </w:tc>
        <w:tc>
          <w:tcPr>
            <w:tcW w:w="2693" w:type="dxa"/>
            <w:shd w:val="clear" w:color="auto" w:fill="auto"/>
          </w:tcPr>
          <w:p w14:paraId="141A949C" w14:textId="77777777" w:rsidR="00F5533B" w:rsidRDefault="00F5533B" w:rsidP="00C21C5B"/>
        </w:tc>
      </w:tr>
      <w:tr w:rsidR="00F5533B" w14:paraId="637FED55" w14:textId="77777777" w:rsidTr="00C21C5B">
        <w:tc>
          <w:tcPr>
            <w:tcW w:w="850" w:type="dxa"/>
          </w:tcPr>
          <w:p w14:paraId="2955D84D" w14:textId="77777777" w:rsidR="00F5533B" w:rsidRDefault="00F5533B" w:rsidP="00F5533B">
            <w:pPr>
              <w:numPr>
                <w:ilvl w:val="0"/>
                <w:numId w:val="21"/>
              </w:numPr>
              <w:spacing w:line="360" w:lineRule="auto"/>
            </w:pPr>
          </w:p>
        </w:tc>
        <w:tc>
          <w:tcPr>
            <w:tcW w:w="2269" w:type="dxa"/>
            <w:shd w:val="clear" w:color="auto" w:fill="auto"/>
          </w:tcPr>
          <w:p w14:paraId="5D57D2F8" w14:textId="77777777" w:rsidR="00F5533B" w:rsidRPr="00DF18E4" w:rsidRDefault="00F5533B" w:rsidP="00C21C5B">
            <w:r w:rsidRPr="00DF18E4">
              <w:rPr>
                <w:rFonts w:hint="eastAsia"/>
              </w:rPr>
              <w:t>是否反担保</w:t>
            </w:r>
          </w:p>
        </w:tc>
        <w:tc>
          <w:tcPr>
            <w:tcW w:w="2126" w:type="dxa"/>
            <w:shd w:val="clear" w:color="auto" w:fill="auto"/>
          </w:tcPr>
          <w:p w14:paraId="0D455B80" w14:textId="77777777" w:rsidR="00F5533B" w:rsidRDefault="00F5533B" w:rsidP="00C21C5B">
            <w:pPr>
              <w:pStyle w:val="p0"/>
              <w:ind w:firstLine="0"/>
            </w:pPr>
          </w:p>
        </w:tc>
        <w:tc>
          <w:tcPr>
            <w:tcW w:w="993" w:type="dxa"/>
          </w:tcPr>
          <w:p w14:paraId="38D3E417" w14:textId="77777777" w:rsidR="00F5533B" w:rsidRDefault="00F5533B" w:rsidP="00C21C5B">
            <w:pPr>
              <w:jc w:val="center"/>
            </w:pPr>
            <w:r>
              <w:rPr>
                <w:rFonts w:hint="eastAsia"/>
              </w:rPr>
              <w:t>V(3)</w:t>
            </w:r>
          </w:p>
        </w:tc>
        <w:tc>
          <w:tcPr>
            <w:tcW w:w="850" w:type="dxa"/>
            <w:shd w:val="clear" w:color="auto" w:fill="auto"/>
          </w:tcPr>
          <w:p w14:paraId="33E20EBD" w14:textId="77777777" w:rsidR="00F5533B" w:rsidRPr="00986D6C" w:rsidRDefault="00F5533B" w:rsidP="00C21C5B">
            <w:pPr>
              <w:jc w:val="center"/>
            </w:pPr>
            <w:r w:rsidRPr="00986D6C">
              <w:rPr>
                <w:rFonts w:hint="eastAsia"/>
              </w:rPr>
              <w:t>MP</w:t>
            </w:r>
          </w:p>
        </w:tc>
        <w:tc>
          <w:tcPr>
            <w:tcW w:w="1134" w:type="dxa"/>
            <w:shd w:val="clear" w:color="auto" w:fill="auto"/>
          </w:tcPr>
          <w:p w14:paraId="025C2DF9" w14:textId="77777777" w:rsidR="00F5533B" w:rsidRPr="00986D6C" w:rsidRDefault="00F5533B" w:rsidP="00C21C5B">
            <w:r>
              <w:rPr>
                <w:rFonts w:hint="eastAsia"/>
              </w:rPr>
              <w:t>选择</w:t>
            </w:r>
          </w:p>
        </w:tc>
        <w:tc>
          <w:tcPr>
            <w:tcW w:w="2693" w:type="dxa"/>
            <w:shd w:val="clear" w:color="auto" w:fill="auto"/>
          </w:tcPr>
          <w:p w14:paraId="255C5D9C" w14:textId="77777777" w:rsidR="00F5533B" w:rsidRDefault="00F5533B" w:rsidP="00C21C5B">
            <w:r>
              <w:rPr>
                <w:rFonts w:hint="eastAsia"/>
              </w:rPr>
              <w:t>选择项“否”，“是”</w:t>
            </w:r>
          </w:p>
        </w:tc>
      </w:tr>
      <w:tr w:rsidR="00F5533B" w14:paraId="72712D0B" w14:textId="77777777" w:rsidTr="00C21C5B">
        <w:tc>
          <w:tcPr>
            <w:tcW w:w="850" w:type="dxa"/>
          </w:tcPr>
          <w:p w14:paraId="3DC0C78C" w14:textId="77777777" w:rsidR="00F5533B" w:rsidRDefault="00F5533B" w:rsidP="00F5533B">
            <w:pPr>
              <w:numPr>
                <w:ilvl w:val="0"/>
                <w:numId w:val="21"/>
              </w:numPr>
              <w:spacing w:line="360" w:lineRule="auto"/>
            </w:pPr>
          </w:p>
        </w:tc>
        <w:tc>
          <w:tcPr>
            <w:tcW w:w="2269" w:type="dxa"/>
            <w:shd w:val="clear" w:color="auto" w:fill="auto"/>
          </w:tcPr>
          <w:p w14:paraId="27B40E64" w14:textId="77777777" w:rsidR="00F5533B" w:rsidRDefault="00F5533B" w:rsidP="00C21C5B">
            <w:r>
              <w:rPr>
                <w:rFonts w:hint="eastAsia"/>
              </w:rPr>
              <w:t>修改申请方</w:t>
            </w:r>
          </w:p>
        </w:tc>
        <w:tc>
          <w:tcPr>
            <w:tcW w:w="2126" w:type="dxa"/>
            <w:shd w:val="clear" w:color="auto" w:fill="auto"/>
          </w:tcPr>
          <w:p w14:paraId="4198E593" w14:textId="77777777" w:rsidR="00F5533B" w:rsidRDefault="00F5533B" w:rsidP="00C21C5B">
            <w:pPr>
              <w:pStyle w:val="p0"/>
              <w:ind w:firstLine="0"/>
            </w:pPr>
          </w:p>
        </w:tc>
        <w:tc>
          <w:tcPr>
            <w:tcW w:w="993" w:type="dxa"/>
          </w:tcPr>
          <w:p w14:paraId="21AC0AAD" w14:textId="77777777" w:rsidR="00F5533B" w:rsidRDefault="00F5533B" w:rsidP="00C21C5B">
            <w:pPr>
              <w:jc w:val="center"/>
            </w:pPr>
            <w:r>
              <w:rPr>
                <w:rFonts w:hint="eastAsia"/>
              </w:rPr>
              <w:t>V(3)</w:t>
            </w:r>
          </w:p>
        </w:tc>
        <w:tc>
          <w:tcPr>
            <w:tcW w:w="850" w:type="dxa"/>
            <w:shd w:val="clear" w:color="auto" w:fill="auto"/>
          </w:tcPr>
          <w:p w14:paraId="60225341" w14:textId="77777777" w:rsidR="00F5533B" w:rsidRPr="00986D6C" w:rsidRDefault="00F5533B" w:rsidP="00C21C5B">
            <w:pPr>
              <w:jc w:val="center"/>
            </w:pPr>
            <w:r w:rsidRPr="00986D6C">
              <w:rPr>
                <w:rFonts w:hint="eastAsia"/>
              </w:rPr>
              <w:t>M</w:t>
            </w:r>
          </w:p>
        </w:tc>
        <w:tc>
          <w:tcPr>
            <w:tcW w:w="1134" w:type="dxa"/>
            <w:shd w:val="clear" w:color="auto" w:fill="auto"/>
          </w:tcPr>
          <w:p w14:paraId="1FE0DE99" w14:textId="77777777" w:rsidR="00F5533B" w:rsidRPr="00986D6C" w:rsidRDefault="00F5533B" w:rsidP="00C21C5B">
            <w:r w:rsidRPr="00986D6C">
              <w:rPr>
                <w:rFonts w:hint="eastAsia"/>
              </w:rPr>
              <w:t>选择</w:t>
            </w:r>
          </w:p>
        </w:tc>
        <w:tc>
          <w:tcPr>
            <w:tcW w:w="2693" w:type="dxa"/>
            <w:shd w:val="clear" w:color="auto" w:fill="auto"/>
          </w:tcPr>
          <w:p w14:paraId="10C86256" w14:textId="77777777" w:rsidR="00F5533B" w:rsidRDefault="00F5533B" w:rsidP="00C21C5B">
            <w:r>
              <w:rPr>
                <w:rFonts w:hint="eastAsia"/>
              </w:rPr>
              <w:t>选择项（“我行”、“客户”）</w:t>
            </w:r>
          </w:p>
        </w:tc>
      </w:tr>
      <w:tr w:rsidR="00F5533B" w14:paraId="28471901" w14:textId="77777777" w:rsidTr="00C21C5B">
        <w:tc>
          <w:tcPr>
            <w:tcW w:w="850" w:type="dxa"/>
          </w:tcPr>
          <w:p w14:paraId="7AD9FAD9" w14:textId="77777777" w:rsidR="00F5533B" w:rsidRDefault="00F5533B" w:rsidP="00F5533B">
            <w:pPr>
              <w:numPr>
                <w:ilvl w:val="0"/>
                <w:numId w:val="21"/>
              </w:numPr>
              <w:spacing w:line="360" w:lineRule="auto"/>
            </w:pPr>
          </w:p>
        </w:tc>
        <w:tc>
          <w:tcPr>
            <w:tcW w:w="2269" w:type="dxa"/>
            <w:shd w:val="clear" w:color="auto" w:fill="auto"/>
          </w:tcPr>
          <w:p w14:paraId="177960C7" w14:textId="77777777" w:rsidR="00F5533B" w:rsidRDefault="00F5533B" w:rsidP="00C21C5B">
            <w:r>
              <w:rPr>
                <w:rFonts w:hint="eastAsia"/>
              </w:rPr>
              <w:t>保函编号</w:t>
            </w:r>
          </w:p>
        </w:tc>
        <w:tc>
          <w:tcPr>
            <w:tcW w:w="2126" w:type="dxa"/>
            <w:shd w:val="clear" w:color="auto" w:fill="auto"/>
          </w:tcPr>
          <w:p w14:paraId="26827535" w14:textId="77777777" w:rsidR="00F5533B" w:rsidRDefault="00F5533B" w:rsidP="00C21C5B">
            <w:pPr>
              <w:pStyle w:val="p0"/>
              <w:ind w:firstLine="0"/>
            </w:pPr>
          </w:p>
        </w:tc>
        <w:tc>
          <w:tcPr>
            <w:tcW w:w="993" w:type="dxa"/>
          </w:tcPr>
          <w:p w14:paraId="75D72D98" w14:textId="77777777" w:rsidR="00F5533B" w:rsidRDefault="00F5533B" w:rsidP="00C21C5B">
            <w:pPr>
              <w:jc w:val="center"/>
            </w:pPr>
            <w:r>
              <w:rPr>
                <w:rFonts w:hint="eastAsia"/>
              </w:rPr>
              <w:t>V(16)</w:t>
            </w:r>
          </w:p>
        </w:tc>
        <w:tc>
          <w:tcPr>
            <w:tcW w:w="850" w:type="dxa"/>
            <w:shd w:val="clear" w:color="auto" w:fill="auto"/>
          </w:tcPr>
          <w:p w14:paraId="5AFD1B06" w14:textId="77777777" w:rsidR="00F5533B" w:rsidRPr="00986D6C" w:rsidRDefault="00F5533B" w:rsidP="00C21C5B">
            <w:pPr>
              <w:jc w:val="center"/>
            </w:pPr>
            <w:r w:rsidRPr="00986D6C">
              <w:rPr>
                <w:rFonts w:hint="eastAsia"/>
              </w:rPr>
              <w:t>MP</w:t>
            </w:r>
          </w:p>
        </w:tc>
        <w:tc>
          <w:tcPr>
            <w:tcW w:w="1134" w:type="dxa"/>
            <w:shd w:val="clear" w:color="auto" w:fill="auto"/>
          </w:tcPr>
          <w:p w14:paraId="3B02AA4B" w14:textId="77777777" w:rsidR="00F5533B" w:rsidRPr="00986D6C" w:rsidRDefault="00F5533B" w:rsidP="00C21C5B">
            <w:r>
              <w:rPr>
                <w:rFonts w:hint="eastAsia"/>
              </w:rPr>
              <w:t>手工录入</w:t>
            </w:r>
          </w:p>
        </w:tc>
        <w:tc>
          <w:tcPr>
            <w:tcW w:w="2693" w:type="dxa"/>
            <w:shd w:val="clear" w:color="auto" w:fill="auto"/>
          </w:tcPr>
          <w:p w14:paraId="704BD569" w14:textId="77777777" w:rsidR="00F5533B" w:rsidRDefault="00F5533B" w:rsidP="00C21C5B"/>
        </w:tc>
      </w:tr>
      <w:tr w:rsidR="00F5533B" w14:paraId="047BEE20" w14:textId="77777777" w:rsidTr="00C21C5B">
        <w:tc>
          <w:tcPr>
            <w:tcW w:w="850" w:type="dxa"/>
          </w:tcPr>
          <w:p w14:paraId="4A96F894" w14:textId="77777777" w:rsidR="00F5533B" w:rsidRDefault="00F5533B" w:rsidP="00F5533B">
            <w:pPr>
              <w:numPr>
                <w:ilvl w:val="0"/>
                <w:numId w:val="21"/>
              </w:numPr>
              <w:spacing w:line="360" w:lineRule="auto"/>
            </w:pPr>
          </w:p>
        </w:tc>
        <w:tc>
          <w:tcPr>
            <w:tcW w:w="2269" w:type="dxa"/>
            <w:shd w:val="clear" w:color="auto" w:fill="auto"/>
          </w:tcPr>
          <w:p w14:paraId="1CCB2EF8" w14:textId="77777777" w:rsidR="00F5533B" w:rsidRDefault="00F5533B" w:rsidP="00C21C5B">
            <w:r>
              <w:rPr>
                <w:rFonts w:hint="eastAsia"/>
              </w:rPr>
              <w:t>保函币种</w:t>
            </w:r>
          </w:p>
        </w:tc>
        <w:tc>
          <w:tcPr>
            <w:tcW w:w="2126" w:type="dxa"/>
            <w:shd w:val="clear" w:color="auto" w:fill="auto"/>
          </w:tcPr>
          <w:p w14:paraId="39D59478" w14:textId="77777777" w:rsidR="00F5533B" w:rsidRDefault="00F5533B" w:rsidP="00C21C5B">
            <w:pPr>
              <w:pStyle w:val="p0"/>
              <w:ind w:firstLine="0"/>
            </w:pPr>
          </w:p>
        </w:tc>
        <w:tc>
          <w:tcPr>
            <w:tcW w:w="993" w:type="dxa"/>
          </w:tcPr>
          <w:p w14:paraId="51AD9829" w14:textId="77777777" w:rsidR="00F5533B" w:rsidRDefault="00F5533B" w:rsidP="00C21C5B">
            <w:pPr>
              <w:jc w:val="center"/>
            </w:pPr>
            <w:r>
              <w:rPr>
                <w:rFonts w:hint="eastAsia"/>
              </w:rPr>
              <w:t>V(3)</w:t>
            </w:r>
          </w:p>
        </w:tc>
        <w:tc>
          <w:tcPr>
            <w:tcW w:w="850" w:type="dxa"/>
            <w:shd w:val="clear" w:color="auto" w:fill="auto"/>
          </w:tcPr>
          <w:p w14:paraId="0BB32B33" w14:textId="77777777" w:rsidR="00F5533B" w:rsidRPr="00986D6C" w:rsidRDefault="00F5533B" w:rsidP="00C21C5B">
            <w:pPr>
              <w:jc w:val="center"/>
            </w:pPr>
            <w:r w:rsidRPr="00986D6C">
              <w:rPr>
                <w:rFonts w:hint="eastAsia"/>
              </w:rPr>
              <w:t>P</w:t>
            </w:r>
          </w:p>
        </w:tc>
        <w:tc>
          <w:tcPr>
            <w:tcW w:w="1134" w:type="dxa"/>
            <w:shd w:val="clear" w:color="auto" w:fill="auto"/>
          </w:tcPr>
          <w:p w14:paraId="738CEFE2" w14:textId="77777777" w:rsidR="00F5533B" w:rsidRPr="00986D6C" w:rsidRDefault="00F5533B" w:rsidP="00C21C5B">
            <w:r w:rsidRPr="00986D6C">
              <w:rPr>
                <w:rFonts w:hint="eastAsia"/>
              </w:rPr>
              <w:t>自动带出</w:t>
            </w:r>
          </w:p>
        </w:tc>
        <w:tc>
          <w:tcPr>
            <w:tcW w:w="2693" w:type="dxa"/>
            <w:shd w:val="clear" w:color="auto" w:fill="auto"/>
          </w:tcPr>
          <w:p w14:paraId="00DB9F53" w14:textId="77777777" w:rsidR="00F5533B" w:rsidRDefault="00F5533B" w:rsidP="00C21C5B"/>
        </w:tc>
      </w:tr>
      <w:tr w:rsidR="00F5533B" w14:paraId="237E2A9E" w14:textId="77777777" w:rsidTr="00C21C5B">
        <w:tc>
          <w:tcPr>
            <w:tcW w:w="850" w:type="dxa"/>
          </w:tcPr>
          <w:p w14:paraId="216AF33B" w14:textId="77777777" w:rsidR="00F5533B" w:rsidRDefault="00F5533B" w:rsidP="00F5533B">
            <w:pPr>
              <w:numPr>
                <w:ilvl w:val="0"/>
                <w:numId w:val="21"/>
              </w:numPr>
              <w:spacing w:line="360" w:lineRule="auto"/>
            </w:pPr>
          </w:p>
        </w:tc>
        <w:tc>
          <w:tcPr>
            <w:tcW w:w="2269" w:type="dxa"/>
            <w:shd w:val="clear" w:color="auto" w:fill="auto"/>
          </w:tcPr>
          <w:p w14:paraId="1F01E6D9" w14:textId="77777777" w:rsidR="00F5533B" w:rsidRDefault="00F5533B" w:rsidP="00C21C5B">
            <w:r>
              <w:rPr>
                <w:rFonts w:hint="eastAsia"/>
              </w:rPr>
              <w:t>保函金额</w:t>
            </w:r>
          </w:p>
        </w:tc>
        <w:tc>
          <w:tcPr>
            <w:tcW w:w="2126" w:type="dxa"/>
            <w:shd w:val="clear" w:color="auto" w:fill="auto"/>
          </w:tcPr>
          <w:p w14:paraId="2701E72A" w14:textId="77777777" w:rsidR="00F5533B" w:rsidRDefault="00F5533B" w:rsidP="00C21C5B">
            <w:pPr>
              <w:pStyle w:val="p0"/>
              <w:ind w:firstLine="0"/>
            </w:pPr>
          </w:p>
        </w:tc>
        <w:tc>
          <w:tcPr>
            <w:tcW w:w="993" w:type="dxa"/>
          </w:tcPr>
          <w:p w14:paraId="0F0E0DAA" w14:textId="77777777" w:rsidR="00F5533B" w:rsidRDefault="00F5533B" w:rsidP="00C21C5B">
            <w:pPr>
              <w:jc w:val="center"/>
            </w:pPr>
            <w:r>
              <w:rPr>
                <w:rFonts w:hint="eastAsia"/>
              </w:rPr>
              <w:t>N(18,2)</w:t>
            </w:r>
          </w:p>
        </w:tc>
        <w:tc>
          <w:tcPr>
            <w:tcW w:w="850" w:type="dxa"/>
            <w:shd w:val="clear" w:color="auto" w:fill="auto"/>
          </w:tcPr>
          <w:p w14:paraId="292EF4F5" w14:textId="77777777" w:rsidR="00F5533B" w:rsidRPr="00986D6C" w:rsidRDefault="00F5533B" w:rsidP="00C21C5B">
            <w:pPr>
              <w:jc w:val="center"/>
            </w:pPr>
            <w:r w:rsidRPr="00986D6C">
              <w:rPr>
                <w:rFonts w:hint="eastAsia"/>
              </w:rPr>
              <w:t>OP</w:t>
            </w:r>
          </w:p>
        </w:tc>
        <w:tc>
          <w:tcPr>
            <w:tcW w:w="1134" w:type="dxa"/>
            <w:shd w:val="clear" w:color="auto" w:fill="auto"/>
          </w:tcPr>
          <w:p w14:paraId="0978340F" w14:textId="77777777" w:rsidR="00F5533B" w:rsidRPr="00986D6C" w:rsidRDefault="00F5533B" w:rsidP="00C21C5B">
            <w:r>
              <w:rPr>
                <w:rFonts w:hint="eastAsia"/>
              </w:rPr>
              <w:t>手工录入</w:t>
            </w:r>
          </w:p>
        </w:tc>
        <w:tc>
          <w:tcPr>
            <w:tcW w:w="2693" w:type="dxa"/>
            <w:shd w:val="clear" w:color="auto" w:fill="auto"/>
          </w:tcPr>
          <w:p w14:paraId="6371E57F" w14:textId="77777777" w:rsidR="00F5533B" w:rsidRDefault="00F5533B" w:rsidP="00C21C5B"/>
        </w:tc>
      </w:tr>
      <w:tr w:rsidR="00F5533B" w:rsidRPr="00B678F7" w14:paraId="6B498F45" w14:textId="77777777" w:rsidTr="00C21C5B">
        <w:tc>
          <w:tcPr>
            <w:tcW w:w="850" w:type="dxa"/>
          </w:tcPr>
          <w:p w14:paraId="3A35B9BA" w14:textId="77777777" w:rsidR="00F5533B" w:rsidRDefault="00F5533B" w:rsidP="00F5533B">
            <w:pPr>
              <w:numPr>
                <w:ilvl w:val="0"/>
                <w:numId w:val="21"/>
              </w:numPr>
              <w:spacing w:line="360" w:lineRule="auto"/>
            </w:pPr>
          </w:p>
        </w:tc>
        <w:tc>
          <w:tcPr>
            <w:tcW w:w="2269" w:type="dxa"/>
            <w:shd w:val="clear" w:color="auto" w:fill="auto"/>
          </w:tcPr>
          <w:p w14:paraId="3A22F59A" w14:textId="77777777" w:rsidR="00F5533B" w:rsidRDefault="00F5533B" w:rsidP="00C21C5B">
            <w:r>
              <w:rPr>
                <w:rFonts w:hint="eastAsia"/>
              </w:rPr>
              <w:t>保函增减额标识</w:t>
            </w:r>
          </w:p>
        </w:tc>
        <w:tc>
          <w:tcPr>
            <w:tcW w:w="2126" w:type="dxa"/>
            <w:shd w:val="clear" w:color="auto" w:fill="auto"/>
          </w:tcPr>
          <w:p w14:paraId="6A34F766" w14:textId="77777777" w:rsidR="00F5533B" w:rsidRDefault="00F5533B" w:rsidP="00C21C5B">
            <w:pPr>
              <w:pStyle w:val="p0"/>
              <w:ind w:firstLine="0"/>
            </w:pPr>
          </w:p>
        </w:tc>
        <w:tc>
          <w:tcPr>
            <w:tcW w:w="993" w:type="dxa"/>
          </w:tcPr>
          <w:p w14:paraId="0D03F7D3" w14:textId="77777777" w:rsidR="00F5533B" w:rsidRDefault="00F5533B" w:rsidP="00C21C5B">
            <w:pPr>
              <w:jc w:val="center"/>
            </w:pPr>
            <w:r>
              <w:rPr>
                <w:rFonts w:hint="eastAsia"/>
              </w:rPr>
              <w:t>V(3)</w:t>
            </w:r>
          </w:p>
        </w:tc>
        <w:tc>
          <w:tcPr>
            <w:tcW w:w="850" w:type="dxa"/>
            <w:shd w:val="clear" w:color="auto" w:fill="auto"/>
          </w:tcPr>
          <w:p w14:paraId="6C46FF1D" w14:textId="77777777" w:rsidR="00F5533B" w:rsidRPr="00986D6C" w:rsidRDefault="00F5533B" w:rsidP="00C21C5B">
            <w:pPr>
              <w:jc w:val="center"/>
            </w:pPr>
            <w:r w:rsidRPr="00986D6C">
              <w:rPr>
                <w:rFonts w:hint="eastAsia"/>
              </w:rPr>
              <w:t>O</w:t>
            </w:r>
          </w:p>
        </w:tc>
        <w:tc>
          <w:tcPr>
            <w:tcW w:w="1134" w:type="dxa"/>
            <w:shd w:val="clear" w:color="auto" w:fill="auto"/>
          </w:tcPr>
          <w:p w14:paraId="7AB5F4D7" w14:textId="77777777" w:rsidR="00F5533B" w:rsidRPr="00986D6C" w:rsidRDefault="00F5533B" w:rsidP="00C21C5B">
            <w:r w:rsidRPr="00986D6C">
              <w:rPr>
                <w:rFonts w:hint="eastAsia"/>
              </w:rPr>
              <w:t>选择</w:t>
            </w:r>
          </w:p>
        </w:tc>
        <w:tc>
          <w:tcPr>
            <w:tcW w:w="2693" w:type="dxa"/>
            <w:shd w:val="clear" w:color="auto" w:fill="auto"/>
          </w:tcPr>
          <w:p w14:paraId="317EDF4E" w14:textId="77777777" w:rsidR="00F5533B" w:rsidRDefault="00F5533B" w:rsidP="00C21C5B">
            <w:r>
              <w:rPr>
                <w:rFonts w:hint="eastAsia"/>
              </w:rPr>
              <w:t>选择项</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w:t>
            </w:r>
          </w:p>
        </w:tc>
      </w:tr>
      <w:tr w:rsidR="00F5533B" w:rsidRPr="00B678F7" w14:paraId="54BB4588" w14:textId="77777777" w:rsidTr="00C21C5B">
        <w:tc>
          <w:tcPr>
            <w:tcW w:w="850" w:type="dxa"/>
          </w:tcPr>
          <w:p w14:paraId="000A4567" w14:textId="77777777" w:rsidR="00F5533B" w:rsidRDefault="00F5533B" w:rsidP="00F5533B">
            <w:pPr>
              <w:numPr>
                <w:ilvl w:val="0"/>
                <w:numId w:val="21"/>
              </w:numPr>
              <w:spacing w:line="360" w:lineRule="auto"/>
            </w:pPr>
          </w:p>
        </w:tc>
        <w:tc>
          <w:tcPr>
            <w:tcW w:w="2269" w:type="dxa"/>
            <w:shd w:val="clear" w:color="auto" w:fill="auto"/>
          </w:tcPr>
          <w:p w14:paraId="2515334C" w14:textId="77777777" w:rsidR="00F5533B" w:rsidRDefault="00F5533B" w:rsidP="00C21C5B">
            <w:r>
              <w:rPr>
                <w:rFonts w:hint="eastAsia"/>
              </w:rPr>
              <w:t>保函增减额金额</w:t>
            </w:r>
          </w:p>
        </w:tc>
        <w:tc>
          <w:tcPr>
            <w:tcW w:w="2126" w:type="dxa"/>
            <w:shd w:val="clear" w:color="auto" w:fill="auto"/>
          </w:tcPr>
          <w:p w14:paraId="395DAAE6" w14:textId="77777777" w:rsidR="00F5533B" w:rsidRDefault="00F5533B" w:rsidP="00C21C5B">
            <w:pPr>
              <w:pStyle w:val="p0"/>
              <w:ind w:firstLine="0"/>
            </w:pPr>
          </w:p>
        </w:tc>
        <w:tc>
          <w:tcPr>
            <w:tcW w:w="993" w:type="dxa"/>
          </w:tcPr>
          <w:p w14:paraId="59721B2F" w14:textId="77777777" w:rsidR="00F5533B" w:rsidRDefault="00F5533B" w:rsidP="00C21C5B">
            <w:pPr>
              <w:jc w:val="center"/>
            </w:pPr>
            <w:r>
              <w:rPr>
                <w:rFonts w:hint="eastAsia"/>
              </w:rPr>
              <w:t>N(18,2)</w:t>
            </w:r>
          </w:p>
        </w:tc>
        <w:tc>
          <w:tcPr>
            <w:tcW w:w="850" w:type="dxa"/>
            <w:shd w:val="clear" w:color="auto" w:fill="auto"/>
          </w:tcPr>
          <w:p w14:paraId="0989CDEB" w14:textId="77777777" w:rsidR="00F5533B" w:rsidRPr="00986D6C" w:rsidRDefault="00F5533B" w:rsidP="00C21C5B">
            <w:pPr>
              <w:jc w:val="center"/>
            </w:pPr>
            <w:r w:rsidRPr="00986D6C">
              <w:rPr>
                <w:rFonts w:hint="eastAsia"/>
              </w:rPr>
              <w:t>O</w:t>
            </w:r>
          </w:p>
        </w:tc>
        <w:tc>
          <w:tcPr>
            <w:tcW w:w="1134" w:type="dxa"/>
            <w:shd w:val="clear" w:color="auto" w:fill="auto"/>
          </w:tcPr>
          <w:p w14:paraId="06AD5CCF" w14:textId="77777777" w:rsidR="00F5533B" w:rsidRPr="00986D6C" w:rsidRDefault="00F5533B" w:rsidP="00C21C5B">
            <w:r w:rsidRPr="00986D6C">
              <w:rPr>
                <w:rFonts w:hint="eastAsia"/>
              </w:rPr>
              <w:t>手工录入</w:t>
            </w:r>
          </w:p>
        </w:tc>
        <w:tc>
          <w:tcPr>
            <w:tcW w:w="2693" w:type="dxa"/>
            <w:shd w:val="clear" w:color="auto" w:fill="auto"/>
          </w:tcPr>
          <w:p w14:paraId="43CE19A9" w14:textId="77777777" w:rsidR="00F5533B" w:rsidRDefault="00F5533B" w:rsidP="00C21C5B"/>
        </w:tc>
      </w:tr>
      <w:tr w:rsidR="00F5533B" w:rsidRPr="00B678F7" w14:paraId="32858B44" w14:textId="77777777" w:rsidTr="00C21C5B">
        <w:tc>
          <w:tcPr>
            <w:tcW w:w="850" w:type="dxa"/>
          </w:tcPr>
          <w:p w14:paraId="2F6743C8" w14:textId="77777777" w:rsidR="00F5533B" w:rsidRDefault="00F5533B" w:rsidP="00F5533B">
            <w:pPr>
              <w:numPr>
                <w:ilvl w:val="0"/>
                <w:numId w:val="21"/>
              </w:numPr>
              <w:spacing w:line="360" w:lineRule="auto"/>
            </w:pPr>
          </w:p>
        </w:tc>
        <w:tc>
          <w:tcPr>
            <w:tcW w:w="2269" w:type="dxa"/>
            <w:shd w:val="clear" w:color="auto" w:fill="auto"/>
          </w:tcPr>
          <w:p w14:paraId="27A00D2D" w14:textId="77777777" w:rsidR="00F5533B" w:rsidRDefault="00F5533B" w:rsidP="00C21C5B">
            <w:r>
              <w:rPr>
                <w:rFonts w:hint="eastAsia"/>
              </w:rPr>
              <w:t>修改后金额</w:t>
            </w:r>
          </w:p>
        </w:tc>
        <w:tc>
          <w:tcPr>
            <w:tcW w:w="2126" w:type="dxa"/>
            <w:shd w:val="clear" w:color="auto" w:fill="auto"/>
          </w:tcPr>
          <w:p w14:paraId="42262FB2" w14:textId="77777777" w:rsidR="00F5533B" w:rsidRDefault="00F5533B" w:rsidP="00C21C5B">
            <w:pPr>
              <w:pStyle w:val="p0"/>
              <w:ind w:firstLine="0"/>
            </w:pPr>
          </w:p>
        </w:tc>
        <w:tc>
          <w:tcPr>
            <w:tcW w:w="993" w:type="dxa"/>
          </w:tcPr>
          <w:p w14:paraId="4E0089EB" w14:textId="77777777" w:rsidR="00F5533B" w:rsidRDefault="00F5533B" w:rsidP="00C21C5B">
            <w:pPr>
              <w:jc w:val="center"/>
            </w:pPr>
            <w:r>
              <w:rPr>
                <w:rFonts w:hint="eastAsia"/>
              </w:rPr>
              <w:t>N(18,2)</w:t>
            </w:r>
          </w:p>
        </w:tc>
        <w:tc>
          <w:tcPr>
            <w:tcW w:w="850" w:type="dxa"/>
            <w:shd w:val="clear" w:color="auto" w:fill="auto"/>
          </w:tcPr>
          <w:p w14:paraId="05B7D670" w14:textId="77777777" w:rsidR="00F5533B" w:rsidRPr="00986D6C" w:rsidRDefault="00F5533B" w:rsidP="00C21C5B">
            <w:pPr>
              <w:jc w:val="center"/>
            </w:pPr>
            <w:r w:rsidRPr="00986D6C">
              <w:rPr>
                <w:rFonts w:hint="eastAsia"/>
              </w:rPr>
              <w:t>P</w:t>
            </w:r>
          </w:p>
        </w:tc>
        <w:tc>
          <w:tcPr>
            <w:tcW w:w="1134" w:type="dxa"/>
            <w:shd w:val="clear" w:color="auto" w:fill="auto"/>
          </w:tcPr>
          <w:p w14:paraId="78AA46E6" w14:textId="77777777" w:rsidR="00F5533B" w:rsidRPr="00986D6C" w:rsidRDefault="00F5533B" w:rsidP="00C21C5B">
            <w:r w:rsidRPr="00986D6C">
              <w:rPr>
                <w:rFonts w:hint="eastAsia"/>
              </w:rPr>
              <w:t>自动带出</w:t>
            </w:r>
          </w:p>
        </w:tc>
        <w:tc>
          <w:tcPr>
            <w:tcW w:w="2693" w:type="dxa"/>
            <w:shd w:val="clear" w:color="auto" w:fill="auto"/>
          </w:tcPr>
          <w:p w14:paraId="376ED8F2" w14:textId="77777777" w:rsidR="00F5533B" w:rsidRDefault="00F5533B" w:rsidP="00C21C5B">
            <w:r>
              <w:rPr>
                <w:rFonts w:hint="eastAsia"/>
              </w:rPr>
              <w:t>系统自动计算</w:t>
            </w:r>
          </w:p>
        </w:tc>
      </w:tr>
      <w:tr w:rsidR="00F5533B" w:rsidRPr="00B678F7" w14:paraId="06B6FF0E" w14:textId="77777777" w:rsidTr="00C21C5B">
        <w:tc>
          <w:tcPr>
            <w:tcW w:w="850" w:type="dxa"/>
          </w:tcPr>
          <w:p w14:paraId="483C70E4" w14:textId="77777777" w:rsidR="00F5533B" w:rsidRDefault="00F5533B" w:rsidP="00F5533B">
            <w:pPr>
              <w:numPr>
                <w:ilvl w:val="0"/>
                <w:numId w:val="21"/>
              </w:numPr>
              <w:spacing w:line="360" w:lineRule="auto"/>
            </w:pPr>
          </w:p>
        </w:tc>
        <w:tc>
          <w:tcPr>
            <w:tcW w:w="2269" w:type="dxa"/>
            <w:shd w:val="clear" w:color="auto" w:fill="auto"/>
          </w:tcPr>
          <w:p w14:paraId="51C3B5B7" w14:textId="77777777" w:rsidR="00F5533B" w:rsidRPr="00DF18E4" w:rsidRDefault="00F5533B" w:rsidP="00C21C5B">
            <w:r w:rsidRPr="00DF18E4">
              <w:rPr>
                <w:rFonts w:hint="eastAsia"/>
              </w:rPr>
              <w:t>申请人名称</w:t>
            </w:r>
          </w:p>
        </w:tc>
        <w:tc>
          <w:tcPr>
            <w:tcW w:w="2126" w:type="dxa"/>
            <w:shd w:val="clear" w:color="auto" w:fill="auto"/>
          </w:tcPr>
          <w:p w14:paraId="5C1F13FB" w14:textId="77777777" w:rsidR="00F5533B" w:rsidRDefault="00F5533B" w:rsidP="00C21C5B">
            <w:pPr>
              <w:pStyle w:val="p0"/>
              <w:ind w:firstLine="0"/>
            </w:pPr>
          </w:p>
        </w:tc>
        <w:tc>
          <w:tcPr>
            <w:tcW w:w="993" w:type="dxa"/>
          </w:tcPr>
          <w:p w14:paraId="2F4E709B" w14:textId="77777777" w:rsidR="00F5533B" w:rsidRDefault="00F5533B" w:rsidP="00C21C5B">
            <w:pPr>
              <w:jc w:val="center"/>
            </w:pPr>
            <w:r>
              <w:rPr>
                <w:rFonts w:hint="eastAsia"/>
              </w:rPr>
              <w:t>V(200)</w:t>
            </w:r>
          </w:p>
        </w:tc>
        <w:tc>
          <w:tcPr>
            <w:tcW w:w="850" w:type="dxa"/>
            <w:shd w:val="clear" w:color="auto" w:fill="auto"/>
          </w:tcPr>
          <w:p w14:paraId="6F42BDC7" w14:textId="77777777" w:rsidR="00F5533B" w:rsidRPr="00986D6C" w:rsidRDefault="00F5533B" w:rsidP="00C21C5B">
            <w:pPr>
              <w:jc w:val="center"/>
            </w:pPr>
            <w:r w:rsidRPr="00986D6C">
              <w:rPr>
                <w:rFonts w:hint="eastAsia"/>
              </w:rPr>
              <w:t>MO</w:t>
            </w:r>
          </w:p>
        </w:tc>
        <w:tc>
          <w:tcPr>
            <w:tcW w:w="1134" w:type="dxa"/>
            <w:shd w:val="clear" w:color="auto" w:fill="auto"/>
          </w:tcPr>
          <w:p w14:paraId="6E776277" w14:textId="77777777" w:rsidR="00F5533B" w:rsidRPr="00986D6C" w:rsidRDefault="00F5533B" w:rsidP="00C21C5B">
            <w:r>
              <w:rPr>
                <w:rFonts w:hint="eastAsia"/>
              </w:rPr>
              <w:t>手工录入</w:t>
            </w:r>
          </w:p>
        </w:tc>
        <w:tc>
          <w:tcPr>
            <w:tcW w:w="2693" w:type="dxa"/>
            <w:vMerge w:val="restart"/>
            <w:shd w:val="clear" w:color="auto" w:fill="auto"/>
          </w:tcPr>
          <w:p w14:paraId="75097413" w14:textId="77777777" w:rsidR="00F5533B" w:rsidRDefault="00F5533B" w:rsidP="00C21C5B">
            <w:r>
              <w:rPr>
                <w:rFonts w:hint="eastAsia"/>
              </w:rPr>
              <w:t>详见控制说明</w:t>
            </w:r>
          </w:p>
        </w:tc>
      </w:tr>
      <w:tr w:rsidR="00F5533B" w:rsidRPr="00B678F7" w14:paraId="1490BE13" w14:textId="77777777" w:rsidTr="00C21C5B">
        <w:tc>
          <w:tcPr>
            <w:tcW w:w="850" w:type="dxa"/>
          </w:tcPr>
          <w:p w14:paraId="35638332" w14:textId="77777777" w:rsidR="00F5533B" w:rsidRDefault="00F5533B" w:rsidP="00F5533B">
            <w:pPr>
              <w:numPr>
                <w:ilvl w:val="0"/>
                <w:numId w:val="21"/>
              </w:numPr>
              <w:spacing w:line="360" w:lineRule="auto"/>
            </w:pPr>
          </w:p>
        </w:tc>
        <w:tc>
          <w:tcPr>
            <w:tcW w:w="2269" w:type="dxa"/>
            <w:shd w:val="clear" w:color="auto" w:fill="auto"/>
          </w:tcPr>
          <w:p w14:paraId="45ACD71A" w14:textId="77777777" w:rsidR="00F5533B" w:rsidRDefault="00F5533B" w:rsidP="00C21C5B">
            <w:r w:rsidRPr="00DF18E4">
              <w:rPr>
                <w:rFonts w:hint="eastAsia"/>
              </w:rPr>
              <w:t>申请人名称地址</w:t>
            </w:r>
          </w:p>
        </w:tc>
        <w:tc>
          <w:tcPr>
            <w:tcW w:w="2126" w:type="dxa"/>
            <w:shd w:val="clear" w:color="auto" w:fill="auto"/>
          </w:tcPr>
          <w:p w14:paraId="12C4D44B" w14:textId="77777777" w:rsidR="00F5533B" w:rsidRDefault="00F5533B" w:rsidP="00C21C5B">
            <w:pPr>
              <w:pStyle w:val="p0"/>
              <w:ind w:firstLine="0"/>
            </w:pPr>
          </w:p>
        </w:tc>
        <w:tc>
          <w:tcPr>
            <w:tcW w:w="993" w:type="dxa"/>
          </w:tcPr>
          <w:p w14:paraId="2410FE8A" w14:textId="77777777" w:rsidR="00F5533B" w:rsidRDefault="00F5533B" w:rsidP="00C21C5B">
            <w:pPr>
              <w:jc w:val="center"/>
            </w:pPr>
            <w:r>
              <w:rPr>
                <w:rFonts w:hint="eastAsia"/>
              </w:rPr>
              <w:t>V(200)</w:t>
            </w:r>
          </w:p>
        </w:tc>
        <w:tc>
          <w:tcPr>
            <w:tcW w:w="850" w:type="dxa"/>
            <w:shd w:val="clear" w:color="auto" w:fill="auto"/>
          </w:tcPr>
          <w:p w14:paraId="3B01BDF0" w14:textId="77777777" w:rsidR="00F5533B" w:rsidRPr="00986D6C" w:rsidRDefault="00F5533B" w:rsidP="00C21C5B">
            <w:pPr>
              <w:jc w:val="center"/>
            </w:pPr>
            <w:r w:rsidRPr="00986D6C">
              <w:rPr>
                <w:rFonts w:hint="eastAsia"/>
              </w:rPr>
              <w:t>MO</w:t>
            </w:r>
          </w:p>
        </w:tc>
        <w:tc>
          <w:tcPr>
            <w:tcW w:w="1134" w:type="dxa"/>
            <w:shd w:val="clear" w:color="auto" w:fill="auto"/>
          </w:tcPr>
          <w:p w14:paraId="4CE076CE" w14:textId="77777777" w:rsidR="00F5533B" w:rsidRPr="00986D6C" w:rsidRDefault="00F5533B" w:rsidP="00C21C5B">
            <w:r>
              <w:rPr>
                <w:rFonts w:hint="eastAsia"/>
              </w:rPr>
              <w:t>手工录入</w:t>
            </w:r>
          </w:p>
        </w:tc>
        <w:tc>
          <w:tcPr>
            <w:tcW w:w="2693" w:type="dxa"/>
            <w:vMerge/>
            <w:shd w:val="clear" w:color="auto" w:fill="auto"/>
          </w:tcPr>
          <w:p w14:paraId="5A3A95C6" w14:textId="77777777" w:rsidR="00F5533B" w:rsidRDefault="00F5533B" w:rsidP="00C21C5B"/>
        </w:tc>
      </w:tr>
      <w:tr w:rsidR="00F5533B" w:rsidRPr="00B678F7" w14:paraId="5EB06997" w14:textId="77777777" w:rsidTr="00C21C5B">
        <w:tc>
          <w:tcPr>
            <w:tcW w:w="850" w:type="dxa"/>
          </w:tcPr>
          <w:p w14:paraId="0FD89D05" w14:textId="77777777" w:rsidR="00F5533B" w:rsidRDefault="00F5533B" w:rsidP="00F5533B">
            <w:pPr>
              <w:numPr>
                <w:ilvl w:val="0"/>
                <w:numId w:val="21"/>
              </w:numPr>
              <w:spacing w:line="360" w:lineRule="auto"/>
            </w:pPr>
          </w:p>
        </w:tc>
        <w:tc>
          <w:tcPr>
            <w:tcW w:w="2269" w:type="dxa"/>
            <w:shd w:val="clear" w:color="auto" w:fill="auto"/>
          </w:tcPr>
          <w:p w14:paraId="040C928D" w14:textId="77777777" w:rsidR="00F5533B" w:rsidRDefault="00F5533B" w:rsidP="00C21C5B">
            <w:r w:rsidRPr="002B1A83">
              <w:rPr>
                <w:rFonts w:hint="eastAsia"/>
              </w:rPr>
              <w:t>保函类型</w:t>
            </w:r>
          </w:p>
        </w:tc>
        <w:tc>
          <w:tcPr>
            <w:tcW w:w="2126" w:type="dxa"/>
            <w:shd w:val="clear" w:color="auto" w:fill="auto"/>
          </w:tcPr>
          <w:p w14:paraId="715ED481" w14:textId="77777777" w:rsidR="00F5533B" w:rsidRDefault="00F5533B" w:rsidP="00C21C5B">
            <w:pPr>
              <w:pStyle w:val="p0"/>
              <w:ind w:firstLine="0"/>
            </w:pPr>
          </w:p>
        </w:tc>
        <w:tc>
          <w:tcPr>
            <w:tcW w:w="993" w:type="dxa"/>
          </w:tcPr>
          <w:p w14:paraId="5E0B5C49" w14:textId="77777777" w:rsidR="00F5533B" w:rsidRDefault="00F5533B" w:rsidP="00C21C5B">
            <w:pPr>
              <w:jc w:val="center"/>
            </w:pPr>
            <w:r>
              <w:rPr>
                <w:rFonts w:hint="eastAsia"/>
              </w:rPr>
              <w:t>V(3)</w:t>
            </w:r>
          </w:p>
        </w:tc>
        <w:tc>
          <w:tcPr>
            <w:tcW w:w="850" w:type="dxa"/>
            <w:shd w:val="clear" w:color="auto" w:fill="auto"/>
          </w:tcPr>
          <w:p w14:paraId="74E04D6F" w14:textId="77777777" w:rsidR="00F5533B" w:rsidRDefault="00F5533B" w:rsidP="00C21C5B">
            <w:pPr>
              <w:jc w:val="center"/>
            </w:pPr>
            <w:r>
              <w:rPr>
                <w:rFonts w:hint="eastAsia"/>
              </w:rPr>
              <w:t>MP</w:t>
            </w:r>
          </w:p>
        </w:tc>
        <w:tc>
          <w:tcPr>
            <w:tcW w:w="1134" w:type="dxa"/>
            <w:shd w:val="clear" w:color="auto" w:fill="auto"/>
          </w:tcPr>
          <w:p w14:paraId="5C079143" w14:textId="77777777" w:rsidR="00F5533B" w:rsidRDefault="00F5533B" w:rsidP="00C21C5B">
            <w:r>
              <w:rPr>
                <w:rFonts w:hint="eastAsia"/>
              </w:rPr>
              <w:t>手工录入</w:t>
            </w:r>
          </w:p>
        </w:tc>
        <w:tc>
          <w:tcPr>
            <w:tcW w:w="2693" w:type="dxa"/>
            <w:shd w:val="clear" w:color="auto" w:fill="auto"/>
          </w:tcPr>
          <w:p w14:paraId="295C8D96" w14:textId="77777777" w:rsidR="00F5533B" w:rsidRDefault="00F5533B" w:rsidP="00C21C5B"/>
        </w:tc>
      </w:tr>
      <w:tr w:rsidR="00F5533B" w:rsidRPr="00B678F7" w14:paraId="01669178" w14:textId="77777777" w:rsidTr="00C21C5B">
        <w:tc>
          <w:tcPr>
            <w:tcW w:w="850" w:type="dxa"/>
          </w:tcPr>
          <w:p w14:paraId="30CFA53E" w14:textId="77777777" w:rsidR="00F5533B" w:rsidRDefault="00F5533B" w:rsidP="00F5533B">
            <w:pPr>
              <w:numPr>
                <w:ilvl w:val="0"/>
                <w:numId w:val="21"/>
              </w:numPr>
              <w:spacing w:line="360" w:lineRule="auto"/>
            </w:pPr>
          </w:p>
        </w:tc>
        <w:tc>
          <w:tcPr>
            <w:tcW w:w="2269" w:type="dxa"/>
            <w:shd w:val="clear" w:color="auto" w:fill="auto"/>
          </w:tcPr>
          <w:p w14:paraId="2902F7C4" w14:textId="77777777" w:rsidR="00F5533B" w:rsidRPr="00062500" w:rsidRDefault="00F5533B" w:rsidP="00C21C5B">
            <w:r w:rsidRPr="00062500">
              <w:rPr>
                <w:rFonts w:hint="eastAsia"/>
              </w:rPr>
              <w:t>受益人类型</w:t>
            </w:r>
          </w:p>
        </w:tc>
        <w:tc>
          <w:tcPr>
            <w:tcW w:w="2126" w:type="dxa"/>
            <w:shd w:val="clear" w:color="auto" w:fill="auto"/>
          </w:tcPr>
          <w:p w14:paraId="71E7F58A" w14:textId="77777777" w:rsidR="00F5533B" w:rsidRDefault="00F5533B" w:rsidP="00C21C5B">
            <w:pPr>
              <w:pStyle w:val="p0"/>
              <w:ind w:firstLine="0"/>
            </w:pPr>
          </w:p>
        </w:tc>
        <w:tc>
          <w:tcPr>
            <w:tcW w:w="993" w:type="dxa"/>
          </w:tcPr>
          <w:p w14:paraId="6AC39914" w14:textId="77777777" w:rsidR="00F5533B" w:rsidRDefault="00F5533B" w:rsidP="00C21C5B">
            <w:pPr>
              <w:jc w:val="center"/>
            </w:pPr>
            <w:r>
              <w:rPr>
                <w:rFonts w:hint="eastAsia"/>
              </w:rPr>
              <w:t>V(3)</w:t>
            </w:r>
          </w:p>
        </w:tc>
        <w:tc>
          <w:tcPr>
            <w:tcW w:w="850" w:type="dxa"/>
            <w:shd w:val="clear" w:color="auto" w:fill="auto"/>
          </w:tcPr>
          <w:p w14:paraId="6CD48E79" w14:textId="77777777" w:rsidR="00F5533B" w:rsidRDefault="00F5533B" w:rsidP="00C21C5B">
            <w:pPr>
              <w:jc w:val="center"/>
            </w:pPr>
            <w:r>
              <w:rPr>
                <w:rFonts w:hint="eastAsia"/>
              </w:rPr>
              <w:t>MP</w:t>
            </w:r>
          </w:p>
        </w:tc>
        <w:tc>
          <w:tcPr>
            <w:tcW w:w="1134" w:type="dxa"/>
            <w:shd w:val="clear" w:color="auto" w:fill="auto"/>
          </w:tcPr>
          <w:p w14:paraId="316A9B9D" w14:textId="77777777" w:rsidR="00F5533B" w:rsidRDefault="00F5533B" w:rsidP="00C21C5B">
            <w:r>
              <w:rPr>
                <w:rFonts w:hint="eastAsia"/>
              </w:rPr>
              <w:t>手工录入</w:t>
            </w:r>
          </w:p>
        </w:tc>
        <w:tc>
          <w:tcPr>
            <w:tcW w:w="2693" w:type="dxa"/>
            <w:shd w:val="clear" w:color="auto" w:fill="auto"/>
          </w:tcPr>
          <w:p w14:paraId="61E09FFD" w14:textId="77777777" w:rsidR="00F5533B" w:rsidRDefault="00F5533B" w:rsidP="00C21C5B"/>
        </w:tc>
      </w:tr>
      <w:tr w:rsidR="00F5533B" w:rsidRPr="00B678F7" w14:paraId="2786B0BB" w14:textId="77777777" w:rsidTr="00C21C5B">
        <w:tc>
          <w:tcPr>
            <w:tcW w:w="850" w:type="dxa"/>
          </w:tcPr>
          <w:p w14:paraId="56E752ED" w14:textId="77777777" w:rsidR="00F5533B" w:rsidRDefault="00F5533B" w:rsidP="00F5533B">
            <w:pPr>
              <w:numPr>
                <w:ilvl w:val="0"/>
                <w:numId w:val="21"/>
              </w:numPr>
              <w:spacing w:line="360" w:lineRule="auto"/>
            </w:pPr>
          </w:p>
        </w:tc>
        <w:tc>
          <w:tcPr>
            <w:tcW w:w="2269" w:type="dxa"/>
            <w:shd w:val="clear" w:color="auto" w:fill="auto"/>
          </w:tcPr>
          <w:p w14:paraId="03653FFE" w14:textId="77777777" w:rsidR="00F5533B" w:rsidRPr="00062500" w:rsidRDefault="00F5533B" w:rsidP="00C21C5B">
            <w:r w:rsidRPr="00062500">
              <w:rPr>
                <w:rFonts w:hint="eastAsia"/>
              </w:rPr>
              <w:t>受益人名称</w:t>
            </w:r>
          </w:p>
        </w:tc>
        <w:tc>
          <w:tcPr>
            <w:tcW w:w="2126" w:type="dxa"/>
            <w:shd w:val="clear" w:color="auto" w:fill="auto"/>
          </w:tcPr>
          <w:p w14:paraId="5E54B5CF" w14:textId="77777777" w:rsidR="00F5533B" w:rsidRDefault="00F5533B" w:rsidP="00C21C5B">
            <w:pPr>
              <w:pStyle w:val="p0"/>
              <w:ind w:firstLine="0"/>
            </w:pPr>
          </w:p>
        </w:tc>
        <w:tc>
          <w:tcPr>
            <w:tcW w:w="993" w:type="dxa"/>
          </w:tcPr>
          <w:p w14:paraId="72CFAB6D" w14:textId="77777777" w:rsidR="00F5533B" w:rsidRDefault="00F5533B" w:rsidP="00C21C5B">
            <w:pPr>
              <w:jc w:val="center"/>
            </w:pPr>
            <w:r>
              <w:rPr>
                <w:rFonts w:hint="eastAsia"/>
              </w:rPr>
              <w:t>V(200)</w:t>
            </w:r>
          </w:p>
        </w:tc>
        <w:tc>
          <w:tcPr>
            <w:tcW w:w="850" w:type="dxa"/>
            <w:shd w:val="clear" w:color="auto" w:fill="auto"/>
          </w:tcPr>
          <w:p w14:paraId="23F05DA6" w14:textId="77777777" w:rsidR="00F5533B" w:rsidRDefault="00F5533B" w:rsidP="00C21C5B">
            <w:pPr>
              <w:jc w:val="center"/>
            </w:pPr>
            <w:r>
              <w:rPr>
                <w:rFonts w:hint="eastAsia"/>
              </w:rPr>
              <w:t>MP</w:t>
            </w:r>
          </w:p>
        </w:tc>
        <w:tc>
          <w:tcPr>
            <w:tcW w:w="1134" w:type="dxa"/>
            <w:shd w:val="clear" w:color="auto" w:fill="auto"/>
          </w:tcPr>
          <w:p w14:paraId="57457641" w14:textId="77777777" w:rsidR="00F5533B" w:rsidRDefault="00F5533B" w:rsidP="00C21C5B">
            <w:r>
              <w:rPr>
                <w:rFonts w:hint="eastAsia"/>
              </w:rPr>
              <w:t>手工录入</w:t>
            </w:r>
          </w:p>
        </w:tc>
        <w:tc>
          <w:tcPr>
            <w:tcW w:w="2693" w:type="dxa"/>
            <w:shd w:val="clear" w:color="auto" w:fill="auto"/>
          </w:tcPr>
          <w:p w14:paraId="1ED68A5C" w14:textId="77777777" w:rsidR="00F5533B" w:rsidRDefault="00F5533B" w:rsidP="00C21C5B"/>
        </w:tc>
      </w:tr>
      <w:tr w:rsidR="00F5533B" w:rsidRPr="00B678F7" w14:paraId="6680A9DC" w14:textId="77777777" w:rsidTr="00C21C5B">
        <w:tc>
          <w:tcPr>
            <w:tcW w:w="850" w:type="dxa"/>
          </w:tcPr>
          <w:p w14:paraId="7536D072" w14:textId="77777777" w:rsidR="00F5533B" w:rsidRDefault="00F5533B" w:rsidP="00F5533B">
            <w:pPr>
              <w:numPr>
                <w:ilvl w:val="0"/>
                <w:numId w:val="21"/>
              </w:numPr>
              <w:spacing w:line="360" w:lineRule="auto"/>
            </w:pPr>
          </w:p>
        </w:tc>
        <w:tc>
          <w:tcPr>
            <w:tcW w:w="2269" w:type="dxa"/>
            <w:shd w:val="clear" w:color="auto" w:fill="auto"/>
          </w:tcPr>
          <w:p w14:paraId="52E78F70" w14:textId="77777777" w:rsidR="00F5533B" w:rsidRDefault="00F5533B" w:rsidP="00C21C5B">
            <w:r>
              <w:rPr>
                <w:rFonts w:hint="eastAsia"/>
              </w:rPr>
              <w:t>受</w:t>
            </w:r>
            <w:r w:rsidRPr="00062500">
              <w:rPr>
                <w:rFonts w:hint="eastAsia"/>
              </w:rPr>
              <w:t>益人名称地址</w:t>
            </w:r>
          </w:p>
        </w:tc>
        <w:tc>
          <w:tcPr>
            <w:tcW w:w="2126" w:type="dxa"/>
            <w:shd w:val="clear" w:color="auto" w:fill="auto"/>
          </w:tcPr>
          <w:p w14:paraId="1876966E" w14:textId="77777777" w:rsidR="00F5533B" w:rsidRDefault="00F5533B" w:rsidP="00C21C5B">
            <w:pPr>
              <w:pStyle w:val="p0"/>
              <w:ind w:firstLine="0"/>
            </w:pPr>
          </w:p>
        </w:tc>
        <w:tc>
          <w:tcPr>
            <w:tcW w:w="993" w:type="dxa"/>
          </w:tcPr>
          <w:p w14:paraId="1875AC2A" w14:textId="77777777" w:rsidR="00F5533B" w:rsidRDefault="00F5533B" w:rsidP="00C21C5B">
            <w:pPr>
              <w:jc w:val="center"/>
            </w:pPr>
            <w:r>
              <w:rPr>
                <w:rFonts w:hint="eastAsia"/>
              </w:rPr>
              <w:t>V(200)</w:t>
            </w:r>
          </w:p>
        </w:tc>
        <w:tc>
          <w:tcPr>
            <w:tcW w:w="850" w:type="dxa"/>
            <w:shd w:val="clear" w:color="auto" w:fill="auto"/>
          </w:tcPr>
          <w:p w14:paraId="755A958E" w14:textId="77777777" w:rsidR="00F5533B" w:rsidRDefault="00F5533B" w:rsidP="00C21C5B">
            <w:pPr>
              <w:jc w:val="center"/>
            </w:pPr>
            <w:r>
              <w:rPr>
                <w:rFonts w:hint="eastAsia"/>
              </w:rPr>
              <w:t>MP</w:t>
            </w:r>
          </w:p>
        </w:tc>
        <w:tc>
          <w:tcPr>
            <w:tcW w:w="1134" w:type="dxa"/>
            <w:shd w:val="clear" w:color="auto" w:fill="auto"/>
          </w:tcPr>
          <w:p w14:paraId="2F2861AC" w14:textId="77777777" w:rsidR="00F5533B" w:rsidRDefault="00F5533B" w:rsidP="00C21C5B">
            <w:r>
              <w:rPr>
                <w:rFonts w:hint="eastAsia"/>
              </w:rPr>
              <w:t>手工录入</w:t>
            </w:r>
          </w:p>
        </w:tc>
        <w:tc>
          <w:tcPr>
            <w:tcW w:w="2693" w:type="dxa"/>
            <w:shd w:val="clear" w:color="auto" w:fill="auto"/>
          </w:tcPr>
          <w:p w14:paraId="3B37CB57" w14:textId="77777777" w:rsidR="00F5533B" w:rsidRDefault="00F5533B" w:rsidP="00C21C5B"/>
        </w:tc>
      </w:tr>
      <w:tr w:rsidR="00F5533B" w:rsidRPr="00B678F7" w14:paraId="218FFC1B" w14:textId="77777777" w:rsidTr="00C21C5B">
        <w:tc>
          <w:tcPr>
            <w:tcW w:w="850" w:type="dxa"/>
          </w:tcPr>
          <w:p w14:paraId="71015448" w14:textId="77777777" w:rsidR="00F5533B" w:rsidRDefault="00F5533B" w:rsidP="00F5533B">
            <w:pPr>
              <w:numPr>
                <w:ilvl w:val="0"/>
                <w:numId w:val="21"/>
              </w:numPr>
              <w:spacing w:line="360" w:lineRule="auto"/>
            </w:pPr>
          </w:p>
        </w:tc>
        <w:tc>
          <w:tcPr>
            <w:tcW w:w="2269" w:type="dxa"/>
            <w:shd w:val="clear" w:color="auto" w:fill="auto"/>
          </w:tcPr>
          <w:p w14:paraId="5B0B358E" w14:textId="77777777" w:rsidR="00F5533B" w:rsidRPr="00530298" w:rsidRDefault="00F5533B" w:rsidP="00C21C5B">
            <w:r w:rsidRPr="00530298">
              <w:rPr>
                <w:rFonts w:hint="eastAsia"/>
              </w:rPr>
              <w:t>保函开立银行</w:t>
            </w:r>
            <w:r w:rsidRPr="00530298">
              <w:rPr>
                <w:rFonts w:hint="eastAsia"/>
              </w:rPr>
              <w:t>SWIFTCODE</w:t>
            </w:r>
          </w:p>
        </w:tc>
        <w:tc>
          <w:tcPr>
            <w:tcW w:w="2126" w:type="dxa"/>
            <w:shd w:val="clear" w:color="auto" w:fill="auto"/>
          </w:tcPr>
          <w:p w14:paraId="58127BE6" w14:textId="77777777" w:rsidR="00F5533B" w:rsidRDefault="00F5533B" w:rsidP="00C21C5B">
            <w:pPr>
              <w:pStyle w:val="p0"/>
              <w:ind w:firstLine="0"/>
            </w:pPr>
          </w:p>
        </w:tc>
        <w:tc>
          <w:tcPr>
            <w:tcW w:w="993" w:type="dxa"/>
          </w:tcPr>
          <w:p w14:paraId="5828154C" w14:textId="77777777" w:rsidR="00F5533B" w:rsidRDefault="00F5533B" w:rsidP="00C21C5B">
            <w:pPr>
              <w:jc w:val="center"/>
            </w:pPr>
            <w:r>
              <w:rPr>
                <w:rFonts w:hint="eastAsia"/>
              </w:rPr>
              <w:t>V(20)</w:t>
            </w:r>
          </w:p>
        </w:tc>
        <w:tc>
          <w:tcPr>
            <w:tcW w:w="850" w:type="dxa"/>
            <w:shd w:val="clear" w:color="auto" w:fill="auto"/>
          </w:tcPr>
          <w:p w14:paraId="14C5F049" w14:textId="77777777" w:rsidR="00F5533B" w:rsidRDefault="00F5533B" w:rsidP="00C21C5B">
            <w:pPr>
              <w:jc w:val="center"/>
            </w:pPr>
            <w:r>
              <w:rPr>
                <w:rFonts w:hint="eastAsia"/>
              </w:rPr>
              <w:t>O</w:t>
            </w:r>
          </w:p>
        </w:tc>
        <w:tc>
          <w:tcPr>
            <w:tcW w:w="1134" w:type="dxa"/>
            <w:shd w:val="clear" w:color="auto" w:fill="auto"/>
          </w:tcPr>
          <w:p w14:paraId="089FD4AC" w14:textId="77777777" w:rsidR="00F5533B" w:rsidRDefault="00F5533B" w:rsidP="00C21C5B">
            <w:r>
              <w:rPr>
                <w:rFonts w:hint="eastAsia"/>
              </w:rPr>
              <w:t>手工录入</w:t>
            </w:r>
          </w:p>
        </w:tc>
        <w:tc>
          <w:tcPr>
            <w:tcW w:w="2693" w:type="dxa"/>
            <w:shd w:val="clear" w:color="auto" w:fill="auto"/>
          </w:tcPr>
          <w:p w14:paraId="76AE8E24" w14:textId="77777777" w:rsidR="00F5533B" w:rsidRDefault="00F5533B" w:rsidP="00C21C5B"/>
        </w:tc>
      </w:tr>
      <w:tr w:rsidR="00F5533B" w:rsidRPr="00B678F7" w14:paraId="3BC1C654" w14:textId="77777777" w:rsidTr="00C21C5B">
        <w:tc>
          <w:tcPr>
            <w:tcW w:w="850" w:type="dxa"/>
          </w:tcPr>
          <w:p w14:paraId="2BC7698F" w14:textId="77777777" w:rsidR="00F5533B" w:rsidRDefault="00F5533B" w:rsidP="00F5533B">
            <w:pPr>
              <w:numPr>
                <w:ilvl w:val="0"/>
                <w:numId w:val="21"/>
              </w:numPr>
              <w:spacing w:line="360" w:lineRule="auto"/>
            </w:pPr>
          </w:p>
        </w:tc>
        <w:tc>
          <w:tcPr>
            <w:tcW w:w="2269" w:type="dxa"/>
            <w:shd w:val="clear" w:color="auto" w:fill="auto"/>
          </w:tcPr>
          <w:p w14:paraId="1C294CF2" w14:textId="77777777" w:rsidR="00F5533B" w:rsidRPr="00530298" w:rsidRDefault="00F5533B" w:rsidP="00C21C5B">
            <w:r w:rsidRPr="00530298">
              <w:rPr>
                <w:rFonts w:hint="eastAsia"/>
              </w:rPr>
              <w:t>保函开立银行名称地址</w:t>
            </w:r>
          </w:p>
        </w:tc>
        <w:tc>
          <w:tcPr>
            <w:tcW w:w="2126" w:type="dxa"/>
            <w:shd w:val="clear" w:color="auto" w:fill="auto"/>
          </w:tcPr>
          <w:p w14:paraId="7779AA04" w14:textId="77777777" w:rsidR="00F5533B" w:rsidRDefault="00F5533B" w:rsidP="00C21C5B">
            <w:pPr>
              <w:pStyle w:val="p0"/>
              <w:ind w:firstLine="0"/>
            </w:pPr>
          </w:p>
        </w:tc>
        <w:tc>
          <w:tcPr>
            <w:tcW w:w="993" w:type="dxa"/>
          </w:tcPr>
          <w:p w14:paraId="117C4DF2" w14:textId="77777777" w:rsidR="00F5533B" w:rsidRDefault="00F5533B" w:rsidP="00C21C5B">
            <w:pPr>
              <w:jc w:val="center"/>
            </w:pPr>
            <w:r>
              <w:rPr>
                <w:rFonts w:hint="eastAsia"/>
              </w:rPr>
              <w:t>V(200)</w:t>
            </w:r>
          </w:p>
        </w:tc>
        <w:tc>
          <w:tcPr>
            <w:tcW w:w="850" w:type="dxa"/>
            <w:shd w:val="clear" w:color="auto" w:fill="auto"/>
          </w:tcPr>
          <w:p w14:paraId="68C7055E" w14:textId="77777777" w:rsidR="00F5533B" w:rsidRDefault="00F5533B" w:rsidP="00C21C5B">
            <w:pPr>
              <w:jc w:val="center"/>
            </w:pPr>
            <w:r>
              <w:rPr>
                <w:rFonts w:hint="eastAsia"/>
              </w:rPr>
              <w:t>O</w:t>
            </w:r>
          </w:p>
        </w:tc>
        <w:tc>
          <w:tcPr>
            <w:tcW w:w="1134" w:type="dxa"/>
            <w:shd w:val="clear" w:color="auto" w:fill="auto"/>
          </w:tcPr>
          <w:p w14:paraId="3625D9CA" w14:textId="77777777" w:rsidR="00F5533B" w:rsidRDefault="00F5533B" w:rsidP="00C21C5B">
            <w:r>
              <w:rPr>
                <w:rFonts w:hint="eastAsia"/>
              </w:rPr>
              <w:t>手工录入</w:t>
            </w:r>
          </w:p>
        </w:tc>
        <w:tc>
          <w:tcPr>
            <w:tcW w:w="2693" w:type="dxa"/>
            <w:shd w:val="clear" w:color="auto" w:fill="auto"/>
          </w:tcPr>
          <w:p w14:paraId="6520F0C6" w14:textId="77777777" w:rsidR="00F5533B" w:rsidRDefault="00F5533B" w:rsidP="00C21C5B"/>
        </w:tc>
      </w:tr>
      <w:tr w:rsidR="00F5533B" w:rsidRPr="00B678F7" w14:paraId="0F8C9D17" w14:textId="77777777" w:rsidTr="00C21C5B">
        <w:tc>
          <w:tcPr>
            <w:tcW w:w="850" w:type="dxa"/>
          </w:tcPr>
          <w:p w14:paraId="13E25BA9" w14:textId="77777777" w:rsidR="00F5533B" w:rsidRDefault="00F5533B" w:rsidP="00F5533B">
            <w:pPr>
              <w:numPr>
                <w:ilvl w:val="0"/>
                <w:numId w:val="21"/>
              </w:numPr>
              <w:spacing w:line="360" w:lineRule="auto"/>
            </w:pPr>
          </w:p>
        </w:tc>
        <w:tc>
          <w:tcPr>
            <w:tcW w:w="2269" w:type="dxa"/>
            <w:shd w:val="clear" w:color="auto" w:fill="auto"/>
          </w:tcPr>
          <w:p w14:paraId="6DE31F62" w14:textId="77777777" w:rsidR="00F5533B" w:rsidRPr="00530298" w:rsidRDefault="00F5533B" w:rsidP="00C21C5B">
            <w:r w:rsidRPr="00530298">
              <w:rPr>
                <w:rFonts w:hint="eastAsia"/>
              </w:rPr>
              <w:t>通知日期</w:t>
            </w:r>
          </w:p>
        </w:tc>
        <w:tc>
          <w:tcPr>
            <w:tcW w:w="2126" w:type="dxa"/>
            <w:shd w:val="clear" w:color="auto" w:fill="auto"/>
          </w:tcPr>
          <w:p w14:paraId="3D37ED42" w14:textId="77777777" w:rsidR="00F5533B" w:rsidRDefault="00F5533B" w:rsidP="00C21C5B">
            <w:pPr>
              <w:pStyle w:val="p0"/>
              <w:ind w:firstLine="0"/>
            </w:pPr>
          </w:p>
        </w:tc>
        <w:tc>
          <w:tcPr>
            <w:tcW w:w="993" w:type="dxa"/>
          </w:tcPr>
          <w:p w14:paraId="2595E428" w14:textId="77777777" w:rsidR="00F5533B" w:rsidRDefault="00F5533B" w:rsidP="00C21C5B">
            <w:pPr>
              <w:jc w:val="center"/>
            </w:pPr>
            <w:r>
              <w:rPr>
                <w:rFonts w:hint="eastAsia"/>
              </w:rPr>
              <w:t>D</w:t>
            </w:r>
          </w:p>
        </w:tc>
        <w:tc>
          <w:tcPr>
            <w:tcW w:w="850" w:type="dxa"/>
            <w:shd w:val="clear" w:color="auto" w:fill="auto"/>
          </w:tcPr>
          <w:p w14:paraId="025E8A95" w14:textId="77777777" w:rsidR="00F5533B" w:rsidRDefault="00F5533B" w:rsidP="00C21C5B">
            <w:pPr>
              <w:jc w:val="center"/>
            </w:pPr>
            <w:r>
              <w:rPr>
                <w:rFonts w:hint="eastAsia"/>
              </w:rPr>
              <w:t>MP</w:t>
            </w:r>
          </w:p>
        </w:tc>
        <w:tc>
          <w:tcPr>
            <w:tcW w:w="1134" w:type="dxa"/>
            <w:shd w:val="clear" w:color="auto" w:fill="auto"/>
          </w:tcPr>
          <w:p w14:paraId="7FF72482" w14:textId="77777777" w:rsidR="00F5533B" w:rsidRDefault="00F5533B" w:rsidP="00C21C5B">
            <w:r>
              <w:rPr>
                <w:rFonts w:hint="eastAsia"/>
              </w:rPr>
              <w:t>日期选择</w:t>
            </w:r>
          </w:p>
        </w:tc>
        <w:tc>
          <w:tcPr>
            <w:tcW w:w="2693" w:type="dxa"/>
            <w:shd w:val="clear" w:color="auto" w:fill="auto"/>
          </w:tcPr>
          <w:p w14:paraId="474079C7" w14:textId="77777777" w:rsidR="00F5533B" w:rsidRDefault="00F5533B" w:rsidP="00C21C5B"/>
        </w:tc>
      </w:tr>
      <w:tr w:rsidR="00F5533B" w:rsidRPr="00B678F7" w14:paraId="69EC0076" w14:textId="77777777" w:rsidTr="00C21C5B">
        <w:tc>
          <w:tcPr>
            <w:tcW w:w="850" w:type="dxa"/>
          </w:tcPr>
          <w:p w14:paraId="20732E02" w14:textId="77777777" w:rsidR="00F5533B" w:rsidRDefault="00F5533B" w:rsidP="00F5533B">
            <w:pPr>
              <w:numPr>
                <w:ilvl w:val="0"/>
                <w:numId w:val="21"/>
              </w:numPr>
              <w:spacing w:line="360" w:lineRule="auto"/>
            </w:pPr>
          </w:p>
        </w:tc>
        <w:tc>
          <w:tcPr>
            <w:tcW w:w="2269" w:type="dxa"/>
            <w:shd w:val="clear" w:color="auto" w:fill="auto"/>
          </w:tcPr>
          <w:p w14:paraId="7DB8D478" w14:textId="77777777" w:rsidR="00F5533B" w:rsidRPr="00530298" w:rsidRDefault="00F5533B" w:rsidP="00C21C5B">
            <w:r>
              <w:rPr>
                <w:rFonts w:hint="eastAsia"/>
              </w:rPr>
              <w:t>开立日期</w:t>
            </w:r>
          </w:p>
        </w:tc>
        <w:tc>
          <w:tcPr>
            <w:tcW w:w="2126" w:type="dxa"/>
            <w:shd w:val="clear" w:color="auto" w:fill="auto"/>
          </w:tcPr>
          <w:p w14:paraId="36BC0651" w14:textId="77777777" w:rsidR="00F5533B" w:rsidRDefault="00F5533B" w:rsidP="00C21C5B">
            <w:pPr>
              <w:pStyle w:val="p0"/>
              <w:ind w:firstLine="0"/>
            </w:pPr>
          </w:p>
        </w:tc>
        <w:tc>
          <w:tcPr>
            <w:tcW w:w="993" w:type="dxa"/>
          </w:tcPr>
          <w:p w14:paraId="664B1BAD" w14:textId="77777777" w:rsidR="00F5533B" w:rsidRDefault="00F5533B" w:rsidP="00C21C5B">
            <w:pPr>
              <w:jc w:val="center"/>
            </w:pPr>
            <w:r>
              <w:rPr>
                <w:rFonts w:hint="eastAsia"/>
              </w:rPr>
              <w:t>D</w:t>
            </w:r>
          </w:p>
        </w:tc>
        <w:tc>
          <w:tcPr>
            <w:tcW w:w="850" w:type="dxa"/>
            <w:shd w:val="clear" w:color="auto" w:fill="auto"/>
          </w:tcPr>
          <w:p w14:paraId="6A71BC46" w14:textId="77777777" w:rsidR="00F5533B" w:rsidRDefault="00F5533B" w:rsidP="00C21C5B">
            <w:pPr>
              <w:jc w:val="center"/>
            </w:pPr>
            <w:r>
              <w:rPr>
                <w:rFonts w:hint="eastAsia"/>
              </w:rPr>
              <w:t>MP</w:t>
            </w:r>
          </w:p>
        </w:tc>
        <w:tc>
          <w:tcPr>
            <w:tcW w:w="1134" w:type="dxa"/>
            <w:shd w:val="clear" w:color="auto" w:fill="auto"/>
          </w:tcPr>
          <w:p w14:paraId="2850B002" w14:textId="77777777" w:rsidR="00F5533B" w:rsidRDefault="00F5533B" w:rsidP="00C21C5B">
            <w:r>
              <w:rPr>
                <w:rFonts w:hint="eastAsia"/>
              </w:rPr>
              <w:t>日期选择</w:t>
            </w:r>
          </w:p>
        </w:tc>
        <w:tc>
          <w:tcPr>
            <w:tcW w:w="2693" w:type="dxa"/>
            <w:shd w:val="clear" w:color="auto" w:fill="auto"/>
          </w:tcPr>
          <w:p w14:paraId="3A7D09C1" w14:textId="77777777" w:rsidR="00F5533B" w:rsidRDefault="00F5533B" w:rsidP="00C21C5B">
            <w:r>
              <w:rPr>
                <w:rFonts w:hint="eastAsia"/>
              </w:rPr>
              <w:t>如果是报文发起的交易则</w:t>
            </w:r>
            <w:r>
              <w:rPr>
                <w:rFonts w:hint="eastAsia"/>
              </w:rPr>
              <w:t>MT767</w:t>
            </w:r>
            <w:r>
              <w:rPr>
                <w:rFonts w:hint="eastAsia"/>
              </w:rPr>
              <w:t>报文中的发报行编号，对应报文中的</w:t>
            </w:r>
            <w:r>
              <w:rPr>
                <w:rFonts w:hint="eastAsia"/>
              </w:rPr>
              <w:t>31C</w:t>
            </w:r>
            <w:r>
              <w:rPr>
                <w:rFonts w:hint="eastAsia"/>
              </w:rPr>
              <w:t>栏。通过信开或其他方式则手工录入。</w:t>
            </w:r>
          </w:p>
        </w:tc>
      </w:tr>
      <w:tr w:rsidR="00F5533B" w:rsidRPr="00B678F7" w14:paraId="400E2C62" w14:textId="77777777" w:rsidTr="00C21C5B">
        <w:tc>
          <w:tcPr>
            <w:tcW w:w="850" w:type="dxa"/>
          </w:tcPr>
          <w:p w14:paraId="1DDA966C" w14:textId="77777777" w:rsidR="00F5533B" w:rsidRDefault="00F5533B" w:rsidP="00F5533B">
            <w:pPr>
              <w:numPr>
                <w:ilvl w:val="0"/>
                <w:numId w:val="21"/>
              </w:numPr>
              <w:spacing w:line="360" w:lineRule="auto"/>
            </w:pPr>
          </w:p>
        </w:tc>
        <w:tc>
          <w:tcPr>
            <w:tcW w:w="2269" w:type="dxa"/>
            <w:shd w:val="clear" w:color="auto" w:fill="auto"/>
          </w:tcPr>
          <w:p w14:paraId="65C961C2" w14:textId="77777777" w:rsidR="00F5533B" w:rsidRPr="00530298" w:rsidRDefault="00F5533B" w:rsidP="00C21C5B">
            <w:r>
              <w:rPr>
                <w:rFonts w:hint="eastAsia"/>
              </w:rPr>
              <w:t>生效</w:t>
            </w:r>
            <w:r w:rsidRPr="00530298">
              <w:rPr>
                <w:rFonts w:hint="eastAsia"/>
              </w:rPr>
              <w:t>日期</w:t>
            </w:r>
          </w:p>
        </w:tc>
        <w:tc>
          <w:tcPr>
            <w:tcW w:w="2126" w:type="dxa"/>
            <w:shd w:val="clear" w:color="auto" w:fill="auto"/>
          </w:tcPr>
          <w:p w14:paraId="79B835FA" w14:textId="77777777" w:rsidR="00F5533B" w:rsidRDefault="00F5533B" w:rsidP="00C21C5B">
            <w:pPr>
              <w:pStyle w:val="p0"/>
              <w:ind w:firstLine="0"/>
            </w:pPr>
          </w:p>
        </w:tc>
        <w:tc>
          <w:tcPr>
            <w:tcW w:w="993" w:type="dxa"/>
          </w:tcPr>
          <w:p w14:paraId="2AFBA43E" w14:textId="77777777" w:rsidR="00F5533B" w:rsidRDefault="00F5533B" w:rsidP="00C21C5B">
            <w:pPr>
              <w:jc w:val="center"/>
            </w:pPr>
            <w:r>
              <w:rPr>
                <w:rFonts w:hint="eastAsia"/>
              </w:rPr>
              <w:t>D</w:t>
            </w:r>
          </w:p>
        </w:tc>
        <w:tc>
          <w:tcPr>
            <w:tcW w:w="850" w:type="dxa"/>
            <w:shd w:val="clear" w:color="auto" w:fill="auto"/>
          </w:tcPr>
          <w:p w14:paraId="12D8B212" w14:textId="77777777" w:rsidR="00F5533B" w:rsidRDefault="00F5533B" w:rsidP="00C21C5B">
            <w:pPr>
              <w:jc w:val="center"/>
            </w:pPr>
            <w:r>
              <w:rPr>
                <w:rFonts w:hint="eastAsia"/>
              </w:rPr>
              <w:t>MP</w:t>
            </w:r>
          </w:p>
        </w:tc>
        <w:tc>
          <w:tcPr>
            <w:tcW w:w="1134" w:type="dxa"/>
            <w:shd w:val="clear" w:color="auto" w:fill="auto"/>
          </w:tcPr>
          <w:p w14:paraId="1E342453" w14:textId="77777777" w:rsidR="00F5533B" w:rsidRDefault="00F5533B" w:rsidP="00C21C5B">
            <w:r>
              <w:rPr>
                <w:rFonts w:hint="eastAsia"/>
              </w:rPr>
              <w:t>日期选择</w:t>
            </w:r>
          </w:p>
        </w:tc>
        <w:tc>
          <w:tcPr>
            <w:tcW w:w="2693" w:type="dxa"/>
            <w:shd w:val="clear" w:color="auto" w:fill="auto"/>
          </w:tcPr>
          <w:p w14:paraId="51623814" w14:textId="77777777" w:rsidR="00F5533B" w:rsidRDefault="00F5533B" w:rsidP="00C21C5B"/>
        </w:tc>
      </w:tr>
      <w:tr w:rsidR="00F5533B" w:rsidRPr="00B678F7" w14:paraId="78AF855D" w14:textId="77777777" w:rsidTr="00C21C5B">
        <w:tc>
          <w:tcPr>
            <w:tcW w:w="850" w:type="dxa"/>
          </w:tcPr>
          <w:p w14:paraId="7AC992A0" w14:textId="77777777" w:rsidR="00F5533B" w:rsidRDefault="00F5533B" w:rsidP="00F5533B">
            <w:pPr>
              <w:numPr>
                <w:ilvl w:val="0"/>
                <w:numId w:val="21"/>
              </w:numPr>
              <w:spacing w:line="360" w:lineRule="auto"/>
            </w:pPr>
          </w:p>
        </w:tc>
        <w:tc>
          <w:tcPr>
            <w:tcW w:w="2269" w:type="dxa"/>
            <w:shd w:val="clear" w:color="auto" w:fill="auto"/>
          </w:tcPr>
          <w:p w14:paraId="220AFAF7" w14:textId="77777777" w:rsidR="00F5533B" w:rsidRPr="00530298" w:rsidRDefault="00F5533B" w:rsidP="00C21C5B">
            <w:r w:rsidRPr="00530298">
              <w:rPr>
                <w:rFonts w:hint="eastAsia"/>
              </w:rPr>
              <w:t>效期类型</w:t>
            </w:r>
          </w:p>
        </w:tc>
        <w:tc>
          <w:tcPr>
            <w:tcW w:w="2126" w:type="dxa"/>
            <w:shd w:val="clear" w:color="auto" w:fill="auto"/>
          </w:tcPr>
          <w:p w14:paraId="1A4A8C81" w14:textId="77777777" w:rsidR="00F5533B" w:rsidRDefault="00F5533B" w:rsidP="00C21C5B">
            <w:pPr>
              <w:pStyle w:val="p0"/>
              <w:ind w:firstLine="0"/>
            </w:pPr>
          </w:p>
        </w:tc>
        <w:tc>
          <w:tcPr>
            <w:tcW w:w="993" w:type="dxa"/>
          </w:tcPr>
          <w:p w14:paraId="38FD023C" w14:textId="77777777" w:rsidR="00F5533B" w:rsidRDefault="00F5533B" w:rsidP="00C21C5B">
            <w:pPr>
              <w:jc w:val="center"/>
            </w:pPr>
            <w:r>
              <w:rPr>
                <w:rFonts w:hint="eastAsia"/>
              </w:rPr>
              <w:t>V(3)</w:t>
            </w:r>
          </w:p>
        </w:tc>
        <w:tc>
          <w:tcPr>
            <w:tcW w:w="850" w:type="dxa"/>
            <w:shd w:val="clear" w:color="auto" w:fill="auto"/>
          </w:tcPr>
          <w:p w14:paraId="5D4B9BAD" w14:textId="77777777" w:rsidR="00F5533B" w:rsidRDefault="00F5533B" w:rsidP="00C21C5B">
            <w:pPr>
              <w:jc w:val="center"/>
            </w:pPr>
            <w:r>
              <w:rPr>
                <w:rFonts w:hint="eastAsia"/>
              </w:rPr>
              <w:t>MP</w:t>
            </w:r>
          </w:p>
        </w:tc>
        <w:tc>
          <w:tcPr>
            <w:tcW w:w="1134" w:type="dxa"/>
            <w:shd w:val="clear" w:color="auto" w:fill="auto"/>
          </w:tcPr>
          <w:p w14:paraId="38A01A8F" w14:textId="77777777" w:rsidR="00F5533B" w:rsidRDefault="00F5533B" w:rsidP="00C21C5B">
            <w:r>
              <w:rPr>
                <w:rFonts w:hint="eastAsia"/>
              </w:rPr>
              <w:t>选择</w:t>
            </w:r>
          </w:p>
        </w:tc>
        <w:tc>
          <w:tcPr>
            <w:tcW w:w="2693" w:type="dxa"/>
            <w:shd w:val="clear" w:color="auto" w:fill="auto"/>
          </w:tcPr>
          <w:p w14:paraId="7127AA33" w14:textId="77777777" w:rsidR="00F5533B" w:rsidRDefault="00F5533B" w:rsidP="00C21C5B">
            <w:r>
              <w:rPr>
                <w:rFonts w:hint="eastAsia"/>
              </w:rPr>
              <w:t>1</w:t>
            </w:r>
            <w:r>
              <w:rPr>
                <w:rFonts w:hint="eastAsia"/>
              </w:rPr>
              <w:t>：有固定到期日</w:t>
            </w:r>
          </w:p>
          <w:p w14:paraId="19B966F5" w14:textId="77777777" w:rsidR="00F5533B" w:rsidRDefault="00F5533B" w:rsidP="00C21C5B">
            <w:r>
              <w:rPr>
                <w:rFonts w:hint="eastAsia"/>
              </w:rPr>
              <w:t>2</w:t>
            </w:r>
            <w:r>
              <w:rPr>
                <w:rFonts w:hint="eastAsia"/>
              </w:rPr>
              <w:t>：无固定到期日</w:t>
            </w:r>
          </w:p>
        </w:tc>
      </w:tr>
      <w:tr w:rsidR="00F5533B" w:rsidRPr="00B678F7" w14:paraId="4B31AC8E" w14:textId="77777777" w:rsidTr="00C21C5B">
        <w:tc>
          <w:tcPr>
            <w:tcW w:w="850" w:type="dxa"/>
          </w:tcPr>
          <w:p w14:paraId="009C421E" w14:textId="77777777" w:rsidR="00F5533B" w:rsidRDefault="00F5533B" w:rsidP="00F5533B">
            <w:pPr>
              <w:numPr>
                <w:ilvl w:val="0"/>
                <w:numId w:val="21"/>
              </w:numPr>
              <w:spacing w:line="360" w:lineRule="auto"/>
            </w:pPr>
          </w:p>
        </w:tc>
        <w:tc>
          <w:tcPr>
            <w:tcW w:w="2269" w:type="dxa"/>
            <w:shd w:val="clear" w:color="auto" w:fill="auto"/>
          </w:tcPr>
          <w:p w14:paraId="05A119CC" w14:textId="77777777" w:rsidR="00F5533B" w:rsidRPr="00530298" w:rsidRDefault="00F5533B" w:rsidP="00C21C5B">
            <w:r>
              <w:rPr>
                <w:rFonts w:hint="eastAsia"/>
                <w:szCs w:val="21"/>
              </w:rPr>
              <w:t>失效日期</w:t>
            </w:r>
          </w:p>
        </w:tc>
        <w:tc>
          <w:tcPr>
            <w:tcW w:w="2126" w:type="dxa"/>
            <w:shd w:val="clear" w:color="auto" w:fill="auto"/>
          </w:tcPr>
          <w:p w14:paraId="106750A0" w14:textId="77777777" w:rsidR="00F5533B" w:rsidRDefault="00F5533B" w:rsidP="00C21C5B">
            <w:pPr>
              <w:pStyle w:val="p0"/>
              <w:ind w:firstLine="0"/>
            </w:pPr>
          </w:p>
        </w:tc>
        <w:tc>
          <w:tcPr>
            <w:tcW w:w="993" w:type="dxa"/>
          </w:tcPr>
          <w:p w14:paraId="668CBADC" w14:textId="77777777" w:rsidR="00F5533B" w:rsidRDefault="00F5533B" w:rsidP="00C21C5B">
            <w:pPr>
              <w:jc w:val="center"/>
            </w:pPr>
            <w:r>
              <w:rPr>
                <w:rFonts w:hint="eastAsia"/>
              </w:rPr>
              <w:t>D</w:t>
            </w:r>
          </w:p>
        </w:tc>
        <w:tc>
          <w:tcPr>
            <w:tcW w:w="850" w:type="dxa"/>
            <w:shd w:val="clear" w:color="auto" w:fill="auto"/>
          </w:tcPr>
          <w:p w14:paraId="3FE9755A" w14:textId="77777777" w:rsidR="00F5533B" w:rsidRDefault="00F5533B" w:rsidP="00C21C5B">
            <w:pPr>
              <w:jc w:val="center"/>
            </w:pPr>
            <w:r>
              <w:rPr>
                <w:rFonts w:hint="eastAsia"/>
              </w:rPr>
              <w:t>MO</w:t>
            </w:r>
          </w:p>
        </w:tc>
        <w:tc>
          <w:tcPr>
            <w:tcW w:w="1134" w:type="dxa"/>
            <w:shd w:val="clear" w:color="auto" w:fill="auto"/>
          </w:tcPr>
          <w:p w14:paraId="7A47CB2B" w14:textId="77777777" w:rsidR="00F5533B" w:rsidRDefault="00F5533B" w:rsidP="00C21C5B">
            <w:r>
              <w:rPr>
                <w:rFonts w:hint="eastAsia"/>
              </w:rPr>
              <w:t>日期选择</w:t>
            </w:r>
          </w:p>
        </w:tc>
        <w:tc>
          <w:tcPr>
            <w:tcW w:w="2693" w:type="dxa"/>
            <w:shd w:val="clear" w:color="auto" w:fill="auto"/>
          </w:tcPr>
          <w:p w14:paraId="2F4A29C8" w14:textId="77777777" w:rsidR="00F5533B" w:rsidRDefault="00F5533B" w:rsidP="00C21C5B">
            <w:r>
              <w:rPr>
                <w:rFonts w:hint="eastAsia"/>
              </w:rPr>
              <w:t>效期类型为有固定到期日时，必输。</w:t>
            </w:r>
          </w:p>
        </w:tc>
      </w:tr>
      <w:tr w:rsidR="00F5533B" w:rsidRPr="00B678F7" w14:paraId="46538FA6" w14:textId="77777777" w:rsidTr="00C21C5B">
        <w:tc>
          <w:tcPr>
            <w:tcW w:w="850" w:type="dxa"/>
          </w:tcPr>
          <w:p w14:paraId="4BB5A7B1" w14:textId="77777777" w:rsidR="00F5533B" w:rsidRDefault="00F5533B" w:rsidP="00F5533B">
            <w:pPr>
              <w:numPr>
                <w:ilvl w:val="0"/>
                <w:numId w:val="21"/>
              </w:numPr>
              <w:spacing w:line="360" w:lineRule="auto"/>
            </w:pPr>
          </w:p>
        </w:tc>
        <w:tc>
          <w:tcPr>
            <w:tcW w:w="2269" w:type="dxa"/>
            <w:shd w:val="clear" w:color="auto" w:fill="auto"/>
          </w:tcPr>
          <w:p w14:paraId="12EEFE8E" w14:textId="77777777" w:rsidR="00F5533B" w:rsidRPr="00530298" w:rsidRDefault="00F5533B" w:rsidP="00C21C5B">
            <w:r w:rsidRPr="00530298">
              <w:rPr>
                <w:rFonts w:hint="eastAsia"/>
              </w:rPr>
              <w:t>印押状态</w:t>
            </w:r>
          </w:p>
        </w:tc>
        <w:tc>
          <w:tcPr>
            <w:tcW w:w="2126" w:type="dxa"/>
            <w:shd w:val="clear" w:color="auto" w:fill="auto"/>
          </w:tcPr>
          <w:p w14:paraId="75A84B79" w14:textId="77777777" w:rsidR="00F5533B" w:rsidRDefault="00F5533B" w:rsidP="00C21C5B">
            <w:pPr>
              <w:pStyle w:val="p0"/>
              <w:ind w:firstLine="0"/>
            </w:pPr>
          </w:p>
        </w:tc>
        <w:tc>
          <w:tcPr>
            <w:tcW w:w="993" w:type="dxa"/>
          </w:tcPr>
          <w:p w14:paraId="54646282" w14:textId="77777777" w:rsidR="00F5533B" w:rsidRDefault="00F5533B" w:rsidP="00C21C5B">
            <w:pPr>
              <w:jc w:val="center"/>
            </w:pPr>
            <w:r>
              <w:rPr>
                <w:rFonts w:hint="eastAsia"/>
              </w:rPr>
              <w:t>V(3)</w:t>
            </w:r>
          </w:p>
        </w:tc>
        <w:tc>
          <w:tcPr>
            <w:tcW w:w="850" w:type="dxa"/>
            <w:shd w:val="clear" w:color="auto" w:fill="auto"/>
          </w:tcPr>
          <w:p w14:paraId="2A23F151" w14:textId="77777777" w:rsidR="00F5533B" w:rsidRDefault="00F5533B" w:rsidP="00C21C5B">
            <w:pPr>
              <w:jc w:val="center"/>
            </w:pPr>
            <w:r>
              <w:rPr>
                <w:rFonts w:hint="eastAsia"/>
              </w:rPr>
              <w:t>MP</w:t>
            </w:r>
          </w:p>
        </w:tc>
        <w:tc>
          <w:tcPr>
            <w:tcW w:w="1134" w:type="dxa"/>
            <w:shd w:val="clear" w:color="auto" w:fill="auto"/>
          </w:tcPr>
          <w:p w14:paraId="3FED6CF8" w14:textId="77777777" w:rsidR="00F5533B" w:rsidRDefault="00F5533B" w:rsidP="00C21C5B">
            <w:r>
              <w:rPr>
                <w:rFonts w:hint="eastAsia"/>
              </w:rPr>
              <w:t>选择</w:t>
            </w:r>
          </w:p>
        </w:tc>
        <w:tc>
          <w:tcPr>
            <w:tcW w:w="2693" w:type="dxa"/>
            <w:shd w:val="clear" w:color="auto" w:fill="auto"/>
          </w:tcPr>
          <w:p w14:paraId="127A36F2" w14:textId="77777777" w:rsidR="00F5533B" w:rsidRDefault="00F5533B" w:rsidP="00C21C5B">
            <w:r>
              <w:rPr>
                <w:rFonts w:hint="eastAsia"/>
              </w:rPr>
              <w:t xml:space="preserve">Y: </w:t>
            </w:r>
            <w:r w:rsidRPr="005610C9">
              <w:rPr>
                <w:rFonts w:hint="eastAsia"/>
              </w:rPr>
              <w:t>印押相符</w:t>
            </w:r>
          </w:p>
          <w:p w14:paraId="759A9503" w14:textId="77777777" w:rsidR="00F5533B" w:rsidRDefault="00F5533B" w:rsidP="00C21C5B">
            <w:r>
              <w:rPr>
                <w:rFonts w:hint="eastAsia"/>
              </w:rPr>
              <w:t xml:space="preserve">N: </w:t>
            </w:r>
            <w:r w:rsidRPr="005610C9">
              <w:rPr>
                <w:rFonts w:hint="eastAsia"/>
              </w:rPr>
              <w:t>印押不</w:t>
            </w:r>
            <w:r>
              <w:rPr>
                <w:rFonts w:hint="eastAsia"/>
              </w:rPr>
              <w:t>相</w:t>
            </w:r>
            <w:r w:rsidRPr="005610C9">
              <w:rPr>
                <w:rFonts w:hint="eastAsia"/>
              </w:rPr>
              <w:t>符</w:t>
            </w:r>
          </w:p>
        </w:tc>
      </w:tr>
      <w:tr w:rsidR="00F5533B" w:rsidRPr="00B678F7" w14:paraId="355D550D" w14:textId="77777777" w:rsidTr="00C21C5B">
        <w:tc>
          <w:tcPr>
            <w:tcW w:w="850" w:type="dxa"/>
          </w:tcPr>
          <w:p w14:paraId="0EBA9B04" w14:textId="77777777" w:rsidR="00F5533B" w:rsidRDefault="00F5533B" w:rsidP="00F5533B">
            <w:pPr>
              <w:numPr>
                <w:ilvl w:val="0"/>
                <w:numId w:val="21"/>
              </w:numPr>
              <w:spacing w:line="360" w:lineRule="auto"/>
            </w:pPr>
          </w:p>
        </w:tc>
        <w:tc>
          <w:tcPr>
            <w:tcW w:w="2269" w:type="dxa"/>
            <w:shd w:val="clear" w:color="auto" w:fill="auto"/>
          </w:tcPr>
          <w:p w14:paraId="27D99569" w14:textId="77777777" w:rsidR="00F5533B" w:rsidRPr="00530298" w:rsidRDefault="00F5533B" w:rsidP="00C21C5B">
            <w:r w:rsidRPr="00530298">
              <w:rPr>
                <w:rFonts w:hint="eastAsia"/>
              </w:rPr>
              <w:t>合同编号</w:t>
            </w:r>
          </w:p>
        </w:tc>
        <w:tc>
          <w:tcPr>
            <w:tcW w:w="2126" w:type="dxa"/>
            <w:shd w:val="clear" w:color="auto" w:fill="auto"/>
          </w:tcPr>
          <w:p w14:paraId="6145B662" w14:textId="77777777" w:rsidR="00F5533B" w:rsidRDefault="00F5533B" w:rsidP="00C21C5B">
            <w:pPr>
              <w:pStyle w:val="p0"/>
              <w:ind w:firstLine="0"/>
            </w:pPr>
          </w:p>
        </w:tc>
        <w:tc>
          <w:tcPr>
            <w:tcW w:w="993" w:type="dxa"/>
          </w:tcPr>
          <w:p w14:paraId="4A72B441" w14:textId="77777777" w:rsidR="00F5533B" w:rsidRDefault="00F5533B" w:rsidP="00C21C5B">
            <w:pPr>
              <w:jc w:val="center"/>
            </w:pPr>
            <w:r>
              <w:rPr>
                <w:rFonts w:hint="eastAsia"/>
              </w:rPr>
              <w:t>V(32)</w:t>
            </w:r>
          </w:p>
        </w:tc>
        <w:tc>
          <w:tcPr>
            <w:tcW w:w="850" w:type="dxa"/>
            <w:shd w:val="clear" w:color="auto" w:fill="auto"/>
          </w:tcPr>
          <w:p w14:paraId="2D79F59C" w14:textId="77777777" w:rsidR="00F5533B" w:rsidRDefault="00F5533B" w:rsidP="00C21C5B">
            <w:pPr>
              <w:jc w:val="center"/>
            </w:pPr>
            <w:r>
              <w:rPr>
                <w:rFonts w:hint="eastAsia"/>
              </w:rPr>
              <w:t>OP</w:t>
            </w:r>
          </w:p>
        </w:tc>
        <w:tc>
          <w:tcPr>
            <w:tcW w:w="1134" w:type="dxa"/>
            <w:shd w:val="clear" w:color="auto" w:fill="auto"/>
          </w:tcPr>
          <w:p w14:paraId="3AD02CE7" w14:textId="77777777" w:rsidR="00F5533B" w:rsidRDefault="00F5533B" w:rsidP="00C21C5B">
            <w:r>
              <w:rPr>
                <w:rFonts w:hint="eastAsia"/>
              </w:rPr>
              <w:t>手工录入</w:t>
            </w:r>
          </w:p>
        </w:tc>
        <w:tc>
          <w:tcPr>
            <w:tcW w:w="2693" w:type="dxa"/>
            <w:shd w:val="clear" w:color="auto" w:fill="auto"/>
          </w:tcPr>
          <w:p w14:paraId="5F575B7B" w14:textId="77777777" w:rsidR="00F5533B" w:rsidRDefault="00F5533B" w:rsidP="00C21C5B"/>
        </w:tc>
      </w:tr>
      <w:tr w:rsidR="00F5533B" w:rsidRPr="00B678F7" w14:paraId="4334405F" w14:textId="77777777" w:rsidTr="00C21C5B">
        <w:tc>
          <w:tcPr>
            <w:tcW w:w="850" w:type="dxa"/>
          </w:tcPr>
          <w:p w14:paraId="5894A59E" w14:textId="77777777" w:rsidR="00F5533B" w:rsidRDefault="00F5533B" w:rsidP="00F5533B">
            <w:pPr>
              <w:numPr>
                <w:ilvl w:val="0"/>
                <w:numId w:val="21"/>
              </w:numPr>
              <w:spacing w:line="360" w:lineRule="auto"/>
            </w:pPr>
          </w:p>
        </w:tc>
        <w:tc>
          <w:tcPr>
            <w:tcW w:w="2269" w:type="dxa"/>
            <w:shd w:val="clear" w:color="auto" w:fill="auto"/>
          </w:tcPr>
          <w:p w14:paraId="59A28CB1" w14:textId="77777777" w:rsidR="00F5533B" w:rsidRPr="00530298" w:rsidRDefault="00F5533B" w:rsidP="00C21C5B">
            <w:r>
              <w:rPr>
                <w:rFonts w:hint="eastAsia"/>
              </w:rPr>
              <w:t>合同金额</w:t>
            </w:r>
          </w:p>
        </w:tc>
        <w:tc>
          <w:tcPr>
            <w:tcW w:w="2126" w:type="dxa"/>
            <w:shd w:val="clear" w:color="auto" w:fill="auto"/>
          </w:tcPr>
          <w:p w14:paraId="4BFC4A87" w14:textId="77777777" w:rsidR="00F5533B" w:rsidRDefault="00F5533B" w:rsidP="00C21C5B">
            <w:pPr>
              <w:pStyle w:val="p0"/>
              <w:ind w:firstLine="0"/>
            </w:pPr>
          </w:p>
        </w:tc>
        <w:tc>
          <w:tcPr>
            <w:tcW w:w="993" w:type="dxa"/>
          </w:tcPr>
          <w:p w14:paraId="28C3E9EC" w14:textId="77777777" w:rsidR="00F5533B" w:rsidRDefault="00F5533B" w:rsidP="00C21C5B">
            <w:pPr>
              <w:jc w:val="center"/>
            </w:pPr>
            <w:r>
              <w:rPr>
                <w:rFonts w:hint="eastAsia"/>
              </w:rPr>
              <w:t>N(18,2)</w:t>
            </w:r>
          </w:p>
        </w:tc>
        <w:tc>
          <w:tcPr>
            <w:tcW w:w="850" w:type="dxa"/>
            <w:shd w:val="clear" w:color="auto" w:fill="auto"/>
          </w:tcPr>
          <w:p w14:paraId="7EF1C425" w14:textId="77777777" w:rsidR="00F5533B" w:rsidRDefault="00F5533B" w:rsidP="00C21C5B">
            <w:pPr>
              <w:jc w:val="center"/>
            </w:pPr>
            <w:r>
              <w:rPr>
                <w:rFonts w:hint="eastAsia"/>
              </w:rPr>
              <w:t>OP</w:t>
            </w:r>
          </w:p>
        </w:tc>
        <w:tc>
          <w:tcPr>
            <w:tcW w:w="1134" w:type="dxa"/>
            <w:shd w:val="clear" w:color="auto" w:fill="auto"/>
          </w:tcPr>
          <w:p w14:paraId="1BFEAF3D" w14:textId="77777777" w:rsidR="00F5533B" w:rsidRDefault="00F5533B" w:rsidP="00C21C5B">
            <w:r>
              <w:rPr>
                <w:rFonts w:hint="eastAsia"/>
              </w:rPr>
              <w:t>手工录入</w:t>
            </w:r>
          </w:p>
        </w:tc>
        <w:tc>
          <w:tcPr>
            <w:tcW w:w="2693" w:type="dxa"/>
            <w:shd w:val="clear" w:color="auto" w:fill="auto"/>
          </w:tcPr>
          <w:p w14:paraId="14956AF0" w14:textId="77777777" w:rsidR="00F5533B" w:rsidRDefault="00F5533B" w:rsidP="00C21C5B"/>
        </w:tc>
      </w:tr>
      <w:tr w:rsidR="00F5533B" w:rsidRPr="00B678F7" w14:paraId="5C14602A" w14:textId="77777777" w:rsidTr="00C21C5B">
        <w:tc>
          <w:tcPr>
            <w:tcW w:w="850" w:type="dxa"/>
          </w:tcPr>
          <w:p w14:paraId="4696456B" w14:textId="77777777" w:rsidR="00F5533B" w:rsidRDefault="00F5533B" w:rsidP="00F5533B">
            <w:pPr>
              <w:numPr>
                <w:ilvl w:val="0"/>
                <w:numId w:val="21"/>
              </w:numPr>
              <w:spacing w:line="360" w:lineRule="auto"/>
            </w:pPr>
          </w:p>
        </w:tc>
        <w:tc>
          <w:tcPr>
            <w:tcW w:w="2269" w:type="dxa"/>
            <w:shd w:val="clear" w:color="auto" w:fill="auto"/>
          </w:tcPr>
          <w:p w14:paraId="0DF1E999" w14:textId="77777777" w:rsidR="00F5533B" w:rsidRDefault="00F5533B" w:rsidP="00C21C5B">
            <w:r w:rsidRPr="00530298">
              <w:rPr>
                <w:rFonts w:hint="eastAsia"/>
              </w:rPr>
              <w:t>合同名称</w:t>
            </w:r>
          </w:p>
        </w:tc>
        <w:tc>
          <w:tcPr>
            <w:tcW w:w="2126" w:type="dxa"/>
            <w:shd w:val="clear" w:color="auto" w:fill="auto"/>
          </w:tcPr>
          <w:p w14:paraId="149B5040" w14:textId="77777777" w:rsidR="00F5533B" w:rsidRDefault="00F5533B" w:rsidP="00C21C5B">
            <w:pPr>
              <w:pStyle w:val="p0"/>
              <w:ind w:firstLine="0"/>
            </w:pPr>
          </w:p>
        </w:tc>
        <w:tc>
          <w:tcPr>
            <w:tcW w:w="993" w:type="dxa"/>
          </w:tcPr>
          <w:p w14:paraId="25626D89" w14:textId="77777777" w:rsidR="00F5533B" w:rsidRDefault="00F5533B" w:rsidP="00C21C5B">
            <w:pPr>
              <w:jc w:val="center"/>
            </w:pPr>
            <w:r>
              <w:rPr>
                <w:rFonts w:hint="eastAsia"/>
              </w:rPr>
              <w:t>V(400)</w:t>
            </w:r>
          </w:p>
        </w:tc>
        <w:tc>
          <w:tcPr>
            <w:tcW w:w="850" w:type="dxa"/>
            <w:shd w:val="clear" w:color="auto" w:fill="auto"/>
          </w:tcPr>
          <w:p w14:paraId="4C10E2C8" w14:textId="77777777" w:rsidR="00F5533B" w:rsidRDefault="00F5533B" w:rsidP="00C21C5B">
            <w:pPr>
              <w:jc w:val="center"/>
            </w:pPr>
            <w:r>
              <w:rPr>
                <w:rFonts w:hint="eastAsia"/>
              </w:rPr>
              <w:t>OP</w:t>
            </w:r>
          </w:p>
        </w:tc>
        <w:tc>
          <w:tcPr>
            <w:tcW w:w="1134" w:type="dxa"/>
            <w:shd w:val="clear" w:color="auto" w:fill="auto"/>
          </w:tcPr>
          <w:p w14:paraId="3ED8ED78" w14:textId="77777777" w:rsidR="00F5533B" w:rsidRDefault="00F5533B" w:rsidP="00C21C5B">
            <w:r>
              <w:rPr>
                <w:rFonts w:hint="eastAsia"/>
              </w:rPr>
              <w:t>手工录入</w:t>
            </w:r>
          </w:p>
        </w:tc>
        <w:tc>
          <w:tcPr>
            <w:tcW w:w="2693" w:type="dxa"/>
            <w:shd w:val="clear" w:color="auto" w:fill="auto"/>
          </w:tcPr>
          <w:p w14:paraId="231AF421" w14:textId="77777777" w:rsidR="00F5533B" w:rsidRDefault="00F5533B" w:rsidP="00C21C5B"/>
        </w:tc>
      </w:tr>
      <w:tr w:rsidR="00F5533B" w14:paraId="3E1C5D02" w14:textId="77777777" w:rsidTr="00C21C5B">
        <w:tc>
          <w:tcPr>
            <w:tcW w:w="850" w:type="dxa"/>
          </w:tcPr>
          <w:p w14:paraId="14BA24B8" w14:textId="77777777" w:rsidR="00F5533B" w:rsidRDefault="00F5533B" w:rsidP="00F5533B">
            <w:pPr>
              <w:numPr>
                <w:ilvl w:val="0"/>
                <w:numId w:val="21"/>
              </w:numPr>
              <w:spacing w:line="360" w:lineRule="auto"/>
            </w:pPr>
          </w:p>
        </w:tc>
        <w:tc>
          <w:tcPr>
            <w:tcW w:w="2269" w:type="dxa"/>
            <w:shd w:val="clear" w:color="auto" w:fill="auto"/>
          </w:tcPr>
          <w:p w14:paraId="441F6B2E" w14:textId="77777777" w:rsidR="00F5533B" w:rsidRDefault="00F5533B" w:rsidP="00C21C5B">
            <w:r>
              <w:rPr>
                <w:rFonts w:hint="eastAsia"/>
              </w:rPr>
              <w:t>修改次数</w:t>
            </w:r>
          </w:p>
        </w:tc>
        <w:tc>
          <w:tcPr>
            <w:tcW w:w="2126" w:type="dxa"/>
            <w:shd w:val="clear" w:color="auto" w:fill="auto"/>
          </w:tcPr>
          <w:p w14:paraId="045F905E" w14:textId="77777777" w:rsidR="00F5533B" w:rsidRDefault="00F5533B" w:rsidP="00C21C5B">
            <w:pPr>
              <w:pStyle w:val="p0"/>
              <w:ind w:firstLine="0"/>
            </w:pPr>
          </w:p>
        </w:tc>
        <w:tc>
          <w:tcPr>
            <w:tcW w:w="993" w:type="dxa"/>
          </w:tcPr>
          <w:p w14:paraId="613212A7" w14:textId="77777777" w:rsidR="00F5533B" w:rsidRDefault="00F5533B" w:rsidP="00C21C5B">
            <w:pPr>
              <w:jc w:val="center"/>
            </w:pPr>
            <w:r>
              <w:rPr>
                <w:rFonts w:hint="eastAsia"/>
              </w:rPr>
              <w:t>V(2)</w:t>
            </w:r>
          </w:p>
        </w:tc>
        <w:tc>
          <w:tcPr>
            <w:tcW w:w="850" w:type="dxa"/>
            <w:shd w:val="clear" w:color="auto" w:fill="auto"/>
          </w:tcPr>
          <w:p w14:paraId="59028CD3" w14:textId="77777777" w:rsidR="00F5533B" w:rsidRDefault="00F5533B" w:rsidP="00C21C5B">
            <w:pPr>
              <w:jc w:val="center"/>
            </w:pPr>
            <w:r>
              <w:rPr>
                <w:rFonts w:hint="eastAsia"/>
              </w:rPr>
              <w:t>P</w:t>
            </w:r>
          </w:p>
        </w:tc>
        <w:tc>
          <w:tcPr>
            <w:tcW w:w="1134" w:type="dxa"/>
            <w:shd w:val="clear" w:color="auto" w:fill="auto"/>
          </w:tcPr>
          <w:p w14:paraId="51E153AB" w14:textId="77777777" w:rsidR="00F5533B" w:rsidRDefault="00F5533B" w:rsidP="00C21C5B">
            <w:r>
              <w:rPr>
                <w:rFonts w:hint="eastAsia"/>
              </w:rPr>
              <w:t>报文导入</w:t>
            </w:r>
          </w:p>
        </w:tc>
        <w:tc>
          <w:tcPr>
            <w:tcW w:w="2693" w:type="dxa"/>
            <w:shd w:val="clear" w:color="auto" w:fill="auto"/>
          </w:tcPr>
          <w:p w14:paraId="4C5398DE" w14:textId="77777777" w:rsidR="00F5533B" w:rsidRDefault="00F5533B" w:rsidP="00C21C5B">
            <w:r>
              <w:rPr>
                <w:rFonts w:hint="eastAsia"/>
              </w:rPr>
              <w:t>如果是报文发起的交易则</w:t>
            </w:r>
            <w:r>
              <w:rPr>
                <w:rFonts w:hint="eastAsia"/>
              </w:rPr>
              <w:t>MT767</w:t>
            </w:r>
            <w:r>
              <w:rPr>
                <w:rFonts w:hint="eastAsia"/>
              </w:rPr>
              <w:t>报文中的发报行编号，对应报文中的</w:t>
            </w:r>
            <w:r>
              <w:rPr>
                <w:rFonts w:hint="eastAsia"/>
              </w:rPr>
              <w:t>26E</w:t>
            </w:r>
            <w:r>
              <w:rPr>
                <w:rFonts w:hint="eastAsia"/>
              </w:rPr>
              <w:t>栏。通过信开或其他方式则根据修改次数自动累计。</w:t>
            </w:r>
          </w:p>
        </w:tc>
      </w:tr>
      <w:tr w:rsidR="00F5533B" w14:paraId="6CCAE105" w14:textId="77777777" w:rsidTr="00C21C5B">
        <w:tc>
          <w:tcPr>
            <w:tcW w:w="850" w:type="dxa"/>
          </w:tcPr>
          <w:p w14:paraId="6128DFD4" w14:textId="77777777" w:rsidR="00F5533B" w:rsidRDefault="00F5533B" w:rsidP="00F5533B">
            <w:pPr>
              <w:numPr>
                <w:ilvl w:val="0"/>
                <w:numId w:val="21"/>
              </w:numPr>
              <w:spacing w:line="360" w:lineRule="auto"/>
            </w:pPr>
          </w:p>
        </w:tc>
        <w:tc>
          <w:tcPr>
            <w:tcW w:w="2269" w:type="dxa"/>
            <w:shd w:val="clear" w:color="auto" w:fill="auto"/>
          </w:tcPr>
          <w:p w14:paraId="781FBA81" w14:textId="77777777" w:rsidR="00F5533B" w:rsidRDefault="00F5533B" w:rsidP="00C21C5B">
            <w:r>
              <w:rPr>
                <w:rFonts w:hint="eastAsia"/>
              </w:rPr>
              <w:t>备注</w:t>
            </w:r>
          </w:p>
        </w:tc>
        <w:tc>
          <w:tcPr>
            <w:tcW w:w="2126" w:type="dxa"/>
            <w:shd w:val="clear" w:color="auto" w:fill="auto"/>
          </w:tcPr>
          <w:p w14:paraId="7442D5AE" w14:textId="77777777" w:rsidR="00F5533B" w:rsidRDefault="00F5533B" w:rsidP="00C21C5B">
            <w:pPr>
              <w:pStyle w:val="p0"/>
              <w:ind w:firstLine="0"/>
            </w:pPr>
          </w:p>
        </w:tc>
        <w:tc>
          <w:tcPr>
            <w:tcW w:w="993" w:type="dxa"/>
          </w:tcPr>
          <w:p w14:paraId="430C66ED" w14:textId="77777777" w:rsidR="00F5533B" w:rsidRDefault="00F5533B" w:rsidP="00C21C5B">
            <w:pPr>
              <w:jc w:val="center"/>
            </w:pPr>
            <w:r>
              <w:rPr>
                <w:rFonts w:hint="eastAsia"/>
              </w:rPr>
              <w:t>V(200)</w:t>
            </w:r>
          </w:p>
        </w:tc>
        <w:tc>
          <w:tcPr>
            <w:tcW w:w="850" w:type="dxa"/>
            <w:shd w:val="clear" w:color="auto" w:fill="auto"/>
          </w:tcPr>
          <w:p w14:paraId="4DD56F88" w14:textId="77777777" w:rsidR="00F5533B" w:rsidRDefault="00F5533B" w:rsidP="00C21C5B">
            <w:pPr>
              <w:jc w:val="center"/>
            </w:pPr>
            <w:r>
              <w:rPr>
                <w:rFonts w:hint="eastAsia"/>
              </w:rPr>
              <w:t>OP</w:t>
            </w:r>
          </w:p>
        </w:tc>
        <w:tc>
          <w:tcPr>
            <w:tcW w:w="1134" w:type="dxa"/>
            <w:shd w:val="clear" w:color="auto" w:fill="auto"/>
          </w:tcPr>
          <w:p w14:paraId="1024A1A8" w14:textId="77777777" w:rsidR="00F5533B" w:rsidRDefault="00F5533B" w:rsidP="00C21C5B">
            <w:r>
              <w:rPr>
                <w:rFonts w:hint="eastAsia"/>
              </w:rPr>
              <w:t>手工录入</w:t>
            </w:r>
          </w:p>
        </w:tc>
        <w:tc>
          <w:tcPr>
            <w:tcW w:w="2693" w:type="dxa"/>
            <w:shd w:val="clear" w:color="auto" w:fill="auto"/>
          </w:tcPr>
          <w:p w14:paraId="685A5710" w14:textId="77777777" w:rsidR="00F5533B" w:rsidRDefault="00F5533B" w:rsidP="00C21C5B"/>
        </w:tc>
      </w:tr>
      <w:tr w:rsidR="00F5533B" w14:paraId="5489B4B8" w14:textId="77777777" w:rsidTr="00C21C5B">
        <w:tc>
          <w:tcPr>
            <w:tcW w:w="850" w:type="dxa"/>
          </w:tcPr>
          <w:p w14:paraId="3E275F59" w14:textId="77777777" w:rsidR="00F5533B" w:rsidRDefault="00F5533B" w:rsidP="00F5533B">
            <w:pPr>
              <w:numPr>
                <w:ilvl w:val="0"/>
                <w:numId w:val="21"/>
              </w:numPr>
              <w:spacing w:line="360" w:lineRule="auto"/>
            </w:pPr>
          </w:p>
        </w:tc>
        <w:tc>
          <w:tcPr>
            <w:tcW w:w="2269" w:type="dxa"/>
            <w:shd w:val="clear" w:color="auto" w:fill="auto"/>
          </w:tcPr>
          <w:p w14:paraId="0781ADC8" w14:textId="77777777" w:rsidR="00F5533B" w:rsidRDefault="00F5533B" w:rsidP="00C21C5B">
            <w:r>
              <w:rPr>
                <w:rFonts w:hint="eastAsia"/>
              </w:rPr>
              <w:t>费用管理</w:t>
            </w:r>
          </w:p>
        </w:tc>
        <w:tc>
          <w:tcPr>
            <w:tcW w:w="2126" w:type="dxa"/>
            <w:shd w:val="clear" w:color="auto" w:fill="auto"/>
          </w:tcPr>
          <w:p w14:paraId="14F479F8" w14:textId="77777777" w:rsidR="00F5533B" w:rsidRDefault="00F5533B" w:rsidP="00C21C5B">
            <w:pPr>
              <w:pStyle w:val="p0"/>
              <w:ind w:firstLine="0"/>
            </w:pPr>
          </w:p>
        </w:tc>
        <w:tc>
          <w:tcPr>
            <w:tcW w:w="993" w:type="dxa"/>
          </w:tcPr>
          <w:p w14:paraId="01F7EE4C" w14:textId="77777777" w:rsidR="00F5533B" w:rsidRDefault="00F5533B" w:rsidP="00C21C5B">
            <w:pPr>
              <w:jc w:val="center"/>
            </w:pPr>
            <w:r>
              <w:rPr>
                <w:rFonts w:hint="eastAsia"/>
              </w:rPr>
              <w:t>控件</w:t>
            </w:r>
          </w:p>
        </w:tc>
        <w:tc>
          <w:tcPr>
            <w:tcW w:w="850" w:type="dxa"/>
            <w:shd w:val="clear" w:color="auto" w:fill="auto"/>
          </w:tcPr>
          <w:p w14:paraId="1F7D8CDD" w14:textId="77777777" w:rsidR="00F5533B" w:rsidRDefault="00F5533B" w:rsidP="00C21C5B">
            <w:pPr>
              <w:jc w:val="center"/>
            </w:pPr>
            <w:r>
              <w:rPr>
                <w:rFonts w:hint="eastAsia"/>
              </w:rPr>
              <w:t>O</w:t>
            </w:r>
          </w:p>
        </w:tc>
        <w:tc>
          <w:tcPr>
            <w:tcW w:w="1134" w:type="dxa"/>
            <w:shd w:val="clear" w:color="auto" w:fill="auto"/>
          </w:tcPr>
          <w:p w14:paraId="2E91B70E" w14:textId="77777777" w:rsidR="00F5533B" w:rsidRDefault="00F5533B" w:rsidP="00C21C5B">
            <w:r>
              <w:rPr>
                <w:rFonts w:hint="eastAsia"/>
              </w:rPr>
              <w:t>手工录入</w:t>
            </w:r>
          </w:p>
        </w:tc>
        <w:tc>
          <w:tcPr>
            <w:tcW w:w="2693" w:type="dxa"/>
            <w:shd w:val="clear" w:color="auto" w:fill="auto"/>
          </w:tcPr>
          <w:p w14:paraId="27286A7B" w14:textId="77777777" w:rsidR="00F5533B" w:rsidRDefault="00F5533B" w:rsidP="00C21C5B"/>
        </w:tc>
      </w:tr>
    </w:tbl>
    <w:p w14:paraId="41E6CDFC" w14:textId="77777777" w:rsidR="00F5533B" w:rsidRDefault="00F5533B" w:rsidP="006E45E9">
      <w:pPr>
        <w:pStyle w:val="4"/>
        <w:ind w:left="735" w:hanging="735"/>
      </w:pPr>
      <w:bookmarkStart w:id="348" w:name="_Toc393285309"/>
      <w:bookmarkStart w:id="349" w:name="_Toc395083871"/>
      <w:r>
        <w:rPr>
          <w:rFonts w:hint="eastAsia"/>
        </w:rPr>
        <w:t>交易控制</w:t>
      </w:r>
      <w:bookmarkEnd w:id="348"/>
      <w:bookmarkEnd w:id="349"/>
    </w:p>
    <w:p w14:paraId="4E791FE7" w14:textId="77777777" w:rsidR="00F5533B" w:rsidRDefault="00F5533B" w:rsidP="00B84A42">
      <w:pPr>
        <w:pStyle w:val="5"/>
      </w:pPr>
      <w:r>
        <w:rPr>
          <w:rFonts w:hint="eastAsia"/>
        </w:rPr>
        <w:t>左树控制</w:t>
      </w:r>
    </w:p>
    <w:p w14:paraId="17C9B537" w14:textId="77777777" w:rsidR="00F5533B" w:rsidRDefault="00F5533B" w:rsidP="00F5533B">
      <w:pPr>
        <w:ind w:firstLine="420"/>
      </w:pPr>
      <w:r>
        <w:rPr>
          <w:rFonts w:hint="eastAsia"/>
        </w:rPr>
        <w:t>交易加载未注销、未撤销的通知交易信息，如果为客户修改时则需要确认后加载交易信息。</w:t>
      </w:r>
    </w:p>
    <w:p w14:paraId="3039BFB8" w14:textId="77777777" w:rsidR="00F5533B" w:rsidRDefault="00F5533B" w:rsidP="00B84A42">
      <w:pPr>
        <w:pStyle w:val="5"/>
      </w:pPr>
      <w:r w:rsidRPr="009F160A">
        <w:rPr>
          <w:rFonts w:hint="eastAsia"/>
        </w:rPr>
        <w:t>申请人名称</w:t>
      </w:r>
      <w:r>
        <w:rPr>
          <w:rFonts w:hint="eastAsia"/>
        </w:rPr>
        <w:t>、申请人名称地址</w:t>
      </w:r>
    </w:p>
    <w:p w14:paraId="327CCD49" w14:textId="77777777" w:rsidR="00F5533B" w:rsidRDefault="00F5533B" w:rsidP="00F5533B">
      <w:pPr>
        <w:ind w:firstLine="420"/>
      </w:pPr>
      <w:r>
        <w:rPr>
          <w:rFonts w:hint="eastAsia"/>
        </w:rPr>
        <w:t>反担保类型选择为“是”时，则申请人名称、申请人名称地址则为必输。其他情况则申请人名称、申请人名称地址则隐藏并赋空值。</w:t>
      </w:r>
    </w:p>
    <w:p w14:paraId="78DC4262" w14:textId="77777777" w:rsidR="00F5533B" w:rsidRDefault="00F5533B" w:rsidP="006E45E9">
      <w:pPr>
        <w:pStyle w:val="4"/>
        <w:ind w:left="0" w:firstLine="0"/>
      </w:pPr>
      <w:bookmarkStart w:id="350" w:name="_Toc393285310"/>
      <w:bookmarkStart w:id="351" w:name="_Toc395083872"/>
      <w:r>
        <w:rPr>
          <w:rFonts w:hint="eastAsia"/>
        </w:rPr>
        <w:t>边界描述</w:t>
      </w:r>
      <w:bookmarkEnd w:id="350"/>
      <w:bookmarkEnd w:id="351"/>
    </w:p>
    <w:p w14:paraId="34EB93C7" w14:textId="77777777" w:rsidR="00F5533B" w:rsidRPr="00986D6C" w:rsidRDefault="00F5533B" w:rsidP="00F5533B">
      <w:pPr>
        <w:ind w:firstLine="420"/>
      </w:pPr>
      <w:r>
        <w:rPr>
          <w:rFonts w:hint="eastAsia"/>
        </w:rPr>
        <w:t>无。</w:t>
      </w:r>
    </w:p>
    <w:p w14:paraId="4C90FB9B" w14:textId="77777777" w:rsidR="00F5533B" w:rsidRPr="00F67303" w:rsidRDefault="00F5533B" w:rsidP="006E45E9">
      <w:pPr>
        <w:pStyle w:val="4"/>
      </w:pPr>
      <w:bookmarkStart w:id="352" w:name="_Toc393285311"/>
      <w:bookmarkStart w:id="353" w:name="_Toc395083873"/>
      <w:r>
        <w:rPr>
          <w:rFonts w:hint="eastAsia"/>
        </w:rPr>
        <w:t>输出描述</w:t>
      </w:r>
      <w:bookmarkEnd w:id="352"/>
      <w:bookmarkEnd w:id="353"/>
    </w:p>
    <w:p w14:paraId="711139A1" w14:textId="77777777" w:rsidR="00F5533B" w:rsidRPr="00241526" w:rsidRDefault="00F5533B" w:rsidP="00B84A42">
      <w:pPr>
        <w:pStyle w:val="5"/>
      </w:pPr>
      <w:r>
        <w:rPr>
          <w:rFonts w:hint="eastAsia"/>
        </w:rPr>
        <w:t>面函</w:t>
      </w:r>
    </w:p>
    <w:p w14:paraId="3CDCCAE7" w14:textId="77777777" w:rsidR="00F5533B" w:rsidRPr="00241526" w:rsidRDefault="00F5533B" w:rsidP="00F5533B">
      <w:pPr>
        <w:ind w:firstLine="420"/>
      </w:pPr>
      <w:r>
        <w:rPr>
          <w:rFonts w:hint="eastAsia"/>
        </w:rPr>
        <w:t>客户修改时：</w:t>
      </w:r>
    </w:p>
    <w:p w14:paraId="7D60CBAB" w14:textId="77777777" w:rsidR="00F5533B" w:rsidRDefault="00F5533B" w:rsidP="00F5533B">
      <w:pPr>
        <w:ind w:firstLine="420"/>
      </w:pPr>
      <w:r>
        <w:rPr>
          <w:rFonts w:hint="eastAsia"/>
        </w:rPr>
        <w:t>如为我行直接通知，生成</w:t>
      </w:r>
      <w:r>
        <w:rPr>
          <w:rFonts w:hint="eastAsia"/>
        </w:rPr>
        <w:t>&lt;</w:t>
      </w:r>
      <w:r>
        <w:rPr>
          <w:rFonts w:hint="eastAsia"/>
        </w:rPr>
        <w:t>保函修改通知书</w:t>
      </w:r>
      <w:r>
        <w:rPr>
          <w:rFonts w:hint="eastAsia"/>
        </w:rPr>
        <w:t>&gt;</w:t>
      </w:r>
    </w:p>
    <w:p w14:paraId="05725177" w14:textId="77777777" w:rsidR="00F5533B" w:rsidRDefault="00F5533B" w:rsidP="00F5533B">
      <w:pPr>
        <w:ind w:left="432"/>
      </w:pPr>
      <w:r>
        <w:rPr>
          <w:rFonts w:hint="eastAsia"/>
        </w:rPr>
        <w:t>面函模板见附件：保函修改通知书</w:t>
      </w:r>
      <w:r>
        <w:rPr>
          <w:rFonts w:hint="eastAsia"/>
        </w:rPr>
        <w:t xml:space="preserve">.rtf </w:t>
      </w:r>
      <w:r>
        <w:rPr>
          <w:rFonts w:hint="eastAsia"/>
        </w:rPr>
        <w:t>。</w:t>
      </w:r>
    </w:p>
    <w:p w14:paraId="0DABFCE7" w14:textId="77777777" w:rsidR="00F5533B" w:rsidRDefault="00F5533B" w:rsidP="00B84A42">
      <w:pPr>
        <w:pStyle w:val="5"/>
      </w:pPr>
      <w:r>
        <w:rPr>
          <w:rFonts w:hint="eastAsia"/>
        </w:rPr>
        <w:t>报文</w:t>
      </w:r>
    </w:p>
    <w:p w14:paraId="1A11E603" w14:textId="77777777" w:rsidR="00F5533B" w:rsidRDefault="00F5533B" w:rsidP="00F5533B">
      <w:pPr>
        <w:ind w:firstLine="420"/>
      </w:pPr>
      <w:r>
        <w:rPr>
          <w:rFonts w:hint="eastAsia"/>
        </w:rPr>
        <w:t>本交易可能发生</w:t>
      </w:r>
      <w:r>
        <w:rPr>
          <w:rFonts w:hint="eastAsia"/>
        </w:rPr>
        <w:t>MT799</w:t>
      </w:r>
      <w:r>
        <w:rPr>
          <w:rFonts w:hint="eastAsia"/>
        </w:rPr>
        <w:t>报文</w:t>
      </w:r>
    </w:p>
    <w:p w14:paraId="3BB1CE7E" w14:textId="77777777" w:rsidR="00F5533B" w:rsidRDefault="00F5533B" w:rsidP="006E45E9">
      <w:pPr>
        <w:pStyle w:val="4"/>
      </w:pPr>
      <w:bookmarkStart w:id="354" w:name="_Toc393285312"/>
      <w:bookmarkStart w:id="355" w:name="_Toc395083874"/>
      <w:r>
        <w:rPr>
          <w:rFonts w:hint="eastAsia"/>
        </w:rPr>
        <w:t>额度</w:t>
      </w:r>
      <w:bookmarkEnd w:id="354"/>
      <w:bookmarkEnd w:id="355"/>
    </w:p>
    <w:p w14:paraId="2F4B839A" w14:textId="77777777" w:rsidR="00F5533B" w:rsidRPr="00255C60" w:rsidRDefault="00F5533B" w:rsidP="00F5533B">
      <w:pPr>
        <w:ind w:firstLine="420"/>
      </w:pPr>
      <w:r>
        <w:rPr>
          <w:rFonts w:hint="eastAsia"/>
        </w:rPr>
        <w:t>无。</w:t>
      </w:r>
    </w:p>
    <w:p w14:paraId="7F047DE3" w14:textId="77777777" w:rsidR="00F5533B" w:rsidRDefault="00F5533B" w:rsidP="006E45E9">
      <w:pPr>
        <w:pStyle w:val="4"/>
      </w:pPr>
      <w:bookmarkStart w:id="356" w:name="_Toc393285313"/>
      <w:bookmarkStart w:id="357" w:name="_Toc395083875"/>
      <w:r>
        <w:rPr>
          <w:rFonts w:hint="eastAsia"/>
        </w:rPr>
        <w:t>手续费</w:t>
      </w:r>
      <w:bookmarkEnd w:id="356"/>
      <w:bookmarkEnd w:id="357"/>
    </w:p>
    <w:p w14:paraId="6A5E7096" w14:textId="77777777" w:rsidR="00F5533B" w:rsidRPr="00255C60" w:rsidRDefault="00F5533B" w:rsidP="00F5533B">
      <w:pPr>
        <w:ind w:left="432"/>
      </w:pPr>
      <w:r w:rsidRPr="000F2D9F">
        <w:rPr>
          <w:rFonts w:hint="eastAsia"/>
        </w:rPr>
        <w:t>默认的收费方式：</w:t>
      </w:r>
      <w:r>
        <w:rPr>
          <w:rFonts w:hint="eastAsia"/>
        </w:rPr>
        <w:t>后收、外收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p>
    <w:p w14:paraId="441225E6" w14:textId="77777777" w:rsidR="00F5533B" w:rsidRDefault="00F5533B" w:rsidP="00F5533B">
      <w:pPr>
        <w:ind w:left="432"/>
      </w:pPr>
      <w:r>
        <w:rPr>
          <w:rFonts w:hint="eastAsia"/>
        </w:rPr>
        <w:t>本交易可能收如下手续费：</w:t>
      </w:r>
    </w:p>
    <w:p w14:paraId="0744C89E" w14:textId="77777777" w:rsidR="00F5533B" w:rsidRDefault="00F5533B" w:rsidP="00F5533B">
      <w:pPr>
        <w:numPr>
          <w:ilvl w:val="0"/>
          <w:numId w:val="22"/>
        </w:numPr>
        <w:spacing w:line="360" w:lineRule="auto"/>
      </w:pPr>
      <w:r>
        <w:rPr>
          <w:rFonts w:hint="eastAsia"/>
        </w:rPr>
        <w:t>保函修改通知手续费</w:t>
      </w:r>
      <w:r>
        <w:rPr>
          <w:rFonts w:hint="eastAsia"/>
        </w:rPr>
        <w:t>(</w:t>
      </w:r>
      <w:r>
        <w:rPr>
          <w:rFonts w:hint="eastAsia"/>
        </w:rPr>
        <w:t>如果应客户要求修改则收取相关修改手续费</w:t>
      </w:r>
      <w:r>
        <w:rPr>
          <w:rFonts w:hint="eastAsia"/>
        </w:rPr>
        <w:t>)</w:t>
      </w:r>
      <w:r>
        <w:rPr>
          <w:rFonts w:hint="eastAsia"/>
        </w:rPr>
        <w:t>。见【</w:t>
      </w:r>
      <w:r>
        <w:rPr>
          <w:rFonts w:hint="eastAsia"/>
        </w:rPr>
        <w:t>1.7.1</w:t>
      </w:r>
      <w:r>
        <w:rPr>
          <w:rFonts w:hint="eastAsia"/>
        </w:rPr>
        <w:t>手续费】</w:t>
      </w:r>
    </w:p>
    <w:p w14:paraId="74D103A0" w14:textId="77777777" w:rsidR="00F5533B" w:rsidRPr="00920903" w:rsidRDefault="00F5533B" w:rsidP="00F5533B">
      <w:pPr>
        <w:numPr>
          <w:ilvl w:val="0"/>
          <w:numId w:val="22"/>
        </w:numPr>
        <w:spacing w:line="360" w:lineRule="auto"/>
        <w:ind w:hanging="366"/>
      </w:pPr>
      <w:r>
        <w:rPr>
          <w:rFonts w:hint="eastAsia"/>
        </w:rPr>
        <w:t>电报费</w:t>
      </w:r>
      <w:r>
        <w:rPr>
          <w:rFonts w:hint="eastAsia"/>
        </w:rPr>
        <w:t>(</w:t>
      </w:r>
      <w:r>
        <w:rPr>
          <w:rFonts w:hint="eastAsia"/>
        </w:rPr>
        <w:t>如果发送电报则收取相关电报费</w:t>
      </w:r>
      <w:r>
        <w:rPr>
          <w:rFonts w:hint="eastAsia"/>
        </w:rPr>
        <w:t>)</w:t>
      </w:r>
      <w:r>
        <w:rPr>
          <w:rFonts w:hint="eastAsia"/>
        </w:rPr>
        <w:t>。见【</w:t>
      </w:r>
      <w:r>
        <w:rPr>
          <w:rFonts w:hint="eastAsia"/>
        </w:rPr>
        <w:t>1.7.2</w:t>
      </w:r>
      <w:r>
        <w:rPr>
          <w:rFonts w:hint="eastAsia"/>
        </w:rPr>
        <w:t>电报费】</w:t>
      </w:r>
    </w:p>
    <w:p w14:paraId="1185141A" w14:textId="77777777" w:rsidR="00F5533B" w:rsidRDefault="00F5533B" w:rsidP="006E45E9">
      <w:pPr>
        <w:pStyle w:val="4"/>
      </w:pPr>
      <w:bookmarkStart w:id="358" w:name="_Toc393285314"/>
      <w:bookmarkStart w:id="359" w:name="_Toc395083876"/>
      <w:r>
        <w:rPr>
          <w:rFonts w:hint="eastAsia"/>
        </w:rPr>
        <w:t>会计分录</w:t>
      </w:r>
      <w:bookmarkEnd w:id="358"/>
      <w:bookmarkEnd w:id="359"/>
    </w:p>
    <w:p w14:paraId="3960F067" w14:textId="77777777" w:rsidR="00F5533B" w:rsidRDefault="00F5533B" w:rsidP="00F5533B">
      <w:pPr>
        <w:ind w:firstLine="420"/>
      </w:pPr>
      <w:r>
        <w:rPr>
          <w:rFonts w:hint="eastAsia"/>
        </w:rPr>
        <w:t>借：</w:t>
      </w:r>
      <w:r>
        <w:rPr>
          <w:rFonts w:hint="eastAsia"/>
        </w:rPr>
        <w:t>201101</w:t>
      </w:r>
      <w:r>
        <w:rPr>
          <w:rFonts w:hint="eastAsia"/>
        </w:rPr>
        <w:t>活期存款等科目外币或人民币</w:t>
      </w:r>
    </w:p>
    <w:p w14:paraId="56F379C8" w14:textId="77777777" w:rsidR="00F5533B" w:rsidRPr="00FB21AB" w:rsidRDefault="00F5533B" w:rsidP="00F5533B">
      <w:pPr>
        <w:ind w:firstLine="420"/>
      </w:pPr>
      <w:r>
        <w:rPr>
          <w:rFonts w:hint="eastAsia"/>
        </w:rPr>
        <w:t>贷：</w:t>
      </w:r>
      <w:r>
        <w:rPr>
          <w:rFonts w:hint="eastAsia"/>
        </w:rPr>
        <w:t>60210502</w:t>
      </w:r>
      <w:r>
        <w:rPr>
          <w:rFonts w:hint="eastAsia"/>
        </w:rPr>
        <w:t>保函手续费收入外币或人民币</w:t>
      </w:r>
    </w:p>
    <w:p w14:paraId="5593C9BE" w14:textId="77777777" w:rsidR="00F5533B" w:rsidRDefault="00F5533B" w:rsidP="006E45E9">
      <w:pPr>
        <w:pStyle w:val="4"/>
      </w:pPr>
      <w:bookmarkStart w:id="360" w:name="_Toc393285315"/>
      <w:bookmarkStart w:id="361" w:name="_Toc395083877"/>
      <w:r>
        <w:rPr>
          <w:rFonts w:hint="eastAsia"/>
        </w:rPr>
        <w:t>其它</w:t>
      </w:r>
      <w:bookmarkEnd w:id="360"/>
      <w:bookmarkEnd w:id="361"/>
    </w:p>
    <w:p w14:paraId="21AF60EE" w14:textId="77777777" w:rsidR="00F5533B" w:rsidRDefault="00F5533B" w:rsidP="00F5533B">
      <w:pPr>
        <w:ind w:firstLine="420"/>
      </w:pPr>
      <w:r>
        <w:rPr>
          <w:rFonts w:hint="eastAsia"/>
        </w:rPr>
        <w:t>无。</w:t>
      </w:r>
    </w:p>
    <w:p w14:paraId="60265B4F" w14:textId="77777777" w:rsidR="00F5533B" w:rsidRDefault="00F5533B" w:rsidP="00B84A42">
      <w:pPr>
        <w:pStyle w:val="3"/>
      </w:pPr>
      <w:bookmarkStart w:id="362" w:name="_Toc415598218"/>
      <w:r>
        <w:rPr>
          <w:rFonts w:hint="eastAsia"/>
        </w:rPr>
        <w:t>保函通知修改确认</w:t>
      </w:r>
      <w:bookmarkEnd w:id="362"/>
    </w:p>
    <w:p w14:paraId="3A89BF2A" w14:textId="77777777" w:rsidR="00F5533B" w:rsidRDefault="00F5533B" w:rsidP="006E45E9">
      <w:pPr>
        <w:pStyle w:val="4"/>
      </w:pPr>
      <w:bookmarkStart w:id="363" w:name="_Toc393285317"/>
      <w:bookmarkStart w:id="364" w:name="_Toc395083879"/>
      <w:r>
        <w:rPr>
          <w:rFonts w:hint="eastAsia"/>
        </w:rPr>
        <w:t>交易描述</w:t>
      </w:r>
      <w:bookmarkEnd w:id="363"/>
      <w:bookmarkEnd w:id="364"/>
    </w:p>
    <w:p w14:paraId="51778373" w14:textId="77777777" w:rsidR="00F5533B" w:rsidRDefault="00F5533B" w:rsidP="00F5533B">
      <w:pPr>
        <w:ind w:left="432" w:firstLine="408"/>
      </w:pPr>
      <w:r>
        <w:rPr>
          <w:rFonts w:hint="eastAsia"/>
        </w:rPr>
        <w:t>由收到保函的银行回复一封</w:t>
      </w:r>
      <w:r>
        <w:rPr>
          <w:rFonts w:hint="eastAsia"/>
        </w:rPr>
        <w:t>MT768</w:t>
      </w:r>
      <w:r>
        <w:rPr>
          <w:rFonts w:hint="eastAsia"/>
        </w:rPr>
        <w:t>给开立保函的银行，或者被要求开立保函的银行确认修改，并收取相关费用。</w:t>
      </w:r>
    </w:p>
    <w:p w14:paraId="70FAC0C5" w14:textId="77777777" w:rsidR="00F5533B" w:rsidRPr="00695065" w:rsidRDefault="00307DC3" w:rsidP="00F5533B">
      <w:pPr>
        <w:ind w:left="432" w:firstLine="408"/>
      </w:pPr>
      <w:r>
        <w:rPr>
          <w:rFonts w:hint="eastAsia"/>
        </w:rPr>
        <w:t>做完保函通知修改确认交易后必须要做本交易后才能做其他的交易。</w:t>
      </w:r>
    </w:p>
    <w:p w14:paraId="5EC23848" w14:textId="77777777" w:rsidR="00F5533B" w:rsidRDefault="00F5533B" w:rsidP="006E45E9">
      <w:pPr>
        <w:pStyle w:val="4"/>
      </w:pPr>
      <w:bookmarkStart w:id="365" w:name="_Toc393285318"/>
      <w:bookmarkStart w:id="366" w:name="_Toc395083880"/>
      <w:r>
        <w:rPr>
          <w:rFonts w:hint="eastAsia"/>
        </w:rPr>
        <w:t>柜员操作</w:t>
      </w:r>
      <w:bookmarkEnd w:id="365"/>
      <w:bookmarkEnd w:id="366"/>
    </w:p>
    <w:p w14:paraId="5BF5FF97" w14:textId="77777777" w:rsidR="00F5533B" w:rsidRDefault="00F5533B" w:rsidP="00F5533B">
      <w:pPr>
        <w:ind w:firstLine="420"/>
      </w:pPr>
      <w:r>
        <w:rPr>
          <w:rFonts w:hint="eastAsia"/>
        </w:rPr>
        <w:t>本交易由具有保函通知修改经办权限的柜员操作。</w:t>
      </w:r>
    </w:p>
    <w:p w14:paraId="075B311B" w14:textId="77777777" w:rsidR="00F5533B" w:rsidRDefault="00F5533B" w:rsidP="00F5533B">
      <w:pPr>
        <w:ind w:firstLine="420"/>
      </w:pPr>
      <w:r>
        <w:rPr>
          <w:rFonts w:hint="eastAsia"/>
        </w:rPr>
        <w:t>系统需支持本交易能多级授权。</w:t>
      </w:r>
    </w:p>
    <w:p w14:paraId="507785D7" w14:textId="77777777" w:rsidR="00F5533B" w:rsidRDefault="00F5533B" w:rsidP="00F5533B">
      <w:pPr>
        <w:ind w:firstLine="420"/>
      </w:pPr>
      <w:r>
        <w:rPr>
          <w:rFonts w:hint="eastAsia"/>
        </w:rPr>
        <w:t>该交易需要支持手工经办和扫描发起。</w:t>
      </w:r>
    </w:p>
    <w:p w14:paraId="14566951" w14:textId="77777777" w:rsidR="00F5533B" w:rsidRDefault="00F5533B" w:rsidP="006E45E9">
      <w:pPr>
        <w:pStyle w:val="4"/>
      </w:pPr>
      <w:bookmarkStart w:id="367" w:name="_Toc393285319"/>
      <w:bookmarkStart w:id="368" w:name="_Toc395083881"/>
      <w:r>
        <w:rPr>
          <w:rFonts w:hint="eastAsia"/>
        </w:rPr>
        <w:t>界面布局与菜单按钮</w:t>
      </w:r>
      <w:bookmarkEnd w:id="367"/>
      <w:bookmarkEnd w:id="368"/>
    </w:p>
    <w:p w14:paraId="52130498" w14:textId="77777777" w:rsidR="00F5533B" w:rsidRDefault="00F5533B" w:rsidP="00F5533B">
      <w:pPr>
        <w:spacing w:line="240" w:lineRule="atLeast"/>
        <w:ind w:firstLine="420"/>
      </w:pPr>
      <w:r>
        <w:rPr>
          <w:rFonts w:hint="eastAsia"/>
        </w:rPr>
        <w:t>同一页面布局原则，从上至下：</w:t>
      </w:r>
    </w:p>
    <w:p w14:paraId="3EA40F97" w14:textId="77777777" w:rsidR="00F5533B" w:rsidRDefault="00F5533B" w:rsidP="00F5533B">
      <w:pPr>
        <w:spacing w:line="240" w:lineRule="atLeast"/>
        <w:ind w:firstLine="420"/>
      </w:pPr>
      <w:r>
        <w:rPr>
          <w:rFonts w:hint="eastAsia"/>
        </w:rPr>
        <w:t>第一区域：基本信息；</w:t>
      </w:r>
    </w:p>
    <w:p w14:paraId="36F6DB90" w14:textId="77777777" w:rsidR="00F5533B" w:rsidRDefault="00F5533B" w:rsidP="00F5533B">
      <w:pPr>
        <w:spacing w:line="240" w:lineRule="atLeast"/>
        <w:ind w:firstLine="420"/>
      </w:pPr>
      <w:r>
        <w:rPr>
          <w:rFonts w:hint="eastAsia"/>
        </w:rPr>
        <w:t>第二区域：费用管理；</w:t>
      </w:r>
    </w:p>
    <w:p w14:paraId="3751F6A2" w14:textId="77777777" w:rsidR="00F5533B" w:rsidRDefault="00F5533B" w:rsidP="00F5533B">
      <w:pPr>
        <w:spacing w:line="240" w:lineRule="atLeast"/>
        <w:ind w:firstLine="420"/>
      </w:pPr>
      <w:r>
        <w:rPr>
          <w:rFonts w:hint="eastAsia"/>
        </w:rPr>
        <w:t>第三区域：按钮；</w:t>
      </w:r>
    </w:p>
    <w:p w14:paraId="5E6F7E17" w14:textId="77777777" w:rsidR="00F5533B" w:rsidRPr="008D7491" w:rsidRDefault="00F5533B" w:rsidP="00F5533B">
      <w:pPr>
        <w:spacing w:line="240" w:lineRule="atLeast"/>
        <w:ind w:firstLine="420"/>
      </w:pPr>
      <w:r>
        <w:rPr>
          <w:rFonts w:hint="eastAsia"/>
        </w:rPr>
        <w:t>第四区域：报文。</w:t>
      </w:r>
    </w:p>
    <w:p w14:paraId="76451F01" w14:textId="77777777" w:rsidR="00F5533B" w:rsidRDefault="00F5533B" w:rsidP="00B84A42">
      <w:pPr>
        <w:pStyle w:val="5"/>
      </w:pPr>
      <w:r>
        <w:rPr>
          <w:rFonts w:hint="eastAsia"/>
        </w:rPr>
        <w:t>基本信息、费用管理和按钮</w:t>
      </w:r>
    </w:p>
    <w:p w14:paraId="54C363B8" w14:textId="77777777" w:rsidR="00F5533B" w:rsidRDefault="00F5533B" w:rsidP="009F58F1">
      <w:pPr>
        <w:ind w:leftChars="-675" w:hangingChars="675" w:hanging="1418"/>
      </w:pPr>
      <w:r>
        <w:rPr>
          <w:noProof/>
        </w:rPr>
        <w:drawing>
          <wp:inline distT="0" distB="0" distL="0" distR="0" wp14:anchorId="0688459D" wp14:editId="34E33E2D">
            <wp:extent cx="6829425" cy="3059510"/>
            <wp:effectExtent l="19050" t="0" r="9525" b="0"/>
            <wp:docPr id="37" name="图片 7" descr="保函通知修改确认.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通知修改确认.bmp"/>
                    <pic:cNvPicPr/>
                  </pic:nvPicPr>
                  <pic:blipFill>
                    <a:blip r:embed="rId41"/>
                    <a:stretch>
                      <a:fillRect/>
                    </a:stretch>
                  </pic:blipFill>
                  <pic:spPr>
                    <a:xfrm>
                      <a:off x="0" y="0"/>
                      <a:ext cx="6831261" cy="3060332"/>
                    </a:xfrm>
                    <a:prstGeom prst="rect">
                      <a:avLst/>
                    </a:prstGeom>
                  </pic:spPr>
                </pic:pic>
              </a:graphicData>
            </a:graphic>
          </wp:inline>
        </w:drawing>
      </w:r>
    </w:p>
    <w:p w14:paraId="66D57B82" w14:textId="77777777" w:rsidR="00F5533B" w:rsidRDefault="00F5533B" w:rsidP="00F5533B">
      <w:pPr>
        <w:ind w:firstLineChars="202" w:firstLine="424"/>
      </w:pPr>
      <w:r>
        <w:rPr>
          <w:rFonts w:hint="eastAsia"/>
        </w:rPr>
        <w:t>备注：</w:t>
      </w:r>
    </w:p>
    <w:p w14:paraId="26F0191F" w14:textId="77777777" w:rsidR="00F5533B" w:rsidRPr="00051CC3" w:rsidRDefault="00F5533B" w:rsidP="00F5533B">
      <w:pPr>
        <w:ind w:firstLine="420"/>
      </w:pPr>
      <w:r>
        <w:rPr>
          <w:rFonts w:hint="eastAsia"/>
        </w:rPr>
        <w:t>按钮从左至右：提交、保存、打印查看、查询、附加功能、取消、返回。</w:t>
      </w:r>
    </w:p>
    <w:p w14:paraId="64008D81" w14:textId="77777777" w:rsidR="00F5533B" w:rsidRDefault="00F5533B" w:rsidP="00B84A42">
      <w:pPr>
        <w:pStyle w:val="5"/>
      </w:pPr>
      <w:r>
        <w:rPr>
          <w:rFonts w:hint="eastAsia"/>
        </w:rPr>
        <w:t>报文</w:t>
      </w:r>
    </w:p>
    <w:p w14:paraId="04418680" w14:textId="77777777" w:rsidR="00F5533B" w:rsidRPr="00EB337A" w:rsidRDefault="00F5533B" w:rsidP="006E45E9">
      <w:pPr>
        <w:ind w:leftChars="-675" w:hangingChars="675" w:hanging="1418"/>
      </w:pPr>
      <w:r>
        <w:rPr>
          <w:noProof/>
        </w:rPr>
        <w:drawing>
          <wp:inline distT="0" distB="0" distL="0" distR="0" wp14:anchorId="0CD50949" wp14:editId="63D1ED30">
            <wp:extent cx="6744059" cy="2918150"/>
            <wp:effectExtent l="19050" t="0" r="0" b="0"/>
            <wp:docPr id="38" name="图片 6" descr="电文79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文799.bmp"/>
                    <pic:cNvPicPr/>
                  </pic:nvPicPr>
                  <pic:blipFill>
                    <a:blip r:embed="rId40"/>
                    <a:stretch>
                      <a:fillRect/>
                    </a:stretch>
                  </pic:blipFill>
                  <pic:spPr>
                    <a:xfrm>
                      <a:off x="0" y="0"/>
                      <a:ext cx="6743141" cy="2917753"/>
                    </a:xfrm>
                    <a:prstGeom prst="rect">
                      <a:avLst/>
                    </a:prstGeom>
                  </pic:spPr>
                </pic:pic>
              </a:graphicData>
            </a:graphic>
          </wp:inline>
        </w:drawing>
      </w:r>
    </w:p>
    <w:p w14:paraId="60D1A0E8" w14:textId="77777777" w:rsidR="00F5533B" w:rsidRDefault="00F5533B" w:rsidP="009F58F1">
      <w:pPr>
        <w:pStyle w:val="4"/>
        <w:ind w:left="0" w:hanging="735"/>
      </w:pPr>
      <w:bookmarkStart w:id="369" w:name="_Toc393285320"/>
      <w:bookmarkStart w:id="370" w:name="_Toc395083882"/>
      <w:r>
        <w:rPr>
          <w:rFonts w:hint="eastAsia"/>
        </w:rPr>
        <w:t>输入描述</w:t>
      </w:r>
      <w:bookmarkEnd w:id="369"/>
      <w:bookmarkEnd w:id="370"/>
    </w:p>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2269"/>
        <w:gridCol w:w="2126"/>
        <w:gridCol w:w="993"/>
        <w:gridCol w:w="850"/>
        <w:gridCol w:w="1134"/>
        <w:gridCol w:w="2693"/>
      </w:tblGrid>
      <w:tr w:rsidR="00F5533B" w14:paraId="793E1EF5" w14:textId="77777777" w:rsidTr="00C21C5B">
        <w:tc>
          <w:tcPr>
            <w:tcW w:w="850" w:type="dxa"/>
          </w:tcPr>
          <w:p w14:paraId="6516DE43" w14:textId="77777777" w:rsidR="00F5533B" w:rsidRPr="00446D93" w:rsidRDefault="00F5533B" w:rsidP="00C21C5B">
            <w:pPr>
              <w:jc w:val="center"/>
              <w:rPr>
                <w:b/>
              </w:rPr>
            </w:pPr>
            <w:r>
              <w:rPr>
                <w:rFonts w:hint="eastAsia"/>
                <w:b/>
              </w:rPr>
              <w:t>序号</w:t>
            </w:r>
          </w:p>
        </w:tc>
        <w:tc>
          <w:tcPr>
            <w:tcW w:w="2269" w:type="dxa"/>
            <w:shd w:val="clear" w:color="auto" w:fill="auto"/>
          </w:tcPr>
          <w:p w14:paraId="3959A574" w14:textId="77777777" w:rsidR="00F5533B" w:rsidRPr="00446D93" w:rsidRDefault="00F5533B" w:rsidP="00C21C5B">
            <w:pPr>
              <w:jc w:val="center"/>
              <w:rPr>
                <w:b/>
              </w:rPr>
            </w:pPr>
            <w:r w:rsidRPr="00446D93">
              <w:rPr>
                <w:rFonts w:hint="eastAsia"/>
                <w:b/>
              </w:rPr>
              <w:t>本地名称</w:t>
            </w:r>
          </w:p>
        </w:tc>
        <w:tc>
          <w:tcPr>
            <w:tcW w:w="2126" w:type="dxa"/>
            <w:shd w:val="clear" w:color="auto" w:fill="auto"/>
          </w:tcPr>
          <w:p w14:paraId="3F2D294F" w14:textId="77777777" w:rsidR="00F5533B" w:rsidRPr="00446D93" w:rsidRDefault="00F5533B" w:rsidP="00C21C5B">
            <w:pPr>
              <w:jc w:val="center"/>
              <w:rPr>
                <w:b/>
              </w:rPr>
            </w:pPr>
            <w:r w:rsidRPr="00446D93">
              <w:rPr>
                <w:rFonts w:hint="eastAsia"/>
                <w:b/>
              </w:rPr>
              <w:t>英文名称</w:t>
            </w:r>
          </w:p>
        </w:tc>
        <w:tc>
          <w:tcPr>
            <w:tcW w:w="993" w:type="dxa"/>
          </w:tcPr>
          <w:p w14:paraId="42969131" w14:textId="77777777" w:rsidR="00F5533B" w:rsidRPr="00446D93" w:rsidRDefault="00F5533B" w:rsidP="00C21C5B">
            <w:pPr>
              <w:jc w:val="center"/>
              <w:rPr>
                <w:b/>
              </w:rPr>
            </w:pPr>
            <w:r>
              <w:rPr>
                <w:rFonts w:hint="eastAsia"/>
                <w:b/>
              </w:rPr>
              <w:t>类型</w:t>
            </w:r>
          </w:p>
        </w:tc>
        <w:tc>
          <w:tcPr>
            <w:tcW w:w="850" w:type="dxa"/>
            <w:shd w:val="clear" w:color="auto" w:fill="auto"/>
          </w:tcPr>
          <w:p w14:paraId="254CE84F" w14:textId="77777777" w:rsidR="00F5533B" w:rsidRPr="00446D93" w:rsidRDefault="00F5533B" w:rsidP="00C21C5B">
            <w:pPr>
              <w:jc w:val="center"/>
              <w:rPr>
                <w:b/>
              </w:rPr>
            </w:pPr>
            <w:r w:rsidRPr="00446D93">
              <w:rPr>
                <w:rFonts w:hint="eastAsia"/>
                <w:b/>
              </w:rPr>
              <w:t>M/O/P</w:t>
            </w:r>
          </w:p>
        </w:tc>
        <w:tc>
          <w:tcPr>
            <w:tcW w:w="1134" w:type="dxa"/>
            <w:shd w:val="clear" w:color="auto" w:fill="auto"/>
          </w:tcPr>
          <w:p w14:paraId="1278DA92" w14:textId="77777777" w:rsidR="00F5533B" w:rsidRPr="00446D93" w:rsidRDefault="00F5533B" w:rsidP="00C21C5B">
            <w:pPr>
              <w:jc w:val="center"/>
              <w:rPr>
                <w:b/>
              </w:rPr>
            </w:pPr>
            <w:r w:rsidRPr="00446D93">
              <w:rPr>
                <w:rFonts w:hint="eastAsia"/>
                <w:b/>
              </w:rPr>
              <w:t>数据来源</w:t>
            </w:r>
          </w:p>
        </w:tc>
        <w:tc>
          <w:tcPr>
            <w:tcW w:w="2693" w:type="dxa"/>
            <w:shd w:val="clear" w:color="auto" w:fill="auto"/>
          </w:tcPr>
          <w:p w14:paraId="4165CB89" w14:textId="77777777" w:rsidR="00F5533B" w:rsidRPr="00446D93" w:rsidRDefault="00F5533B" w:rsidP="00C21C5B">
            <w:pPr>
              <w:jc w:val="center"/>
              <w:rPr>
                <w:b/>
              </w:rPr>
            </w:pPr>
            <w:r w:rsidRPr="00446D93">
              <w:rPr>
                <w:rFonts w:hint="eastAsia"/>
                <w:b/>
              </w:rPr>
              <w:t>描述</w:t>
            </w:r>
          </w:p>
        </w:tc>
      </w:tr>
      <w:tr w:rsidR="00F5533B" w14:paraId="3BE126FB" w14:textId="77777777" w:rsidTr="00C21C5B">
        <w:tc>
          <w:tcPr>
            <w:tcW w:w="850" w:type="dxa"/>
          </w:tcPr>
          <w:p w14:paraId="5F369530" w14:textId="77777777" w:rsidR="00F5533B" w:rsidRDefault="00F5533B" w:rsidP="00F5533B">
            <w:pPr>
              <w:numPr>
                <w:ilvl w:val="0"/>
                <w:numId w:val="23"/>
              </w:numPr>
              <w:spacing w:line="360" w:lineRule="auto"/>
            </w:pPr>
          </w:p>
        </w:tc>
        <w:tc>
          <w:tcPr>
            <w:tcW w:w="2269" w:type="dxa"/>
            <w:shd w:val="clear" w:color="auto" w:fill="auto"/>
          </w:tcPr>
          <w:p w14:paraId="4C0639C3" w14:textId="77777777" w:rsidR="00F5533B" w:rsidRDefault="00F5533B" w:rsidP="00C21C5B">
            <w:r>
              <w:rPr>
                <w:rFonts w:hint="eastAsia"/>
              </w:rPr>
              <w:t>保函通知编号</w:t>
            </w:r>
          </w:p>
        </w:tc>
        <w:tc>
          <w:tcPr>
            <w:tcW w:w="2126" w:type="dxa"/>
            <w:shd w:val="clear" w:color="auto" w:fill="auto"/>
          </w:tcPr>
          <w:p w14:paraId="25E2DA30" w14:textId="77777777" w:rsidR="00F5533B" w:rsidRDefault="00F5533B" w:rsidP="00C21C5B">
            <w:pPr>
              <w:pStyle w:val="p0"/>
              <w:ind w:firstLine="0"/>
            </w:pPr>
          </w:p>
        </w:tc>
        <w:tc>
          <w:tcPr>
            <w:tcW w:w="993" w:type="dxa"/>
          </w:tcPr>
          <w:p w14:paraId="0AD92FF1" w14:textId="77777777" w:rsidR="00F5533B" w:rsidRDefault="00F5533B" w:rsidP="00C21C5B">
            <w:pPr>
              <w:jc w:val="center"/>
            </w:pPr>
            <w:r>
              <w:rPr>
                <w:rFonts w:hint="eastAsia"/>
              </w:rPr>
              <w:t>V(16)</w:t>
            </w:r>
          </w:p>
        </w:tc>
        <w:tc>
          <w:tcPr>
            <w:tcW w:w="850" w:type="dxa"/>
            <w:shd w:val="clear" w:color="auto" w:fill="auto"/>
          </w:tcPr>
          <w:p w14:paraId="4910F57C" w14:textId="77777777" w:rsidR="00F5533B" w:rsidRDefault="00F5533B" w:rsidP="00C21C5B">
            <w:pPr>
              <w:jc w:val="center"/>
            </w:pPr>
            <w:r>
              <w:rPr>
                <w:rFonts w:hint="eastAsia"/>
              </w:rPr>
              <w:t>P</w:t>
            </w:r>
          </w:p>
        </w:tc>
        <w:tc>
          <w:tcPr>
            <w:tcW w:w="1134" w:type="dxa"/>
            <w:shd w:val="clear" w:color="auto" w:fill="auto"/>
          </w:tcPr>
          <w:p w14:paraId="2AA67415" w14:textId="77777777" w:rsidR="00F5533B" w:rsidRDefault="00F5533B" w:rsidP="00C21C5B">
            <w:r>
              <w:rPr>
                <w:rFonts w:hint="eastAsia"/>
              </w:rPr>
              <w:t>系统生成</w:t>
            </w:r>
          </w:p>
        </w:tc>
        <w:tc>
          <w:tcPr>
            <w:tcW w:w="2693" w:type="dxa"/>
            <w:shd w:val="clear" w:color="auto" w:fill="auto"/>
          </w:tcPr>
          <w:p w14:paraId="4EC021E5" w14:textId="77777777" w:rsidR="00F5533B" w:rsidRDefault="00F5533B" w:rsidP="00C21C5B">
            <w:r>
              <w:rPr>
                <w:rFonts w:hint="eastAsia"/>
              </w:rPr>
              <w:t>唯一性</w:t>
            </w:r>
          </w:p>
        </w:tc>
      </w:tr>
      <w:tr w:rsidR="00F5533B" w14:paraId="21919896" w14:textId="77777777" w:rsidTr="00C21C5B">
        <w:tc>
          <w:tcPr>
            <w:tcW w:w="850" w:type="dxa"/>
          </w:tcPr>
          <w:p w14:paraId="47A14E63" w14:textId="77777777" w:rsidR="00F5533B" w:rsidRDefault="00F5533B" w:rsidP="00F5533B">
            <w:pPr>
              <w:numPr>
                <w:ilvl w:val="0"/>
                <w:numId w:val="23"/>
              </w:numPr>
              <w:spacing w:line="360" w:lineRule="auto"/>
            </w:pPr>
          </w:p>
        </w:tc>
        <w:tc>
          <w:tcPr>
            <w:tcW w:w="2269" w:type="dxa"/>
            <w:shd w:val="clear" w:color="auto" w:fill="auto"/>
          </w:tcPr>
          <w:p w14:paraId="124918B0" w14:textId="77777777" w:rsidR="00F5533B" w:rsidRDefault="00F5533B" w:rsidP="00C21C5B">
            <w:r>
              <w:rPr>
                <w:rFonts w:hint="eastAsia"/>
              </w:rPr>
              <w:t>修改日期</w:t>
            </w:r>
          </w:p>
        </w:tc>
        <w:tc>
          <w:tcPr>
            <w:tcW w:w="2126" w:type="dxa"/>
            <w:shd w:val="clear" w:color="auto" w:fill="auto"/>
          </w:tcPr>
          <w:p w14:paraId="1944E0EC" w14:textId="77777777" w:rsidR="00F5533B" w:rsidRDefault="00F5533B" w:rsidP="00C21C5B">
            <w:pPr>
              <w:pStyle w:val="p0"/>
              <w:ind w:firstLine="0"/>
            </w:pPr>
          </w:p>
        </w:tc>
        <w:tc>
          <w:tcPr>
            <w:tcW w:w="993" w:type="dxa"/>
          </w:tcPr>
          <w:p w14:paraId="02756E11" w14:textId="77777777" w:rsidR="00F5533B" w:rsidRDefault="00F5533B" w:rsidP="00C21C5B">
            <w:pPr>
              <w:jc w:val="center"/>
            </w:pPr>
            <w:r>
              <w:rPr>
                <w:rFonts w:hint="eastAsia"/>
              </w:rPr>
              <w:t>D</w:t>
            </w:r>
          </w:p>
        </w:tc>
        <w:tc>
          <w:tcPr>
            <w:tcW w:w="850" w:type="dxa"/>
            <w:shd w:val="clear" w:color="auto" w:fill="auto"/>
          </w:tcPr>
          <w:p w14:paraId="6E0C3BB8" w14:textId="77777777" w:rsidR="00F5533B" w:rsidRDefault="00F5533B" w:rsidP="00C21C5B">
            <w:pPr>
              <w:jc w:val="center"/>
            </w:pPr>
            <w:r>
              <w:rPr>
                <w:rFonts w:hint="eastAsia"/>
              </w:rPr>
              <w:t>P</w:t>
            </w:r>
          </w:p>
        </w:tc>
        <w:tc>
          <w:tcPr>
            <w:tcW w:w="1134" w:type="dxa"/>
            <w:shd w:val="clear" w:color="auto" w:fill="auto"/>
          </w:tcPr>
          <w:p w14:paraId="665BEEDD" w14:textId="77777777" w:rsidR="00F5533B" w:rsidRDefault="00F5533B" w:rsidP="00C21C5B">
            <w:r>
              <w:rPr>
                <w:rFonts w:hint="eastAsia"/>
              </w:rPr>
              <w:t>自动带出</w:t>
            </w:r>
          </w:p>
        </w:tc>
        <w:tc>
          <w:tcPr>
            <w:tcW w:w="2693" w:type="dxa"/>
            <w:shd w:val="clear" w:color="auto" w:fill="auto"/>
          </w:tcPr>
          <w:p w14:paraId="6FE79024" w14:textId="77777777" w:rsidR="00F5533B" w:rsidRDefault="00F5533B" w:rsidP="00C21C5B"/>
        </w:tc>
      </w:tr>
      <w:tr w:rsidR="00F5533B" w14:paraId="4D4F9181" w14:textId="77777777" w:rsidTr="00C21C5B">
        <w:tc>
          <w:tcPr>
            <w:tcW w:w="850" w:type="dxa"/>
          </w:tcPr>
          <w:p w14:paraId="69976E5C" w14:textId="77777777" w:rsidR="00F5533B" w:rsidRDefault="00F5533B" w:rsidP="00F5533B">
            <w:pPr>
              <w:numPr>
                <w:ilvl w:val="0"/>
                <w:numId w:val="23"/>
              </w:numPr>
              <w:spacing w:line="360" w:lineRule="auto"/>
            </w:pPr>
          </w:p>
        </w:tc>
        <w:tc>
          <w:tcPr>
            <w:tcW w:w="2269" w:type="dxa"/>
            <w:shd w:val="clear" w:color="auto" w:fill="auto"/>
          </w:tcPr>
          <w:p w14:paraId="71719E47" w14:textId="77777777" w:rsidR="00F5533B" w:rsidRDefault="00F5533B" w:rsidP="00C21C5B">
            <w:r>
              <w:rPr>
                <w:rFonts w:hint="eastAsia"/>
              </w:rPr>
              <w:t>保函币种</w:t>
            </w:r>
          </w:p>
        </w:tc>
        <w:tc>
          <w:tcPr>
            <w:tcW w:w="2126" w:type="dxa"/>
            <w:shd w:val="clear" w:color="auto" w:fill="auto"/>
          </w:tcPr>
          <w:p w14:paraId="2ED20859" w14:textId="77777777" w:rsidR="00F5533B" w:rsidRDefault="00F5533B" w:rsidP="00C21C5B">
            <w:pPr>
              <w:pStyle w:val="p0"/>
              <w:ind w:firstLine="0"/>
            </w:pPr>
          </w:p>
        </w:tc>
        <w:tc>
          <w:tcPr>
            <w:tcW w:w="993" w:type="dxa"/>
          </w:tcPr>
          <w:p w14:paraId="4A97103A" w14:textId="77777777" w:rsidR="00F5533B" w:rsidRDefault="00F5533B" w:rsidP="00C21C5B">
            <w:pPr>
              <w:jc w:val="center"/>
            </w:pPr>
            <w:r>
              <w:rPr>
                <w:rFonts w:hint="eastAsia"/>
              </w:rPr>
              <w:t>V(3)</w:t>
            </w:r>
          </w:p>
        </w:tc>
        <w:tc>
          <w:tcPr>
            <w:tcW w:w="850" w:type="dxa"/>
            <w:shd w:val="clear" w:color="auto" w:fill="auto"/>
          </w:tcPr>
          <w:p w14:paraId="20566F5E" w14:textId="77777777" w:rsidR="00F5533B" w:rsidRDefault="00F5533B" w:rsidP="00C21C5B">
            <w:pPr>
              <w:jc w:val="center"/>
            </w:pPr>
            <w:r>
              <w:rPr>
                <w:rFonts w:hint="eastAsia"/>
              </w:rPr>
              <w:t>P</w:t>
            </w:r>
          </w:p>
        </w:tc>
        <w:tc>
          <w:tcPr>
            <w:tcW w:w="1134" w:type="dxa"/>
            <w:shd w:val="clear" w:color="auto" w:fill="auto"/>
          </w:tcPr>
          <w:p w14:paraId="2EFB2B03" w14:textId="77777777" w:rsidR="00F5533B" w:rsidRDefault="00F5533B" w:rsidP="00C21C5B">
            <w:r>
              <w:rPr>
                <w:rFonts w:hint="eastAsia"/>
              </w:rPr>
              <w:t>自动带出</w:t>
            </w:r>
          </w:p>
        </w:tc>
        <w:tc>
          <w:tcPr>
            <w:tcW w:w="2693" w:type="dxa"/>
            <w:shd w:val="clear" w:color="auto" w:fill="auto"/>
          </w:tcPr>
          <w:p w14:paraId="74ADDEF7" w14:textId="77777777" w:rsidR="00F5533B" w:rsidRDefault="00F5533B" w:rsidP="00C21C5B"/>
        </w:tc>
      </w:tr>
      <w:tr w:rsidR="00F5533B" w14:paraId="6110C1AC" w14:textId="77777777" w:rsidTr="00C21C5B">
        <w:tc>
          <w:tcPr>
            <w:tcW w:w="850" w:type="dxa"/>
          </w:tcPr>
          <w:p w14:paraId="008DF1BC" w14:textId="77777777" w:rsidR="00F5533B" w:rsidRDefault="00F5533B" w:rsidP="00F5533B">
            <w:pPr>
              <w:numPr>
                <w:ilvl w:val="0"/>
                <w:numId w:val="23"/>
              </w:numPr>
              <w:spacing w:line="360" w:lineRule="auto"/>
            </w:pPr>
          </w:p>
        </w:tc>
        <w:tc>
          <w:tcPr>
            <w:tcW w:w="2269" w:type="dxa"/>
            <w:shd w:val="clear" w:color="auto" w:fill="auto"/>
          </w:tcPr>
          <w:p w14:paraId="607F740A" w14:textId="77777777" w:rsidR="00F5533B" w:rsidRDefault="00F5533B" w:rsidP="00C21C5B">
            <w:r>
              <w:rPr>
                <w:rFonts w:hint="eastAsia"/>
              </w:rPr>
              <w:t>保函金额</w:t>
            </w:r>
          </w:p>
        </w:tc>
        <w:tc>
          <w:tcPr>
            <w:tcW w:w="2126" w:type="dxa"/>
            <w:shd w:val="clear" w:color="auto" w:fill="auto"/>
          </w:tcPr>
          <w:p w14:paraId="14938D10" w14:textId="77777777" w:rsidR="00F5533B" w:rsidRDefault="00F5533B" w:rsidP="00C21C5B">
            <w:pPr>
              <w:pStyle w:val="p0"/>
              <w:ind w:firstLine="0"/>
            </w:pPr>
          </w:p>
        </w:tc>
        <w:tc>
          <w:tcPr>
            <w:tcW w:w="993" w:type="dxa"/>
          </w:tcPr>
          <w:p w14:paraId="7B974D31" w14:textId="77777777" w:rsidR="00F5533B" w:rsidRDefault="00F5533B" w:rsidP="00C21C5B">
            <w:pPr>
              <w:jc w:val="center"/>
            </w:pPr>
            <w:r>
              <w:rPr>
                <w:rFonts w:hint="eastAsia"/>
              </w:rPr>
              <w:t>N(18,2)</w:t>
            </w:r>
          </w:p>
        </w:tc>
        <w:tc>
          <w:tcPr>
            <w:tcW w:w="850" w:type="dxa"/>
            <w:shd w:val="clear" w:color="auto" w:fill="auto"/>
          </w:tcPr>
          <w:p w14:paraId="76793B59" w14:textId="77777777" w:rsidR="00F5533B" w:rsidRDefault="00F5533B" w:rsidP="00C21C5B">
            <w:pPr>
              <w:jc w:val="center"/>
            </w:pPr>
            <w:r>
              <w:rPr>
                <w:rFonts w:hint="eastAsia"/>
              </w:rPr>
              <w:t>P</w:t>
            </w:r>
          </w:p>
        </w:tc>
        <w:tc>
          <w:tcPr>
            <w:tcW w:w="1134" w:type="dxa"/>
            <w:shd w:val="clear" w:color="auto" w:fill="auto"/>
          </w:tcPr>
          <w:p w14:paraId="23E6AA90" w14:textId="77777777" w:rsidR="00F5533B" w:rsidRDefault="00F5533B" w:rsidP="00C21C5B">
            <w:r>
              <w:rPr>
                <w:rFonts w:hint="eastAsia"/>
              </w:rPr>
              <w:t>自动带出</w:t>
            </w:r>
          </w:p>
        </w:tc>
        <w:tc>
          <w:tcPr>
            <w:tcW w:w="2693" w:type="dxa"/>
            <w:shd w:val="clear" w:color="auto" w:fill="auto"/>
          </w:tcPr>
          <w:p w14:paraId="632A1912" w14:textId="77777777" w:rsidR="00F5533B" w:rsidRDefault="00F5533B" w:rsidP="00C21C5B"/>
        </w:tc>
      </w:tr>
      <w:tr w:rsidR="00F5533B" w14:paraId="5FC9FD4A" w14:textId="77777777" w:rsidTr="00C21C5B">
        <w:tc>
          <w:tcPr>
            <w:tcW w:w="850" w:type="dxa"/>
          </w:tcPr>
          <w:p w14:paraId="5AE2C02B" w14:textId="77777777" w:rsidR="00F5533B" w:rsidRDefault="00F5533B" w:rsidP="00F5533B">
            <w:pPr>
              <w:numPr>
                <w:ilvl w:val="0"/>
                <w:numId w:val="23"/>
              </w:numPr>
              <w:spacing w:line="360" w:lineRule="auto"/>
            </w:pPr>
          </w:p>
        </w:tc>
        <w:tc>
          <w:tcPr>
            <w:tcW w:w="2269" w:type="dxa"/>
            <w:shd w:val="clear" w:color="auto" w:fill="auto"/>
          </w:tcPr>
          <w:p w14:paraId="47F325E9" w14:textId="77777777" w:rsidR="00F5533B" w:rsidRDefault="00F5533B" w:rsidP="00C21C5B">
            <w:r>
              <w:rPr>
                <w:rFonts w:hint="eastAsia"/>
              </w:rPr>
              <w:t>修改次数</w:t>
            </w:r>
          </w:p>
        </w:tc>
        <w:tc>
          <w:tcPr>
            <w:tcW w:w="2126" w:type="dxa"/>
            <w:shd w:val="clear" w:color="auto" w:fill="auto"/>
          </w:tcPr>
          <w:p w14:paraId="560231E3" w14:textId="77777777" w:rsidR="00F5533B" w:rsidRDefault="00F5533B" w:rsidP="00C21C5B">
            <w:pPr>
              <w:pStyle w:val="p0"/>
              <w:ind w:firstLine="0"/>
            </w:pPr>
          </w:p>
        </w:tc>
        <w:tc>
          <w:tcPr>
            <w:tcW w:w="993" w:type="dxa"/>
          </w:tcPr>
          <w:p w14:paraId="2D40ADEE" w14:textId="77777777" w:rsidR="00F5533B" w:rsidRDefault="00F5533B" w:rsidP="00C21C5B">
            <w:pPr>
              <w:jc w:val="center"/>
            </w:pPr>
            <w:r>
              <w:rPr>
                <w:rFonts w:hint="eastAsia"/>
              </w:rPr>
              <w:t>V(2)</w:t>
            </w:r>
          </w:p>
        </w:tc>
        <w:tc>
          <w:tcPr>
            <w:tcW w:w="850" w:type="dxa"/>
            <w:shd w:val="clear" w:color="auto" w:fill="auto"/>
          </w:tcPr>
          <w:p w14:paraId="255D3C7C" w14:textId="77777777" w:rsidR="00F5533B" w:rsidRDefault="00F5533B" w:rsidP="00C21C5B">
            <w:pPr>
              <w:jc w:val="center"/>
            </w:pPr>
            <w:r>
              <w:t>P</w:t>
            </w:r>
          </w:p>
        </w:tc>
        <w:tc>
          <w:tcPr>
            <w:tcW w:w="1134" w:type="dxa"/>
            <w:shd w:val="clear" w:color="auto" w:fill="auto"/>
          </w:tcPr>
          <w:p w14:paraId="04E61D4B" w14:textId="77777777" w:rsidR="00F5533B" w:rsidRDefault="00F5533B" w:rsidP="00C21C5B">
            <w:r>
              <w:rPr>
                <w:rFonts w:hint="eastAsia"/>
              </w:rPr>
              <w:t>自动带出</w:t>
            </w:r>
          </w:p>
        </w:tc>
        <w:tc>
          <w:tcPr>
            <w:tcW w:w="2693" w:type="dxa"/>
            <w:shd w:val="clear" w:color="auto" w:fill="auto"/>
          </w:tcPr>
          <w:p w14:paraId="0AFE7B39" w14:textId="77777777" w:rsidR="00F5533B" w:rsidRDefault="00F5533B" w:rsidP="00C21C5B"/>
        </w:tc>
      </w:tr>
      <w:tr w:rsidR="00F5533B" w14:paraId="2F1D35EC" w14:textId="77777777" w:rsidTr="00C21C5B">
        <w:tc>
          <w:tcPr>
            <w:tcW w:w="850" w:type="dxa"/>
          </w:tcPr>
          <w:p w14:paraId="6306F9F0" w14:textId="77777777" w:rsidR="00F5533B" w:rsidRDefault="00F5533B" w:rsidP="00F5533B">
            <w:pPr>
              <w:numPr>
                <w:ilvl w:val="0"/>
                <w:numId w:val="23"/>
              </w:numPr>
              <w:spacing w:line="360" w:lineRule="auto"/>
            </w:pPr>
          </w:p>
        </w:tc>
        <w:tc>
          <w:tcPr>
            <w:tcW w:w="2269" w:type="dxa"/>
            <w:shd w:val="clear" w:color="auto" w:fill="auto"/>
          </w:tcPr>
          <w:p w14:paraId="1DAF6845" w14:textId="77777777" w:rsidR="00F5533B" w:rsidRDefault="00F5533B" w:rsidP="00C21C5B">
            <w:r>
              <w:rPr>
                <w:rFonts w:hint="eastAsia"/>
              </w:rPr>
              <w:t>修改确认日期</w:t>
            </w:r>
          </w:p>
        </w:tc>
        <w:tc>
          <w:tcPr>
            <w:tcW w:w="2126" w:type="dxa"/>
            <w:shd w:val="clear" w:color="auto" w:fill="auto"/>
          </w:tcPr>
          <w:p w14:paraId="6D3FF11C" w14:textId="77777777" w:rsidR="00F5533B" w:rsidRDefault="00F5533B" w:rsidP="00C21C5B">
            <w:pPr>
              <w:pStyle w:val="p0"/>
              <w:ind w:firstLine="0"/>
            </w:pPr>
          </w:p>
        </w:tc>
        <w:tc>
          <w:tcPr>
            <w:tcW w:w="993" w:type="dxa"/>
          </w:tcPr>
          <w:p w14:paraId="4911BB67" w14:textId="77777777" w:rsidR="00F5533B" w:rsidRDefault="00F5533B" w:rsidP="00C21C5B">
            <w:pPr>
              <w:jc w:val="center"/>
            </w:pPr>
            <w:r>
              <w:rPr>
                <w:rFonts w:hint="eastAsia"/>
              </w:rPr>
              <w:t>D</w:t>
            </w:r>
          </w:p>
        </w:tc>
        <w:tc>
          <w:tcPr>
            <w:tcW w:w="850" w:type="dxa"/>
            <w:shd w:val="clear" w:color="auto" w:fill="auto"/>
          </w:tcPr>
          <w:p w14:paraId="484F3E8D" w14:textId="77777777" w:rsidR="00F5533B" w:rsidRDefault="00F5533B" w:rsidP="00C21C5B">
            <w:pPr>
              <w:jc w:val="center"/>
            </w:pPr>
            <w:r>
              <w:rPr>
                <w:rFonts w:hint="eastAsia"/>
              </w:rPr>
              <w:t>M</w:t>
            </w:r>
          </w:p>
        </w:tc>
        <w:tc>
          <w:tcPr>
            <w:tcW w:w="1134" w:type="dxa"/>
            <w:shd w:val="clear" w:color="auto" w:fill="auto"/>
          </w:tcPr>
          <w:p w14:paraId="231F82CA" w14:textId="77777777" w:rsidR="00F5533B" w:rsidRDefault="00F5533B" w:rsidP="00C21C5B">
            <w:r>
              <w:rPr>
                <w:rFonts w:hint="eastAsia"/>
              </w:rPr>
              <w:t>自动带出</w:t>
            </w:r>
          </w:p>
        </w:tc>
        <w:tc>
          <w:tcPr>
            <w:tcW w:w="2693" w:type="dxa"/>
            <w:shd w:val="clear" w:color="auto" w:fill="auto"/>
          </w:tcPr>
          <w:p w14:paraId="0AE93183" w14:textId="77777777" w:rsidR="00F5533B" w:rsidRDefault="00F5533B" w:rsidP="00C21C5B">
            <w:r>
              <w:rPr>
                <w:rFonts w:hint="eastAsia"/>
              </w:rPr>
              <w:t>默认为系统当前日期</w:t>
            </w:r>
          </w:p>
        </w:tc>
      </w:tr>
      <w:tr w:rsidR="00F5533B" w14:paraId="432E698A" w14:textId="77777777" w:rsidTr="00C21C5B">
        <w:tc>
          <w:tcPr>
            <w:tcW w:w="850" w:type="dxa"/>
          </w:tcPr>
          <w:p w14:paraId="0EAA7594" w14:textId="77777777" w:rsidR="00F5533B" w:rsidRDefault="00F5533B" w:rsidP="00F5533B">
            <w:pPr>
              <w:numPr>
                <w:ilvl w:val="0"/>
                <w:numId w:val="23"/>
              </w:numPr>
              <w:spacing w:line="360" w:lineRule="auto"/>
            </w:pPr>
          </w:p>
        </w:tc>
        <w:tc>
          <w:tcPr>
            <w:tcW w:w="2269" w:type="dxa"/>
            <w:shd w:val="clear" w:color="auto" w:fill="auto"/>
          </w:tcPr>
          <w:p w14:paraId="3C6D763F" w14:textId="77777777" w:rsidR="00F5533B" w:rsidRDefault="00F5533B" w:rsidP="00C21C5B">
            <w:r>
              <w:rPr>
                <w:rFonts w:hint="eastAsia"/>
              </w:rPr>
              <w:t>是否接受修改</w:t>
            </w:r>
          </w:p>
        </w:tc>
        <w:tc>
          <w:tcPr>
            <w:tcW w:w="2126" w:type="dxa"/>
            <w:shd w:val="clear" w:color="auto" w:fill="auto"/>
          </w:tcPr>
          <w:p w14:paraId="4E5E33AA" w14:textId="77777777" w:rsidR="00F5533B" w:rsidRDefault="00F5533B" w:rsidP="00C21C5B">
            <w:pPr>
              <w:pStyle w:val="p0"/>
              <w:ind w:firstLine="0"/>
            </w:pPr>
          </w:p>
        </w:tc>
        <w:tc>
          <w:tcPr>
            <w:tcW w:w="993" w:type="dxa"/>
          </w:tcPr>
          <w:p w14:paraId="0EF0E65D" w14:textId="77777777" w:rsidR="00F5533B" w:rsidRDefault="00F5533B" w:rsidP="00C21C5B">
            <w:pPr>
              <w:jc w:val="center"/>
            </w:pPr>
            <w:r>
              <w:rPr>
                <w:rFonts w:hint="eastAsia"/>
              </w:rPr>
              <w:t>V(3)</w:t>
            </w:r>
          </w:p>
        </w:tc>
        <w:tc>
          <w:tcPr>
            <w:tcW w:w="850" w:type="dxa"/>
            <w:shd w:val="clear" w:color="auto" w:fill="auto"/>
          </w:tcPr>
          <w:p w14:paraId="4AC23CF3" w14:textId="77777777" w:rsidR="00F5533B" w:rsidRDefault="00F5533B" w:rsidP="00C21C5B">
            <w:pPr>
              <w:jc w:val="center"/>
            </w:pPr>
            <w:r>
              <w:rPr>
                <w:rFonts w:hint="eastAsia"/>
              </w:rPr>
              <w:t>M</w:t>
            </w:r>
          </w:p>
        </w:tc>
        <w:tc>
          <w:tcPr>
            <w:tcW w:w="1134" w:type="dxa"/>
            <w:shd w:val="clear" w:color="auto" w:fill="auto"/>
          </w:tcPr>
          <w:p w14:paraId="18A914D7" w14:textId="77777777" w:rsidR="00F5533B" w:rsidRDefault="00F5533B" w:rsidP="00C21C5B">
            <w:r>
              <w:rPr>
                <w:rFonts w:hint="eastAsia"/>
              </w:rPr>
              <w:t>选择</w:t>
            </w:r>
          </w:p>
        </w:tc>
        <w:tc>
          <w:tcPr>
            <w:tcW w:w="2693" w:type="dxa"/>
            <w:shd w:val="clear" w:color="auto" w:fill="auto"/>
          </w:tcPr>
          <w:p w14:paraId="2991386D" w14:textId="77777777" w:rsidR="00F5533B" w:rsidRDefault="00F5533B" w:rsidP="00C21C5B">
            <w:r>
              <w:rPr>
                <w:rFonts w:hint="eastAsia"/>
              </w:rPr>
              <w:t>选择项包括“同意”，“不同意”详见控制说明</w:t>
            </w:r>
          </w:p>
        </w:tc>
      </w:tr>
      <w:tr w:rsidR="00F5533B" w14:paraId="212CC0D4" w14:textId="77777777" w:rsidTr="00C21C5B">
        <w:tc>
          <w:tcPr>
            <w:tcW w:w="850" w:type="dxa"/>
          </w:tcPr>
          <w:p w14:paraId="6693B8F5" w14:textId="77777777" w:rsidR="00F5533B" w:rsidRDefault="00F5533B" w:rsidP="00F5533B">
            <w:pPr>
              <w:numPr>
                <w:ilvl w:val="0"/>
                <w:numId w:val="23"/>
              </w:numPr>
              <w:spacing w:line="360" w:lineRule="auto"/>
            </w:pPr>
          </w:p>
        </w:tc>
        <w:tc>
          <w:tcPr>
            <w:tcW w:w="2269" w:type="dxa"/>
            <w:shd w:val="clear" w:color="auto" w:fill="auto"/>
          </w:tcPr>
          <w:p w14:paraId="4C2B8970" w14:textId="77777777" w:rsidR="00F5533B" w:rsidRDefault="00F5533B" w:rsidP="00C21C5B">
            <w:r>
              <w:rPr>
                <w:rFonts w:hint="eastAsia"/>
              </w:rPr>
              <w:t>拒绝原因</w:t>
            </w:r>
          </w:p>
        </w:tc>
        <w:tc>
          <w:tcPr>
            <w:tcW w:w="2126" w:type="dxa"/>
            <w:shd w:val="clear" w:color="auto" w:fill="auto"/>
          </w:tcPr>
          <w:p w14:paraId="3D445FE2" w14:textId="77777777" w:rsidR="00F5533B" w:rsidRDefault="00F5533B" w:rsidP="00C21C5B">
            <w:pPr>
              <w:pStyle w:val="p0"/>
              <w:ind w:firstLine="0"/>
            </w:pPr>
          </w:p>
        </w:tc>
        <w:tc>
          <w:tcPr>
            <w:tcW w:w="993" w:type="dxa"/>
          </w:tcPr>
          <w:p w14:paraId="031F44E9" w14:textId="77777777" w:rsidR="00F5533B" w:rsidRDefault="00F5533B" w:rsidP="00C21C5B">
            <w:pPr>
              <w:jc w:val="center"/>
            </w:pPr>
            <w:r>
              <w:rPr>
                <w:rFonts w:hint="eastAsia"/>
              </w:rPr>
              <w:t>V(200)</w:t>
            </w:r>
          </w:p>
        </w:tc>
        <w:tc>
          <w:tcPr>
            <w:tcW w:w="850" w:type="dxa"/>
            <w:shd w:val="clear" w:color="auto" w:fill="auto"/>
          </w:tcPr>
          <w:p w14:paraId="61A35005" w14:textId="77777777" w:rsidR="00F5533B" w:rsidRDefault="00F5533B" w:rsidP="00C21C5B">
            <w:pPr>
              <w:jc w:val="center"/>
            </w:pPr>
            <w:r>
              <w:rPr>
                <w:rFonts w:hint="eastAsia"/>
              </w:rPr>
              <w:t>MO</w:t>
            </w:r>
          </w:p>
        </w:tc>
        <w:tc>
          <w:tcPr>
            <w:tcW w:w="1134" w:type="dxa"/>
            <w:shd w:val="clear" w:color="auto" w:fill="auto"/>
          </w:tcPr>
          <w:p w14:paraId="5141C48E" w14:textId="77777777" w:rsidR="00F5533B" w:rsidRDefault="00F5533B" w:rsidP="00C21C5B">
            <w:r>
              <w:rPr>
                <w:rFonts w:hint="eastAsia"/>
              </w:rPr>
              <w:t>手工录入</w:t>
            </w:r>
          </w:p>
        </w:tc>
        <w:tc>
          <w:tcPr>
            <w:tcW w:w="2693" w:type="dxa"/>
            <w:shd w:val="clear" w:color="auto" w:fill="auto"/>
          </w:tcPr>
          <w:p w14:paraId="631E6C47" w14:textId="77777777" w:rsidR="00F5533B" w:rsidRDefault="00F5533B" w:rsidP="00C21C5B">
            <w:r>
              <w:rPr>
                <w:rFonts w:hint="eastAsia"/>
              </w:rPr>
              <w:t>是否接受修改选择不同意时，必须输入。</w:t>
            </w:r>
          </w:p>
        </w:tc>
      </w:tr>
      <w:tr w:rsidR="00F5533B" w14:paraId="51F45FE6" w14:textId="77777777" w:rsidTr="00C21C5B">
        <w:tc>
          <w:tcPr>
            <w:tcW w:w="850" w:type="dxa"/>
          </w:tcPr>
          <w:p w14:paraId="4CEE411C" w14:textId="77777777" w:rsidR="00F5533B" w:rsidRDefault="00F5533B" w:rsidP="00F5533B">
            <w:pPr>
              <w:numPr>
                <w:ilvl w:val="0"/>
                <w:numId w:val="23"/>
              </w:numPr>
              <w:spacing w:line="360" w:lineRule="auto"/>
            </w:pPr>
          </w:p>
        </w:tc>
        <w:tc>
          <w:tcPr>
            <w:tcW w:w="2269" w:type="dxa"/>
            <w:shd w:val="clear" w:color="auto" w:fill="auto"/>
          </w:tcPr>
          <w:p w14:paraId="6B449C92" w14:textId="77777777" w:rsidR="00F5533B" w:rsidRDefault="00F5533B" w:rsidP="00C21C5B">
            <w:r>
              <w:rPr>
                <w:rFonts w:hint="eastAsia"/>
              </w:rPr>
              <w:t>备注</w:t>
            </w:r>
          </w:p>
        </w:tc>
        <w:tc>
          <w:tcPr>
            <w:tcW w:w="2126" w:type="dxa"/>
            <w:shd w:val="clear" w:color="auto" w:fill="auto"/>
          </w:tcPr>
          <w:p w14:paraId="42377F3B" w14:textId="77777777" w:rsidR="00F5533B" w:rsidRDefault="00F5533B" w:rsidP="00C21C5B">
            <w:pPr>
              <w:pStyle w:val="p0"/>
              <w:ind w:firstLine="0"/>
            </w:pPr>
          </w:p>
        </w:tc>
        <w:tc>
          <w:tcPr>
            <w:tcW w:w="993" w:type="dxa"/>
          </w:tcPr>
          <w:p w14:paraId="6618CD61" w14:textId="77777777" w:rsidR="00F5533B" w:rsidRDefault="00F5533B" w:rsidP="00C21C5B">
            <w:pPr>
              <w:jc w:val="center"/>
            </w:pPr>
            <w:r>
              <w:rPr>
                <w:rFonts w:hint="eastAsia"/>
              </w:rPr>
              <w:t>V(200)</w:t>
            </w:r>
          </w:p>
        </w:tc>
        <w:tc>
          <w:tcPr>
            <w:tcW w:w="850" w:type="dxa"/>
            <w:shd w:val="clear" w:color="auto" w:fill="auto"/>
          </w:tcPr>
          <w:p w14:paraId="608BDEFF" w14:textId="77777777" w:rsidR="00F5533B" w:rsidRDefault="00F5533B" w:rsidP="00C21C5B">
            <w:pPr>
              <w:jc w:val="center"/>
            </w:pPr>
            <w:r>
              <w:rPr>
                <w:rFonts w:hint="eastAsia"/>
              </w:rPr>
              <w:t>O</w:t>
            </w:r>
          </w:p>
        </w:tc>
        <w:tc>
          <w:tcPr>
            <w:tcW w:w="1134" w:type="dxa"/>
            <w:shd w:val="clear" w:color="auto" w:fill="auto"/>
          </w:tcPr>
          <w:p w14:paraId="70F6D7E4" w14:textId="77777777" w:rsidR="00F5533B" w:rsidRDefault="00F5533B" w:rsidP="00C21C5B">
            <w:r>
              <w:rPr>
                <w:rFonts w:hint="eastAsia"/>
              </w:rPr>
              <w:t>手工录入</w:t>
            </w:r>
          </w:p>
        </w:tc>
        <w:tc>
          <w:tcPr>
            <w:tcW w:w="2693" w:type="dxa"/>
            <w:shd w:val="clear" w:color="auto" w:fill="auto"/>
          </w:tcPr>
          <w:p w14:paraId="48C53E50" w14:textId="77777777" w:rsidR="00F5533B" w:rsidRDefault="00F5533B" w:rsidP="00C21C5B"/>
        </w:tc>
      </w:tr>
      <w:tr w:rsidR="00F5533B" w14:paraId="3AEF019E" w14:textId="77777777" w:rsidTr="00C21C5B">
        <w:tc>
          <w:tcPr>
            <w:tcW w:w="850" w:type="dxa"/>
          </w:tcPr>
          <w:p w14:paraId="270FD66B" w14:textId="77777777" w:rsidR="00F5533B" w:rsidRDefault="00F5533B" w:rsidP="00F5533B">
            <w:pPr>
              <w:numPr>
                <w:ilvl w:val="0"/>
                <w:numId w:val="23"/>
              </w:numPr>
              <w:spacing w:line="360" w:lineRule="auto"/>
            </w:pPr>
          </w:p>
        </w:tc>
        <w:tc>
          <w:tcPr>
            <w:tcW w:w="2269" w:type="dxa"/>
            <w:shd w:val="clear" w:color="auto" w:fill="auto"/>
          </w:tcPr>
          <w:p w14:paraId="25A194E0" w14:textId="77777777" w:rsidR="00F5533B" w:rsidRDefault="00F5533B" w:rsidP="00C21C5B">
            <w:r>
              <w:rPr>
                <w:rFonts w:hint="eastAsia"/>
              </w:rPr>
              <w:t>费用管理</w:t>
            </w:r>
          </w:p>
        </w:tc>
        <w:tc>
          <w:tcPr>
            <w:tcW w:w="2126" w:type="dxa"/>
            <w:shd w:val="clear" w:color="auto" w:fill="auto"/>
          </w:tcPr>
          <w:p w14:paraId="42D90C39" w14:textId="77777777" w:rsidR="00F5533B" w:rsidRDefault="00F5533B" w:rsidP="00C21C5B">
            <w:pPr>
              <w:pStyle w:val="p0"/>
              <w:ind w:firstLine="0"/>
            </w:pPr>
          </w:p>
        </w:tc>
        <w:tc>
          <w:tcPr>
            <w:tcW w:w="993" w:type="dxa"/>
          </w:tcPr>
          <w:p w14:paraId="1BB6BF0D" w14:textId="77777777" w:rsidR="00F5533B" w:rsidRDefault="00F5533B" w:rsidP="00C21C5B">
            <w:pPr>
              <w:jc w:val="center"/>
            </w:pPr>
            <w:r>
              <w:rPr>
                <w:rFonts w:hint="eastAsia"/>
              </w:rPr>
              <w:t>控件</w:t>
            </w:r>
          </w:p>
        </w:tc>
        <w:tc>
          <w:tcPr>
            <w:tcW w:w="850" w:type="dxa"/>
            <w:shd w:val="clear" w:color="auto" w:fill="auto"/>
          </w:tcPr>
          <w:p w14:paraId="4CCC0F1E" w14:textId="77777777" w:rsidR="00F5533B" w:rsidRDefault="00F5533B" w:rsidP="00C21C5B">
            <w:pPr>
              <w:jc w:val="center"/>
            </w:pPr>
            <w:r>
              <w:rPr>
                <w:rFonts w:hint="eastAsia"/>
              </w:rPr>
              <w:t>O</w:t>
            </w:r>
          </w:p>
        </w:tc>
        <w:tc>
          <w:tcPr>
            <w:tcW w:w="1134" w:type="dxa"/>
            <w:shd w:val="clear" w:color="auto" w:fill="auto"/>
          </w:tcPr>
          <w:p w14:paraId="4B6CD0FB" w14:textId="77777777" w:rsidR="00F5533B" w:rsidRDefault="00F5533B" w:rsidP="00C21C5B">
            <w:r>
              <w:rPr>
                <w:rFonts w:hint="eastAsia"/>
              </w:rPr>
              <w:t>手工录入</w:t>
            </w:r>
          </w:p>
        </w:tc>
        <w:tc>
          <w:tcPr>
            <w:tcW w:w="2693" w:type="dxa"/>
            <w:shd w:val="clear" w:color="auto" w:fill="auto"/>
          </w:tcPr>
          <w:p w14:paraId="289A1A48" w14:textId="77777777" w:rsidR="00F5533B" w:rsidRDefault="00F5533B" w:rsidP="00C21C5B"/>
        </w:tc>
      </w:tr>
    </w:tbl>
    <w:p w14:paraId="7E1DCC7B" w14:textId="77777777" w:rsidR="00F5533B" w:rsidRDefault="00F5533B" w:rsidP="006E45E9">
      <w:pPr>
        <w:pStyle w:val="4"/>
        <w:ind w:firstLine="0"/>
      </w:pPr>
      <w:bookmarkStart w:id="371" w:name="_Toc393285321"/>
      <w:bookmarkStart w:id="372" w:name="_Toc395083883"/>
      <w:r>
        <w:rPr>
          <w:rFonts w:hint="eastAsia"/>
        </w:rPr>
        <w:t>交易控制</w:t>
      </w:r>
      <w:bookmarkEnd w:id="371"/>
      <w:bookmarkEnd w:id="372"/>
    </w:p>
    <w:p w14:paraId="583A92D4" w14:textId="77777777" w:rsidR="00F5533B" w:rsidRDefault="00F5533B" w:rsidP="00B84A42">
      <w:pPr>
        <w:pStyle w:val="5"/>
      </w:pPr>
      <w:r>
        <w:rPr>
          <w:rFonts w:hint="eastAsia"/>
        </w:rPr>
        <w:t>左树控制</w:t>
      </w:r>
    </w:p>
    <w:p w14:paraId="5A1FAA80" w14:textId="77777777" w:rsidR="00F5533B" w:rsidRPr="006508B2" w:rsidRDefault="00F5533B" w:rsidP="00F5533B">
      <w:pPr>
        <w:ind w:firstLine="420"/>
      </w:pPr>
      <w:r>
        <w:rPr>
          <w:rFonts w:hint="eastAsia"/>
        </w:rPr>
        <w:t>交易加载未注销、未撤销，已修改未确认的保函通知信息。</w:t>
      </w:r>
    </w:p>
    <w:p w14:paraId="0BDCE864" w14:textId="77777777" w:rsidR="00F5533B" w:rsidRDefault="00F5533B" w:rsidP="00B84A42">
      <w:pPr>
        <w:pStyle w:val="5"/>
      </w:pPr>
      <w:r>
        <w:rPr>
          <w:rFonts w:hint="eastAsia"/>
        </w:rPr>
        <w:t>是否接爱修改</w:t>
      </w:r>
    </w:p>
    <w:p w14:paraId="34CBE96B" w14:textId="77777777" w:rsidR="00F5533B" w:rsidRDefault="00F5533B" w:rsidP="00F5533B">
      <w:pPr>
        <w:ind w:firstLine="420"/>
      </w:pPr>
      <w:r>
        <w:rPr>
          <w:rFonts w:hint="eastAsia"/>
        </w:rPr>
        <w:t>当是否接爱修改为‘否’时，拒绝原因需要显示且必须录入。</w:t>
      </w:r>
    </w:p>
    <w:p w14:paraId="0DC68457" w14:textId="77777777" w:rsidR="00F5533B" w:rsidRDefault="00F5533B" w:rsidP="00F5533B">
      <w:pPr>
        <w:ind w:firstLine="420"/>
      </w:pPr>
      <w:r>
        <w:rPr>
          <w:rFonts w:hint="eastAsia"/>
        </w:rPr>
        <w:t>当是否接爱修改为‘是’时，拒绝原因需要隐藏且赋空值。</w:t>
      </w:r>
    </w:p>
    <w:p w14:paraId="13CFC89D" w14:textId="77777777" w:rsidR="00F5533B" w:rsidRPr="00CC7FD1" w:rsidRDefault="00F5533B" w:rsidP="00F5533B">
      <w:pPr>
        <w:ind w:firstLine="420"/>
      </w:pPr>
      <w:r>
        <w:rPr>
          <w:rFonts w:hint="eastAsia"/>
        </w:rPr>
        <w:t>当对方不接受修改且发生了增额时，需要恢复保函通知的余额。</w:t>
      </w:r>
    </w:p>
    <w:p w14:paraId="254FDBB2" w14:textId="77777777" w:rsidR="00F5533B" w:rsidRDefault="00F5533B" w:rsidP="00B84A42">
      <w:pPr>
        <w:pStyle w:val="5"/>
      </w:pPr>
      <w:r>
        <w:rPr>
          <w:rFonts w:hint="eastAsia"/>
        </w:rPr>
        <w:t>确认修改日期</w:t>
      </w:r>
    </w:p>
    <w:p w14:paraId="03ABF909" w14:textId="77777777" w:rsidR="00F5533B" w:rsidRDefault="00F5533B" w:rsidP="00F5533B">
      <w:pPr>
        <w:ind w:firstLine="420"/>
      </w:pPr>
      <w:r>
        <w:rPr>
          <w:rFonts w:hint="eastAsia"/>
        </w:rPr>
        <w:t>确认修改日期应默认为当前系统日期，可修改，应控制该日期大于或等于修改日期。</w:t>
      </w:r>
    </w:p>
    <w:p w14:paraId="777D78AD" w14:textId="77777777" w:rsidR="00F5533B" w:rsidRDefault="00F5533B" w:rsidP="006E45E9">
      <w:pPr>
        <w:pStyle w:val="4"/>
        <w:ind w:left="735" w:hanging="735"/>
      </w:pPr>
      <w:bookmarkStart w:id="373" w:name="_Toc393285322"/>
      <w:bookmarkStart w:id="374" w:name="_Toc395083884"/>
      <w:r>
        <w:rPr>
          <w:rFonts w:hint="eastAsia"/>
        </w:rPr>
        <w:t>边界描述</w:t>
      </w:r>
      <w:bookmarkEnd w:id="373"/>
      <w:bookmarkEnd w:id="374"/>
    </w:p>
    <w:p w14:paraId="238B7DB6" w14:textId="77777777" w:rsidR="00F5533B" w:rsidRDefault="00F5533B" w:rsidP="00F5533B">
      <w:pPr>
        <w:ind w:firstLine="420"/>
      </w:pPr>
      <w:r>
        <w:rPr>
          <w:rFonts w:hint="eastAsia"/>
        </w:rPr>
        <w:t>无。</w:t>
      </w:r>
    </w:p>
    <w:p w14:paraId="39626225" w14:textId="77777777" w:rsidR="00F5533B" w:rsidRPr="00F67303" w:rsidRDefault="00F5533B" w:rsidP="006E45E9">
      <w:pPr>
        <w:pStyle w:val="4"/>
        <w:ind w:left="0" w:firstLine="0"/>
      </w:pPr>
      <w:bookmarkStart w:id="375" w:name="_Toc393285323"/>
      <w:bookmarkStart w:id="376" w:name="_Toc395083885"/>
      <w:r>
        <w:rPr>
          <w:rFonts w:hint="eastAsia"/>
        </w:rPr>
        <w:t>输出描述</w:t>
      </w:r>
      <w:bookmarkEnd w:id="375"/>
      <w:bookmarkEnd w:id="376"/>
    </w:p>
    <w:p w14:paraId="0E5BF3AB" w14:textId="77777777" w:rsidR="00F5533B" w:rsidRDefault="00F5533B" w:rsidP="00B84A42">
      <w:pPr>
        <w:pStyle w:val="5"/>
      </w:pPr>
      <w:r>
        <w:rPr>
          <w:rFonts w:hint="eastAsia"/>
        </w:rPr>
        <w:t>面函</w:t>
      </w:r>
    </w:p>
    <w:p w14:paraId="789FB2DF" w14:textId="77777777" w:rsidR="00F5533B" w:rsidRPr="005E6A76" w:rsidRDefault="00F5533B" w:rsidP="00F5533B">
      <w:pPr>
        <w:ind w:firstLine="420"/>
      </w:pPr>
      <w:r>
        <w:rPr>
          <w:rFonts w:hint="eastAsia"/>
        </w:rPr>
        <w:t>无。</w:t>
      </w:r>
    </w:p>
    <w:p w14:paraId="219E075B" w14:textId="77777777" w:rsidR="00F5533B" w:rsidRDefault="00F5533B" w:rsidP="00B84A42">
      <w:pPr>
        <w:pStyle w:val="5"/>
      </w:pPr>
      <w:r>
        <w:rPr>
          <w:rFonts w:hint="eastAsia"/>
        </w:rPr>
        <w:t>报文</w:t>
      </w:r>
    </w:p>
    <w:p w14:paraId="468CE8BA" w14:textId="77777777" w:rsidR="00F5533B" w:rsidRDefault="00F5533B" w:rsidP="00F5533B">
      <w:pPr>
        <w:ind w:firstLine="420"/>
      </w:pPr>
      <w:r>
        <w:rPr>
          <w:rFonts w:hint="eastAsia"/>
        </w:rPr>
        <w:t>交易可以发送</w:t>
      </w:r>
      <w:r>
        <w:rPr>
          <w:rFonts w:hint="eastAsia"/>
        </w:rPr>
        <w:t>MT799</w:t>
      </w:r>
      <w:r>
        <w:rPr>
          <w:rFonts w:hint="eastAsia"/>
        </w:rPr>
        <w:t>报文</w:t>
      </w:r>
    </w:p>
    <w:p w14:paraId="26C90A07" w14:textId="77777777" w:rsidR="00F5533B" w:rsidRDefault="00F5533B" w:rsidP="006E45E9">
      <w:pPr>
        <w:pStyle w:val="4"/>
      </w:pPr>
      <w:bookmarkStart w:id="377" w:name="_Toc393285324"/>
      <w:bookmarkStart w:id="378" w:name="_Toc395083886"/>
      <w:r>
        <w:rPr>
          <w:rFonts w:hint="eastAsia"/>
        </w:rPr>
        <w:t>额度</w:t>
      </w:r>
      <w:bookmarkEnd w:id="377"/>
      <w:bookmarkEnd w:id="378"/>
    </w:p>
    <w:p w14:paraId="09927BF3" w14:textId="77777777" w:rsidR="00F5533B" w:rsidRPr="00BE5170" w:rsidRDefault="00F5533B" w:rsidP="00F5533B">
      <w:pPr>
        <w:ind w:firstLine="420"/>
      </w:pPr>
      <w:r>
        <w:rPr>
          <w:rFonts w:hint="eastAsia"/>
        </w:rPr>
        <w:t>无。</w:t>
      </w:r>
    </w:p>
    <w:p w14:paraId="53A9BEBE" w14:textId="77777777" w:rsidR="00F5533B" w:rsidRDefault="00F5533B" w:rsidP="006E45E9">
      <w:pPr>
        <w:pStyle w:val="4"/>
      </w:pPr>
      <w:bookmarkStart w:id="379" w:name="_Toc393285325"/>
      <w:bookmarkStart w:id="380" w:name="_Toc395083887"/>
      <w:r>
        <w:rPr>
          <w:rFonts w:hint="eastAsia"/>
        </w:rPr>
        <w:t>手续费</w:t>
      </w:r>
      <w:bookmarkEnd w:id="379"/>
      <w:bookmarkEnd w:id="380"/>
    </w:p>
    <w:p w14:paraId="320751F8" w14:textId="77777777" w:rsidR="00F5533B" w:rsidRPr="00685623" w:rsidRDefault="00F5533B" w:rsidP="00F5533B">
      <w:pPr>
        <w:ind w:left="432"/>
      </w:pPr>
      <w:r w:rsidRPr="000F2D9F">
        <w:rPr>
          <w:rFonts w:hint="eastAsia"/>
        </w:rPr>
        <w:t>默认的收费方式：</w:t>
      </w:r>
      <w:r>
        <w:rPr>
          <w:rFonts w:hint="eastAsia"/>
        </w:rPr>
        <w:t>后收、外收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p>
    <w:p w14:paraId="5DE073DA" w14:textId="77777777" w:rsidR="00F5533B" w:rsidRDefault="00F5533B" w:rsidP="00F5533B">
      <w:pPr>
        <w:ind w:firstLine="420"/>
      </w:pPr>
      <w:r>
        <w:rPr>
          <w:rFonts w:hint="eastAsia"/>
        </w:rPr>
        <w:t>交易可能收取：</w:t>
      </w:r>
    </w:p>
    <w:p w14:paraId="06C96D75" w14:textId="77777777" w:rsidR="00F5533B" w:rsidRPr="00BB4F20" w:rsidRDefault="00F5533B" w:rsidP="00F5533B">
      <w:pPr>
        <w:ind w:firstLine="420"/>
      </w:pPr>
      <w:r>
        <w:rPr>
          <w:rFonts w:hint="eastAsia"/>
        </w:rPr>
        <w:t>电报费。见【</w:t>
      </w:r>
      <w:r>
        <w:rPr>
          <w:rFonts w:hint="eastAsia"/>
        </w:rPr>
        <w:t xml:space="preserve">1.7.2 </w:t>
      </w:r>
      <w:r>
        <w:rPr>
          <w:rFonts w:hint="eastAsia"/>
        </w:rPr>
        <w:t>电报费】</w:t>
      </w:r>
    </w:p>
    <w:p w14:paraId="7878CD42" w14:textId="77777777" w:rsidR="00F5533B" w:rsidRDefault="00F5533B" w:rsidP="006E45E9">
      <w:pPr>
        <w:pStyle w:val="4"/>
      </w:pPr>
      <w:bookmarkStart w:id="381" w:name="_Toc393285326"/>
      <w:bookmarkStart w:id="382" w:name="_Toc395083888"/>
      <w:r>
        <w:rPr>
          <w:rFonts w:hint="eastAsia"/>
        </w:rPr>
        <w:t>会计分录</w:t>
      </w:r>
      <w:bookmarkEnd w:id="381"/>
      <w:bookmarkEnd w:id="382"/>
    </w:p>
    <w:p w14:paraId="4D67602D" w14:textId="77777777" w:rsidR="00F5533B" w:rsidRDefault="00F5533B" w:rsidP="00F5533B">
      <w:pPr>
        <w:ind w:firstLine="420"/>
      </w:pPr>
      <w:r>
        <w:rPr>
          <w:rFonts w:hint="eastAsia"/>
        </w:rPr>
        <w:t>借：</w:t>
      </w:r>
      <w:r>
        <w:rPr>
          <w:rFonts w:hint="eastAsia"/>
        </w:rPr>
        <w:t>201101</w:t>
      </w:r>
      <w:r>
        <w:rPr>
          <w:rFonts w:hint="eastAsia"/>
        </w:rPr>
        <w:t>活期存款等科目外币或人民币</w:t>
      </w:r>
    </w:p>
    <w:p w14:paraId="11E17A4A" w14:textId="77777777" w:rsidR="00F5533B" w:rsidRPr="00BB4F20" w:rsidRDefault="00F5533B" w:rsidP="00F5533B">
      <w:pPr>
        <w:ind w:firstLine="420"/>
      </w:pPr>
      <w:r>
        <w:rPr>
          <w:rFonts w:hint="eastAsia"/>
        </w:rPr>
        <w:t>贷：</w:t>
      </w:r>
      <w:r>
        <w:rPr>
          <w:rFonts w:hint="eastAsia"/>
        </w:rPr>
        <w:t>60210502</w:t>
      </w:r>
      <w:r>
        <w:rPr>
          <w:rFonts w:hint="eastAsia"/>
        </w:rPr>
        <w:t>保函手续费收入外币或人民币</w:t>
      </w:r>
    </w:p>
    <w:p w14:paraId="121D177E" w14:textId="77777777" w:rsidR="00F5533B" w:rsidRDefault="00F5533B" w:rsidP="006E45E9">
      <w:pPr>
        <w:pStyle w:val="4"/>
      </w:pPr>
      <w:bookmarkStart w:id="383" w:name="_Toc393285327"/>
      <w:bookmarkStart w:id="384" w:name="_Toc395083889"/>
      <w:r>
        <w:rPr>
          <w:rFonts w:hint="eastAsia"/>
        </w:rPr>
        <w:t>其它</w:t>
      </w:r>
      <w:bookmarkEnd w:id="383"/>
      <w:bookmarkEnd w:id="384"/>
    </w:p>
    <w:p w14:paraId="011AEF81" w14:textId="77777777" w:rsidR="00F5533B" w:rsidRDefault="00F5533B" w:rsidP="00F5533B">
      <w:pPr>
        <w:ind w:firstLine="420"/>
      </w:pPr>
      <w:r>
        <w:rPr>
          <w:rFonts w:hint="eastAsia"/>
        </w:rPr>
        <w:t>无。</w:t>
      </w:r>
    </w:p>
    <w:p w14:paraId="0162DA38" w14:textId="77777777" w:rsidR="00F5533B" w:rsidRDefault="00F5533B" w:rsidP="00F5533B">
      <w:pPr>
        <w:ind w:firstLine="420"/>
      </w:pPr>
    </w:p>
    <w:p w14:paraId="485A4C38" w14:textId="77777777" w:rsidR="00F5533B" w:rsidRDefault="00F5533B" w:rsidP="00B84A42">
      <w:pPr>
        <w:pStyle w:val="3"/>
      </w:pPr>
      <w:bookmarkStart w:id="385" w:name="_Toc415598219"/>
      <w:r>
        <w:rPr>
          <w:rFonts w:hint="eastAsia"/>
        </w:rPr>
        <w:t>保函生效日/失效日确认通知</w:t>
      </w:r>
      <w:bookmarkEnd w:id="385"/>
    </w:p>
    <w:p w14:paraId="4B2AD652" w14:textId="77777777" w:rsidR="00F5533B" w:rsidRDefault="00F5533B" w:rsidP="006E45E9">
      <w:pPr>
        <w:pStyle w:val="4"/>
      </w:pPr>
      <w:bookmarkStart w:id="386" w:name="_Toc393285329"/>
      <w:bookmarkStart w:id="387" w:name="_Toc395083891"/>
      <w:r>
        <w:rPr>
          <w:rFonts w:hint="eastAsia"/>
        </w:rPr>
        <w:t>交易描述</w:t>
      </w:r>
      <w:bookmarkEnd w:id="386"/>
      <w:bookmarkEnd w:id="387"/>
    </w:p>
    <w:p w14:paraId="456CEE71" w14:textId="77777777" w:rsidR="00F5533B" w:rsidRPr="00881F0B" w:rsidRDefault="00F5533B" w:rsidP="00F5533B">
      <w:pPr>
        <w:ind w:firstLine="420"/>
      </w:pPr>
      <w:r>
        <w:rPr>
          <w:rFonts w:hint="eastAsia"/>
        </w:rPr>
        <w:t>当通知中保函生效日或失效日没有明确确认时，在此交易中确认。</w:t>
      </w:r>
    </w:p>
    <w:p w14:paraId="7F04390B" w14:textId="77777777" w:rsidR="00F5533B" w:rsidRPr="006D2A35" w:rsidRDefault="00F5533B" w:rsidP="00F5533B">
      <w:pPr>
        <w:ind w:firstLine="420"/>
      </w:pPr>
      <w:r>
        <w:rPr>
          <w:rFonts w:hint="eastAsia"/>
        </w:rPr>
        <w:t>收到保函开立银行的报文通知或其他方式确认的保函的生效日、失效日的确认。</w:t>
      </w:r>
    </w:p>
    <w:p w14:paraId="600D4C96" w14:textId="77777777" w:rsidR="00F5533B" w:rsidRDefault="00F5533B" w:rsidP="006E45E9">
      <w:pPr>
        <w:pStyle w:val="4"/>
      </w:pPr>
      <w:bookmarkStart w:id="388" w:name="_Toc393285330"/>
      <w:bookmarkStart w:id="389" w:name="_Toc395083892"/>
      <w:r>
        <w:rPr>
          <w:rFonts w:hint="eastAsia"/>
        </w:rPr>
        <w:t>柜员操作</w:t>
      </w:r>
      <w:bookmarkEnd w:id="388"/>
      <w:bookmarkEnd w:id="389"/>
    </w:p>
    <w:p w14:paraId="793FFE6A" w14:textId="77777777" w:rsidR="00F5533B" w:rsidRDefault="00F5533B" w:rsidP="00F5533B">
      <w:pPr>
        <w:ind w:firstLine="420"/>
      </w:pPr>
      <w:r>
        <w:rPr>
          <w:rFonts w:hint="eastAsia"/>
        </w:rPr>
        <w:t>本交易由具有保函生效日</w:t>
      </w:r>
      <w:r>
        <w:rPr>
          <w:rFonts w:hint="eastAsia"/>
        </w:rPr>
        <w:t>/</w:t>
      </w:r>
      <w:r>
        <w:rPr>
          <w:rFonts w:hint="eastAsia"/>
        </w:rPr>
        <w:t>失效日确认经办权限的柜员操作。</w:t>
      </w:r>
    </w:p>
    <w:p w14:paraId="2710263D" w14:textId="77777777" w:rsidR="00F5533B" w:rsidRDefault="00F5533B" w:rsidP="00F5533B">
      <w:pPr>
        <w:ind w:firstLine="420"/>
      </w:pPr>
      <w:r>
        <w:rPr>
          <w:rFonts w:hint="eastAsia"/>
        </w:rPr>
        <w:t>系统需支持本交易能多级授权。</w:t>
      </w:r>
    </w:p>
    <w:p w14:paraId="3197C435" w14:textId="77777777" w:rsidR="00F5533B" w:rsidRDefault="00F5533B" w:rsidP="00F5533B">
      <w:pPr>
        <w:ind w:firstLine="420"/>
      </w:pPr>
      <w:r>
        <w:rPr>
          <w:rFonts w:hint="eastAsia"/>
        </w:rPr>
        <w:t>该交易需要支持手工经办和报文发起、扫描发起。</w:t>
      </w:r>
    </w:p>
    <w:p w14:paraId="264EFB20" w14:textId="77777777" w:rsidR="00F5533B" w:rsidRDefault="00F5533B" w:rsidP="006E45E9">
      <w:pPr>
        <w:pStyle w:val="4"/>
        <w:ind w:left="735" w:hanging="735"/>
      </w:pPr>
      <w:bookmarkStart w:id="390" w:name="_Toc393285331"/>
      <w:bookmarkStart w:id="391" w:name="_Toc395083893"/>
      <w:r>
        <w:rPr>
          <w:rFonts w:hint="eastAsia"/>
        </w:rPr>
        <w:t>界面布局与菜单按钮</w:t>
      </w:r>
      <w:bookmarkEnd w:id="390"/>
      <w:bookmarkEnd w:id="391"/>
    </w:p>
    <w:p w14:paraId="3F04B43F" w14:textId="77777777" w:rsidR="00F5533B" w:rsidRDefault="00F5533B" w:rsidP="00F5533B">
      <w:pPr>
        <w:spacing w:line="240" w:lineRule="atLeast"/>
        <w:ind w:firstLine="420"/>
      </w:pPr>
      <w:r>
        <w:rPr>
          <w:rFonts w:hint="eastAsia"/>
        </w:rPr>
        <w:t>同一页面布局原则，从上至下：</w:t>
      </w:r>
    </w:p>
    <w:p w14:paraId="3283A283" w14:textId="77777777" w:rsidR="00F5533B" w:rsidRDefault="00F5533B" w:rsidP="00F5533B">
      <w:pPr>
        <w:spacing w:line="240" w:lineRule="atLeast"/>
        <w:ind w:firstLine="420"/>
      </w:pPr>
      <w:r>
        <w:rPr>
          <w:rFonts w:hint="eastAsia"/>
        </w:rPr>
        <w:t>第一区域：基本信息；</w:t>
      </w:r>
    </w:p>
    <w:p w14:paraId="7EFE5C52" w14:textId="77777777" w:rsidR="00F5533B" w:rsidRDefault="00F5533B" w:rsidP="00F5533B">
      <w:pPr>
        <w:spacing w:line="240" w:lineRule="atLeast"/>
        <w:ind w:firstLine="420"/>
      </w:pPr>
      <w:r>
        <w:rPr>
          <w:rFonts w:hint="eastAsia"/>
        </w:rPr>
        <w:t>第二区域：费用管理；</w:t>
      </w:r>
    </w:p>
    <w:p w14:paraId="7F28A2BB" w14:textId="77777777" w:rsidR="00F5533B" w:rsidRDefault="00F5533B" w:rsidP="00F5533B">
      <w:pPr>
        <w:spacing w:line="240" w:lineRule="atLeast"/>
        <w:ind w:firstLine="420"/>
      </w:pPr>
      <w:r>
        <w:rPr>
          <w:rFonts w:hint="eastAsia"/>
        </w:rPr>
        <w:t>第三区域：按钮；</w:t>
      </w:r>
    </w:p>
    <w:p w14:paraId="54F7E455" w14:textId="77777777" w:rsidR="00F5533B" w:rsidRPr="008D7491" w:rsidRDefault="00F5533B" w:rsidP="00F5533B">
      <w:pPr>
        <w:spacing w:line="240" w:lineRule="atLeast"/>
        <w:ind w:firstLine="420"/>
      </w:pPr>
      <w:r>
        <w:rPr>
          <w:rFonts w:hint="eastAsia"/>
        </w:rPr>
        <w:t>第四区域：报文。</w:t>
      </w:r>
    </w:p>
    <w:p w14:paraId="44FF6938" w14:textId="77777777" w:rsidR="00F5533B" w:rsidRDefault="00F5533B" w:rsidP="00B84A42">
      <w:pPr>
        <w:pStyle w:val="5"/>
      </w:pPr>
      <w:r>
        <w:rPr>
          <w:rFonts w:hint="eastAsia"/>
        </w:rPr>
        <w:t>基本信息、费用管理和按钮</w:t>
      </w:r>
    </w:p>
    <w:p w14:paraId="1574691B" w14:textId="77777777" w:rsidR="00F5533B" w:rsidRDefault="00F5533B" w:rsidP="009F58F1">
      <w:pPr>
        <w:ind w:leftChars="-675" w:hangingChars="675" w:hanging="1418"/>
      </w:pPr>
      <w:r>
        <w:rPr>
          <w:noProof/>
        </w:rPr>
        <w:drawing>
          <wp:inline distT="0" distB="0" distL="0" distR="0" wp14:anchorId="07854912" wp14:editId="1F50E9F8">
            <wp:extent cx="6846256" cy="3067050"/>
            <wp:effectExtent l="19050" t="0" r="0" b="0"/>
            <wp:docPr id="39" name="图片 5" descr="保函生效日失效日通知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生效日失效日通知2.bmp"/>
                    <pic:cNvPicPr/>
                  </pic:nvPicPr>
                  <pic:blipFill>
                    <a:blip r:embed="rId42"/>
                    <a:stretch>
                      <a:fillRect/>
                    </a:stretch>
                  </pic:blipFill>
                  <pic:spPr>
                    <a:xfrm>
                      <a:off x="0" y="0"/>
                      <a:ext cx="6848096" cy="3067874"/>
                    </a:xfrm>
                    <a:prstGeom prst="rect">
                      <a:avLst/>
                    </a:prstGeom>
                  </pic:spPr>
                </pic:pic>
              </a:graphicData>
            </a:graphic>
          </wp:inline>
        </w:drawing>
      </w:r>
    </w:p>
    <w:p w14:paraId="2DF0E988" w14:textId="77777777" w:rsidR="00F5533B" w:rsidRDefault="00F5533B" w:rsidP="00F5533B">
      <w:pPr>
        <w:ind w:firstLineChars="202" w:firstLine="424"/>
      </w:pPr>
      <w:r>
        <w:rPr>
          <w:rFonts w:hint="eastAsia"/>
        </w:rPr>
        <w:t>备注：</w:t>
      </w:r>
    </w:p>
    <w:p w14:paraId="0E3BCD24" w14:textId="77777777" w:rsidR="00F5533B" w:rsidRPr="00051CC3" w:rsidRDefault="00F5533B" w:rsidP="00F5533B">
      <w:pPr>
        <w:ind w:firstLine="420"/>
      </w:pPr>
      <w:r>
        <w:rPr>
          <w:rFonts w:hint="eastAsia"/>
        </w:rPr>
        <w:t>按钮从左至右：提交、保存、打印查看、查询、附加功能、取消、返回。</w:t>
      </w:r>
    </w:p>
    <w:p w14:paraId="2739A38A" w14:textId="77777777" w:rsidR="00F5533B" w:rsidRDefault="00F5533B" w:rsidP="00B84A42">
      <w:pPr>
        <w:pStyle w:val="5"/>
      </w:pPr>
      <w:r>
        <w:rPr>
          <w:rFonts w:hint="eastAsia"/>
        </w:rPr>
        <w:t>报文</w:t>
      </w:r>
    </w:p>
    <w:p w14:paraId="6943A738" w14:textId="77777777" w:rsidR="00F5533B" w:rsidRPr="005B1797" w:rsidRDefault="00F5533B" w:rsidP="006E45E9">
      <w:pPr>
        <w:ind w:leftChars="-675" w:hangingChars="675" w:hanging="1418"/>
      </w:pPr>
      <w:r>
        <w:rPr>
          <w:noProof/>
        </w:rPr>
        <w:drawing>
          <wp:inline distT="0" distB="0" distL="0" distR="0" wp14:anchorId="7E2C8BEF" wp14:editId="0E013C8C">
            <wp:extent cx="6779998" cy="2933700"/>
            <wp:effectExtent l="19050" t="0" r="1802" b="0"/>
            <wp:docPr id="40" name="图片 10" descr="电文79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文799.bmp"/>
                    <pic:cNvPicPr/>
                  </pic:nvPicPr>
                  <pic:blipFill>
                    <a:blip r:embed="rId40"/>
                    <a:stretch>
                      <a:fillRect/>
                    </a:stretch>
                  </pic:blipFill>
                  <pic:spPr>
                    <a:xfrm>
                      <a:off x="0" y="0"/>
                      <a:ext cx="6779998" cy="2933700"/>
                    </a:xfrm>
                    <a:prstGeom prst="rect">
                      <a:avLst/>
                    </a:prstGeom>
                  </pic:spPr>
                </pic:pic>
              </a:graphicData>
            </a:graphic>
          </wp:inline>
        </w:drawing>
      </w:r>
    </w:p>
    <w:p w14:paraId="6372F120" w14:textId="77777777" w:rsidR="00F5533B" w:rsidRDefault="00F5533B" w:rsidP="006E45E9">
      <w:pPr>
        <w:pStyle w:val="4"/>
      </w:pPr>
      <w:bookmarkStart w:id="392" w:name="_Toc393285332"/>
      <w:bookmarkStart w:id="393" w:name="_Toc395083894"/>
      <w:r>
        <w:rPr>
          <w:rFonts w:hint="eastAsia"/>
        </w:rPr>
        <w:t>输入描述</w:t>
      </w:r>
      <w:bookmarkEnd w:id="392"/>
      <w:bookmarkEnd w:id="393"/>
    </w:p>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2269"/>
        <w:gridCol w:w="2126"/>
        <w:gridCol w:w="993"/>
        <w:gridCol w:w="850"/>
        <w:gridCol w:w="1134"/>
        <w:gridCol w:w="2693"/>
      </w:tblGrid>
      <w:tr w:rsidR="00F5533B" w14:paraId="46DD398D" w14:textId="77777777" w:rsidTr="00C21C5B">
        <w:tc>
          <w:tcPr>
            <w:tcW w:w="850" w:type="dxa"/>
          </w:tcPr>
          <w:p w14:paraId="4B99340A" w14:textId="77777777" w:rsidR="00F5533B" w:rsidRPr="00446D93" w:rsidRDefault="00F5533B" w:rsidP="00C21C5B">
            <w:pPr>
              <w:jc w:val="center"/>
              <w:rPr>
                <w:b/>
              </w:rPr>
            </w:pPr>
            <w:r>
              <w:rPr>
                <w:rFonts w:hint="eastAsia"/>
                <w:b/>
              </w:rPr>
              <w:t>序号</w:t>
            </w:r>
          </w:p>
        </w:tc>
        <w:tc>
          <w:tcPr>
            <w:tcW w:w="2269" w:type="dxa"/>
            <w:shd w:val="clear" w:color="auto" w:fill="auto"/>
          </w:tcPr>
          <w:p w14:paraId="4F6E2E30" w14:textId="77777777" w:rsidR="00F5533B" w:rsidRPr="00446D93" w:rsidRDefault="00F5533B" w:rsidP="00C21C5B">
            <w:pPr>
              <w:jc w:val="center"/>
              <w:rPr>
                <w:b/>
              </w:rPr>
            </w:pPr>
            <w:r w:rsidRPr="00446D93">
              <w:rPr>
                <w:rFonts w:hint="eastAsia"/>
                <w:b/>
              </w:rPr>
              <w:t>本地名称</w:t>
            </w:r>
          </w:p>
        </w:tc>
        <w:tc>
          <w:tcPr>
            <w:tcW w:w="2126" w:type="dxa"/>
            <w:shd w:val="clear" w:color="auto" w:fill="auto"/>
          </w:tcPr>
          <w:p w14:paraId="50EEB703" w14:textId="77777777" w:rsidR="00F5533B" w:rsidRPr="00446D93" w:rsidRDefault="00F5533B" w:rsidP="00C21C5B">
            <w:pPr>
              <w:jc w:val="center"/>
              <w:rPr>
                <w:b/>
              </w:rPr>
            </w:pPr>
            <w:r w:rsidRPr="00446D93">
              <w:rPr>
                <w:rFonts w:hint="eastAsia"/>
                <w:b/>
              </w:rPr>
              <w:t>英文名称</w:t>
            </w:r>
          </w:p>
        </w:tc>
        <w:tc>
          <w:tcPr>
            <w:tcW w:w="993" w:type="dxa"/>
          </w:tcPr>
          <w:p w14:paraId="70EFC42E" w14:textId="77777777" w:rsidR="00F5533B" w:rsidRPr="00446D93" w:rsidRDefault="00F5533B" w:rsidP="00C21C5B">
            <w:pPr>
              <w:jc w:val="center"/>
              <w:rPr>
                <w:b/>
              </w:rPr>
            </w:pPr>
            <w:r>
              <w:rPr>
                <w:rFonts w:hint="eastAsia"/>
                <w:b/>
              </w:rPr>
              <w:t>类型</w:t>
            </w:r>
          </w:p>
        </w:tc>
        <w:tc>
          <w:tcPr>
            <w:tcW w:w="850" w:type="dxa"/>
            <w:shd w:val="clear" w:color="auto" w:fill="auto"/>
          </w:tcPr>
          <w:p w14:paraId="39460D9A" w14:textId="77777777" w:rsidR="00F5533B" w:rsidRPr="00446D93" w:rsidRDefault="00F5533B" w:rsidP="00C21C5B">
            <w:pPr>
              <w:jc w:val="center"/>
              <w:rPr>
                <w:b/>
              </w:rPr>
            </w:pPr>
            <w:r w:rsidRPr="00446D93">
              <w:rPr>
                <w:rFonts w:hint="eastAsia"/>
                <w:b/>
              </w:rPr>
              <w:t>M/O/P</w:t>
            </w:r>
          </w:p>
        </w:tc>
        <w:tc>
          <w:tcPr>
            <w:tcW w:w="1134" w:type="dxa"/>
            <w:shd w:val="clear" w:color="auto" w:fill="auto"/>
          </w:tcPr>
          <w:p w14:paraId="4F848E35" w14:textId="77777777" w:rsidR="00F5533B" w:rsidRPr="00446D93" w:rsidRDefault="00F5533B" w:rsidP="00C21C5B">
            <w:pPr>
              <w:jc w:val="center"/>
              <w:rPr>
                <w:b/>
              </w:rPr>
            </w:pPr>
            <w:r w:rsidRPr="00446D93">
              <w:rPr>
                <w:rFonts w:hint="eastAsia"/>
                <w:b/>
              </w:rPr>
              <w:t>数据来源</w:t>
            </w:r>
          </w:p>
        </w:tc>
        <w:tc>
          <w:tcPr>
            <w:tcW w:w="2693" w:type="dxa"/>
            <w:shd w:val="clear" w:color="auto" w:fill="auto"/>
          </w:tcPr>
          <w:p w14:paraId="2B50691D" w14:textId="77777777" w:rsidR="00F5533B" w:rsidRPr="00446D93" w:rsidRDefault="00F5533B" w:rsidP="00C21C5B">
            <w:pPr>
              <w:jc w:val="center"/>
              <w:rPr>
                <w:b/>
              </w:rPr>
            </w:pPr>
            <w:r w:rsidRPr="00446D93">
              <w:rPr>
                <w:rFonts w:hint="eastAsia"/>
                <w:b/>
              </w:rPr>
              <w:t>描述</w:t>
            </w:r>
          </w:p>
        </w:tc>
      </w:tr>
      <w:tr w:rsidR="00F5533B" w14:paraId="5BAAB0DA" w14:textId="77777777" w:rsidTr="00C21C5B">
        <w:tc>
          <w:tcPr>
            <w:tcW w:w="850" w:type="dxa"/>
          </w:tcPr>
          <w:p w14:paraId="2FF5C305" w14:textId="77777777" w:rsidR="00F5533B" w:rsidRDefault="00F5533B" w:rsidP="00F5533B">
            <w:pPr>
              <w:numPr>
                <w:ilvl w:val="0"/>
                <w:numId w:val="24"/>
              </w:numPr>
              <w:spacing w:line="360" w:lineRule="auto"/>
            </w:pPr>
          </w:p>
        </w:tc>
        <w:tc>
          <w:tcPr>
            <w:tcW w:w="2269" w:type="dxa"/>
            <w:shd w:val="clear" w:color="auto" w:fill="auto"/>
          </w:tcPr>
          <w:p w14:paraId="024766C5" w14:textId="77777777" w:rsidR="00F5533B" w:rsidRDefault="00F5533B" w:rsidP="00C21C5B">
            <w:r>
              <w:rPr>
                <w:rFonts w:hint="eastAsia"/>
              </w:rPr>
              <w:t>保函通知编号</w:t>
            </w:r>
          </w:p>
        </w:tc>
        <w:tc>
          <w:tcPr>
            <w:tcW w:w="2126" w:type="dxa"/>
            <w:shd w:val="clear" w:color="auto" w:fill="auto"/>
          </w:tcPr>
          <w:p w14:paraId="083E3FC7" w14:textId="77777777" w:rsidR="00F5533B" w:rsidRDefault="00F5533B" w:rsidP="00C21C5B">
            <w:pPr>
              <w:pStyle w:val="p0"/>
              <w:ind w:firstLine="0"/>
            </w:pPr>
          </w:p>
        </w:tc>
        <w:tc>
          <w:tcPr>
            <w:tcW w:w="993" w:type="dxa"/>
          </w:tcPr>
          <w:p w14:paraId="57216F37" w14:textId="77777777" w:rsidR="00F5533B" w:rsidRDefault="00F5533B" w:rsidP="00C21C5B">
            <w:pPr>
              <w:jc w:val="center"/>
            </w:pPr>
            <w:r>
              <w:rPr>
                <w:rFonts w:hint="eastAsia"/>
              </w:rPr>
              <w:t>V(16)</w:t>
            </w:r>
          </w:p>
        </w:tc>
        <w:tc>
          <w:tcPr>
            <w:tcW w:w="850" w:type="dxa"/>
            <w:shd w:val="clear" w:color="auto" w:fill="auto"/>
          </w:tcPr>
          <w:p w14:paraId="38B46B1C" w14:textId="77777777" w:rsidR="00F5533B" w:rsidRDefault="00F5533B" w:rsidP="00C21C5B">
            <w:pPr>
              <w:jc w:val="center"/>
            </w:pPr>
            <w:r>
              <w:rPr>
                <w:rFonts w:hint="eastAsia"/>
              </w:rPr>
              <w:t>P</w:t>
            </w:r>
          </w:p>
        </w:tc>
        <w:tc>
          <w:tcPr>
            <w:tcW w:w="1134" w:type="dxa"/>
            <w:shd w:val="clear" w:color="auto" w:fill="auto"/>
          </w:tcPr>
          <w:p w14:paraId="7C7DEF6E" w14:textId="77777777" w:rsidR="00F5533B" w:rsidRDefault="00F5533B" w:rsidP="00C21C5B">
            <w:r>
              <w:rPr>
                <w:rFonts w:hint="eastAsia"/>
              </w:rPr>
              <w:t>自动带出</w:t>
            </w:r>
          </w:p>
        </w:tc>
        <w:tc>
          <w:tcPr>
            <w:tcW w:w="2693" w:type="dxa"/>
            <w:shd w:val="clear" w:color="auto" w:fill="auto"/>
          </w:tcPr>
          <w:p w14:paraId="06573C23" w14:textId="77777777" w:rsidR="00F5533B" w:rsidRDefault="00F5533B" w:rsidP="00C21C5B"/>
        </w:tc>
      </w:tr>
      <w:tr w:rsidR="00F5533B" w14:paraId="4259D119" w14:textId="77777777" w:rsidTr="00C21C5B">
        <w:tc>
          <w:tcPr>
            <w:tcW w:w="850" w:type="dxa"/>
          </w:tcPr>
          <w:p w14:paraId="3E4F867E" w14:textId="77777777" w:rsidR="00F5533B" w:rsidRDefault="00F5533B" w:rsidP="00F5533B">
            <w:pPr>
              <w:numPr>
                <w:ilvl w:val="0"/>
                <w:numId w:val="24"/>
              </w:numPr>
              <w:spacing w:line="360" w:lineRule="auto"/>
            </w:pPr>
          </w:p>
        </w:tc>
        <w:tc>
          <w:tcPr>
            <w:tcW w:w="2269" w:type="dxa"/>
            <w:shd w:val="clear" w:color="auto" w:fill="auto"/>
          </w:tcPr>
          <w:p w14:paraId="0BE76DD0" w14:textId="77777777" w:rsidR="00F5533B" w:rsidRPr="002C2521" w:rsidRDefault="00F5533B" w:rsidP="00C21C5B">
            <w:r>
              <w:rPr>
                <w:rFonts w:hint="eastAsia"/>
              </w:rPr>
              <w:t>保函币种</w:t>
            </w:r>
          </w:p>
        </w:tc>
        <w:tc>
          <w:tcPr>
            <w:tcW w:w="2126" w:type="dxa"/>
            <w:shd w:val="clear" w:color="auto" w:fill="auto"/>
          </w:tcPr>
          <w:p w14:paraId="486C7677" w14:textId="77777777" w:rsidR="00F5533B" w:rsidRDefault="00F5533B" w:rsidP="00C21C5B">
            <w:pPr>
              <w:pStyle w:val="p0"/>
              <w:ind w:firstLine="0"/>
            </w:pPr>
          </w:p>
        </w:tc>
        <w:tc>
          <w:tcPr>
            <w:tcW w:w="993" w:type="dxa"/>
          </w:tcPr>
          <w:p w14:paraId="04098C06" w14:textId="77777777" w:rsidR="00F5533B" w:rsidRDefault="00F5533B" w:rsidP="00C21C5B">
            <w:pPr>
              <w:jc w:val="center"/>
            </w:pPr>
            <w:r>
              <w:rPr>
                <w:rFonts w:hint="eastAsia"/>
              </w:rPr>
              <w:t>V(3)</w:t>
            </w:r>
          </w:p>
        </w:tc>
        <w:tc>
          <w:tcPr>
            <w:tcW w:w="850" w:type="dxa"/>
            <w:shd w:val="clear" w:color="auto" w:fill="auto"/>
          </w:tcPr>
          <w:p w14:paraId="7D4D7F05" w14:textId="77777777" w:rsidR="00F5533B" w:rsidRDefault="00F5533B" w:rsidP="00C21C5B">
            <w:pPr>
              <w:jc w:val="center"/>
            </w:pPr>
            <w:r>
              <w:rPr>
                <w:rFonts w:hint="eastAsia"/>
              </w:rPr>
              <w:t>P</w:t>
            </w:r>
          </w:p>
        </w:tc>
        <w:tc>
          <w:tcPr>
            <w:tcW w:w="1134" w:type="dxa"/>
            <w:shd w:val="clear" w:color="auto" w:fill="auto"/>
          </w:tcPr>
          <w:p w14:paraId="210ECF8A" w14:textId="77777777" w:rsidR="00F5533B" w:rsidRDefault="00F5533B" w:rsidP="00C21C5B">
            <w:r>
              <w:rPr>
                <w:rFonts w:hint="eastAsia"/>
              </w:rPr>
              <w:t>自动带出</w:t>
            </w:r>
          </w:p>
        </w:tc>
        <w:tc>
          <w:tcPr>
            <w:tcW w:w="2693" w:type="dxa"/>
            <w:shd w:val="clear" w:color="auto" w:fill="auto"/>
          </w:tcPr>
          <w:p w14:paraId="503CAA30" w14:textId="77777777" w:rsidR="00F5533B" w:rsidRDefault="00F5533B" w:rsidP="00C21C5B"/>
        </w:tc>
      </w:tr>
      <w:tr w:rsidR="00F5533B" w14:paraId="45822E2C" w14:textId="77777777" w:rsidTr="00C21C5B">
        <w:tc>
          <w:tcPr>
            <w:tcW w:w="850" w:type="dxa"/>
          </w:tcPr>
          <w:p w14:paraId="0AB787DF" w14:textId="77777777" w:rsidR="00F5533B" w:rsidRDefault="00F5533B" w:rsidP="00F5533B">
            <w:pPr>
              <w:numPr>
                <w:ilvl w:val="0"/>
                <w:numId w:val="24"/>
              </w:numPr>
              <w:spacing w:line="360" w:lineRule="auto"/>
            </w:pPr>
          </w:p>
        </w:tc>
        <w:tc>
          <w:tcPr>
            <w:tcW w:w="2269" w:type="dxa"/>
            <w:shd w:val="clear" w:color="auto" w:fill="auto"/>
          </w:tcPr>
          <w:p w14:paraId="3DE43D0B" w14:textId="77777777" w:rsidR="00F5533B" w:rsidRDefault="00F5533B" w:rsidP="00C21C5B">
            <w:r>
              <w:rPr>
                <w:rFonts w:hint="eastAsia"/>
              </w:rPr>
              <w:t>保函金额</w:t>
            </w:r>
          </w:p>
        </w:tc>
        <w:tc>
          <w:tcPr>
            <w:tcW w:w="2126" w:type="dxa"/>
            <w:shd w:val="clear" w:color="auto" w:fill="auto"/>
          </w:tcPr>
          <w:p w14:paraId="7806B053" w14:textId="77777777" w:rsidR="00F5533B" w:rsidRDefault="00F5533B" w:rsidP="00C21C5B">
            <w:pPr>
              <w:pStyle w:val="p0"/>
              <w:ind w:firstLine="0"/>
            </w:pPr>
          </w:p>
        </w:tc>
        <w:tc>
          <w:tcPr>
            <w:tcW w:w="993" w:type="dxa"/>
          </w:tcPr>
          <w:p w14:paraId="33A75E7C" w14:textId="77777777" w:rsidR="00F5533B" w:rsidRDefault="00F5533B" w:rsidP="00C21C5B">
            <w:pPr>
              <w:jc w:val="center"/>
            </w:pPr>
            <w:r>
              <w:rPr>
                <w:rFonts w:hint="eastAsia"/>
              </w:rPr>
              <w:t>N(18,2)</w:t>
            </w:r>
          </w:p>
        </w:tc>
        <w:tc>
          <w:tcPr>
            <w:tcW w:w="850" w:type="dxa"/>
            <w:shd w:val="clear" w:color="auto" w:fill="auto"/>
          </w:tcPr>
          <w:p w14:paraId="36E0781D" w14:textId="77777777" w:rsidR="00F5533B" w:rsidRDefault="00F5533B" w:rsidP="00C21C5B">
            <w:pPr>
              <w:jc w:val="center"/>
            </w:pPr>
            <w:r>
              <w:rPr>
                <w:rFonts w:hint="eastAsia"/>
              </w:rPr>
              <w:t>P</w:t>
            </w:r>
          </w:p>
        </w:tc>
        <w:tc>
          <w:tcPr>
            <w:tcW w:w="1134" w:type="dxa"/>
            <w:shd w:val="clear" w:color="auto" w:fill="auto"/>
          </w:tcPr>
          <w:p w14:paraId="5C6CCBCC" w14:textId="77777777" w:rsidR="00F5533B" w:rsidRDefault="00F5533B" w:rsidP="00C21C5B">
            <w:r>
              <w:rPr>
                <w:rFonts w:hint="eastAsia"/>
              </w:rPr>
              <w:t>自动带出</w:t>
            </w:r>
          </w:p>
        </w:tc>
        <w:tc>
          <w:tcPr>
            <w:tcW w:w="2693" w:type="dxa"/>
            <w:shd w:val="clear" w:color="auto" w:fill="auto"/>
          </w:tcPr>
          <w:p w14:paraId="54D33417" w14:textId="77777777" w:rsidR="00F5533B" w:rsidRDefault="00F5533B" w:rsidP="00C21C5B"/>
        </w:tc>
      </w:tr>
      <w:tr w:rsidR="00F5533B" w14:paraId="3B2B0754" w14:textId="77777777" w:rsidTr="00C21C5B">
        <w:tc>
          <w:tcPr>
            <w:tcW w:w="850" w:type="dxa"/>
          </w:tcPr>
          <w:p w14:paraId="2E322354" w14:textId="77777777" w:rsidR="00F5533B" w:rsidRDefault="00F5533B" w:rsidP="00F5533B">
            <w:pPr>
              <w:numPr>
                <w:ilvl w:val="0"/>
                <w:numId w:val="24"/>
              </w:numPr>
              <w:spacing w:line="360" w:lineRule="auto"/>
            </w:pPr>
          </w:p>
        </w:tc>
        <w:tc>
          <w:tcPr>
            <w:tcW w:w="2269" w:type="dxa"/>
            <w:shd w:val="clear" w:color="auto" w:fill="auto"/>
          </w:tcPr>
          <w:p w14:paraId="54822315" w14:textId="77777777" w:rsidR="00F5533B" w:rsidRDefault="00F5533B" w:rsidP="00C21C5B">
            <w:r>
              <w:rPr>
                <w:rFonts w:hint="eastAsia"/>
              </w:rPr>
              <w:t>生效日期</w:t>
            </w:r>
          </w:p>
        </w:tc>
        <w:tc>
          <w:tcPr>
            <w:tcW w:w="2126" w:type="dxa"/>
            <w:shd w:val="clear" w:color="auto" w:fill="auto"/>
          </w:tcPr>
          <w:p w14:paraId="1F88C71B" w14:textId="77777777" w:rsidR="00F5533B" w:rsidRDefault="00F5533B" w:rsidP="00C21C5B">
            <w:pPr>
              <w:pStyle w:val="p0"/>
              <w:ind w:firstLine="0"/>
            </w:pPr>
          </w:p>
        </w:tc>
        <w:tc>
          <w:tcPr>
            <w:tcW w:w="993" w:type="dxa"/>
          </w:tcPr>
          <w:p w14:paraId="5D4B0E8E" w14:textId="77777777" w:rsidR="00F5533B" w:rsidRDefault="00F5533B" w:rsidP="00C21C5B">
            <w:pPr>
              <w:jc w:val="center"/>
            </w:pPr>
            <w:r>
              <w:rPr>
                <w:rFonts w:hint="eastAsia"/>
              </w:rPr>
              <w:t>D</w:t>
            </w:r>
          </w:p>
        </w:tc>
        <w:tc>
          <w:tcPr>
            <w:tcW w:w="850" w:type="dxa"/>
            <w:shd w:val="clear" w:color="auto" w:fill="auto"/>
          </w:tcPr>
          <w:p w14:paraId="237A3CD2" w14:textId="77777777" w:rsidR="00F5533B" w:rsidRDefault="00F5533B" w:rsidP="00C21C5B">
            <w:pPr>
              <w:jc w:val="center"/>
            </w:pPr>
            <w:r>
              <w:rPr>
                <w:rFonts w:hint="eastAsia"/>
              </w:rPr>
              <w:t>M</w:t>
            </w:r>
          </w:p>
        </w:tc>
        <w:tc>
          <w:tcPr>
            <w:tcW w:w="1134" w:type="dxa"/>
            <w:shd w:val="clear" w:color="auto" w:fill="auto"/>
          </w:tcPr>
          <w:p w14:paraId="237C18F6" w14:textId="77777777" w:rsidR="00F5533B" w:rsidRDefault="00F5533B" w:rsidP="00C21C5B">
            <w:r>
              <w:rPr>
                <w:rFonts w:hint="eastAsia"/>
              </w:rPr>
              <w:t>手工录入</w:t>
            </w:r>
          </w:p>
        </w:tc>
        <w:tc>
          <w:tcPr>
            <w:tcW w:w="2693" w:type="dxa"/>
            <w:shd w:val="clear" w:color="auto" w:fill="auto"/>
          </w:tcPr>
          <w:p w14:paraId="6AD65295" w14:textId="77777777" w:rsidR="00F5533B" w:rsidRDefault="00F5533B" w:rsidP="00C21C5B"/>
        </w:tc>
      </w:tr>
      <w:tr w:rsidR="00F5533B" w14:paraId="35B281C3" w14:textId="77777777" w:rsidTr="00C21C5B">
        <w:tc>
          <w:tcPr>
            <w:tcW w:w="850" w:type="dxa"/>
          </w:tcPr>
          <w:p w14:paraId="7CC4FC40" w14:textId="77777777" w:rsidR="00F5533B" w:rsidRDefault="00F5533B" w:rsidP="00F5533B">
            <w:pPr>
              <w:numPr>
                <w:ilvl w:val="0"/>
                <w:numId w:val="24"/>
              </w:numPr>
              <w:spacing w:line="360" w:lineRule="auto"/>
            </w:pPr>
          </w:p>
        </w:tc>
        <w:tc>
          <w:tcPr>
            <w:tcW w:w="2269" w:type="dxa"/>
            <w:shd w:val="clear" w:color="auto" w:fill="auto"/>
          </w:tcPr>
          <w:p w14:paraId="2C0E222E" w14:textId="77777777" w:rsidR="00F5533B" w:rsidRDefault="00F5533B" w:rsidP="00C21C5B">
            <w:r>
              <w:rPr>
                <w:rFonts w:hint="eastAsia"/>
                <w:szCs w:val="21"/>
              </w:rPr>
              <w:t>失效日期</w:t>
            </w:r>
          </w:p>
        </w:tc>
        <w:tc>
          <w:tcPr>
            <w:tcW w:w="2126" w:type="dxa"/>
            <w:shd w:val="clear" w:color="auto" w:fill="auto"/>
          </w:tcPr>
          <w:p w14:paraId="35420D29" w14:textId="77777777" w:rsidR="00F5533B" w:rsidRDefault="00F5533B" w:rsidP="00C21C5B">
            <w:pPr>
              <w:pStyle w:val="p0"/>
              <w:ind w:firstLine="0"/>
            </w:pPr>
          </w:p>
        </w:tc>
        <w:tc>
          <w:tcPr>
            <w:tcW w:w="993" w:type="dxa"/>
          </w:tcPr>
          <w:p w14:paraId="41FFBE8D" w14:textId="77777777" w:rsidR="00F5533B" w:rsidRDefault="00F5533B" w:rsidP="00C21C5B">
            <w:pPr>
              <w:jc w:val="center"/>
            </w:pPr>
            <w:r>
              <w:rPr>
                <w:rFonts w:hint="eastAsia"/>
              </w:rPr>
              <w:t>D</w:t>
            </w:r>
          </w:p>
        </w:tc>
        <w:tc>
          <w:tcPr>
            <w:tcW w:w="850" w:type="dxa"/>
            <w:shd w:val="clear" w:color="auto" w:fill="auto"/>
          </w:tcPr>
          <w:p w14:paraId="0B3E0D34" w14:textId="77777777" w:rsidR="00F5533B" w:rsidRDefault="00F5533B" w:rsidP="00C21C5B">
            <w:pPr>
              <w:jc w:val="center"/>
            </w:pPr>
            <w:r>
              <w:rPr>
                <w:rFonts w:hint="eastAsia"/>
              </w:rPr>
              <w:t>MO</w:t>
            </w:r>
          </w:p>
        </w:tc>
        <w:tc>
          <w:tcPr>
            <w:tcW w:w="1134" w:type="dxa"/>
            <w:shd w:val="clear" w:color="auto" w:fill="auto"/>
          </w:tcPr>
          <w:p w14:paraId="668D3F88" w14:textId="77777777" w:rsidR="00F5533B" w:rsidRDefault="00F5533B" w:rsidP="00C21C5B">
            <w:r>
              <w:rPr>
                <w:rFonts w:hint="eastAsia"/>
              </w:rPr>
              <w:t>手工录入</w:t>
            </w:r>
          </w:p>
        </w:tc>
        <w:tc>
          <w:tcPr>
            <w:tcW w:w="2693" w:type="dxa"/>
            <w:shd w:val="clear" w:color="auto" w:fill="auto"/>
          </w:tcPr>
          <w:p w14:paraId="53CB34B9" w14:textId="77777777" w:rsidR="00F5533B" w:rsidRDefault="00F5533B" w:rsidP="00C21C5B"/>
        </w:tc>
      </w:tr>
      <w:tr w:rsidR="00F5533B" w14:paraId="3CF1AB42" w14:textId="77777777" w:rsidTr="00C21C5B">
        <w:tc>
          <w:tcPr>
            <w:tcW w:w="850" w:type="dxa"/>
          </w:tcPr>
          <w:p w14:paraId="1C28E68A" w14:textId="77777777" w:rsidR="00F5533B" w:rsidRDefault="00F5533B" w:rsidP="00F5533B">
            <w:pPr>
              <w:numPr>
                <w:ilvl w:val="0"/>
                <w:numId w:val="24"/>
              </w:numPr>
              <w:spacing w:line="360" w:lineRule="auto"/>
            </w:pPr>
          </w:p>
        </w:tc>
        <w:tc>
          <w:tcPr>
            <w:tcW w:w="2269" w:type="dxa"/>
            <w:shd w:val="clear" w:color="auto" w:fill="auto"/>
          </w:tcPr>
          <w:p w14:paraId="682107A9" w14:textId="77777777" w:rsidR="00F5533B" w:rsidRPr="002C2521" w:rsidRDefault="00F5533B" w:rsidP="00C21C5B">
            <w:r>
              <w:rPr>
                <w:rFonts w:hint="eastAsia"/>
              </w:rPr>
              <w:t>备注</w:t>
            </w:r>
          </w:p>
        </w:tc>
        <w:tc>
          <w:tcPr>
            <w:tcW w:w="2126" w:type="dxa"/>
            <w:shd w:val="clear" w:color="auto" w:fill="auto"/>
          </w:tcPr>
          <w:p w14:paraId="562FBBD4" w14:textId="77777777" w:rsidR="00F5533B" w:rsidRDefault="00F5533B" w:rsidP="00C21C5B">
            <w:pPr>
              <w:pStyle w:val="p0"/>
              <w:ind w:firstLine="0"/>
            </w:pPr>
          </w:p>
        </w:tc>
        <w:tc>
          <w:tcPr>
            <w:tcW w:w="993" w:type="dxa"/>
          </w:tcPr>
          <w:p w14:paraId="0045A144" w14:textId="77777777" w:rsidR="00F5533B" w:rsidRDefault="00F5533B" w:rsidP="00C21C5B">
            <w:pPr>
              <w:jc w:val="center"/>
            </w:pPr>
            <w:r>
              <w:rPr>
                <w:rFonts w:hint="eastAsia"/>
              </w:rPr>
              <w:t>V(200)</w:t>
            </w:r>
          </w:p>
        </w:tc>
        <w:tc>
          <w:tcPr>
            <w:tcW w:w="850" w:type="dxa"/>
            <w:shd w:val="clear" w:color="auto" w:fill="auto"/>
          </w:tcPr>
          <w:p w14:paraId="0A485ABD" w14:textId="77777777" w:rsidR="00F5533B" w:rsidRDefault="00F5533B" w:rsidP="00C21C5B">
            <w:pPr>
              <w:jc w:val="center"/>
            </w:pPr>
            <w:r>
              <w:rPr>
                <w:rFonts w:hint="eastAsia"/>
              </w:rPr>
              <w:t>O</w:t>
            </w:r>
          </w:p>
        </w:tc>
        <w:tc>
          <w:tcPr>
            <w:tcW w:w="1134" w:type="dxa"/>
            <w:shd w:val="clear" w:color="auto" w:fill="auto"/>
          </w:tcPr>
          <w:p w14:paraId="14CDBE82" w14:textId="77777777" w:rsidR="00F5533B" w:rsidRDefault="00F5533B" w:rsidP="00C21C5B">
            <w:r>
              <w:rPr>
                <w:rFonts w:hint="eastAsia"/>
              </w:rPr>
              <w:t>手工录入</w:t>
            </w:r>
          </w:p>
        </w:tc>
        <w:tc>
          <w:tcPr>
            <w:tcW w:w="2693" w:type="dxa"/>
            <w:shd w:val="clear" w:color="auto" w:fill="auto"/>
          </w:tcPr>
          <w:p w14:paraId="34124BC6" w14:textId="77777777" w:rsidR="00F5533B" w:rsidRDefault="00F5533B" w:rsidP="00C21C5B"/>
        </w:tc>
      </w:tr>
      <w:tr w:rsidR="00F5533B" w14:paraId="5E80B614" w14:textId="77777777" w:rsidTr="00C21C5B">
        <w:tc>
          <w:tcPr>
            <w:tcW w:w="850" w:type="dxa"/>
          </w:tcPr>
          <w:p w14:paraId="1E43C747" w14:textId="77777777" w:rsidR="00F5533B" w:rsidRDefault="00F5533B" w:rsidP="00F5533B">
            <w:pPr>
              <w:numPr>
                <w:ilvl w:val="0"/>
                <w:numId w:val="24"/>
              </w:numPr>
              <w:spacing w:line="360" w:lineRule="auto"/>
            </w:pPr>
          </w:p>
        </w:tc>
        <w:tc>
          <w:tcPr>
            <w:tcW w:w="2269" w:type="dxa"/>
            <w:shd w:val="clear" w:color="auto" w:fill="auto"/>
          </w:tcPr>
          <w:p w14:paraId="2940A4BE" w14:textId="77777777" w:rsidR="00F5533B" w:rsidRDefault="00F5533B" w:rsidP="00C21C5B">
            <w:r>
              <w:rPr>
                <w:rFonts w:hint="eastAsia"/>
              </w:rPr>
              <w:t>费用管理</w:t>
            </w:r>
          </w:p>
        </w:tc>
        <w:tc>
          <w:tcPr>
            <w:tcW w:w="2126" w:type="dxa"/>
            <w:shd w:val="clear" w:color="auto" w:fill="auto"/>
          </w:tcPr>
          <w:p w14:paraId="2FFCDE79" w14:textId="77777777" w:rsidR="00F5533B" w:rsidRDefault="00F5533B" w:rsidP="00C21C5B">
            <w:pPr>
              <w:pStyle w:val="p0"/>
              <w:ind w:firstLine="0"/>
            </w:pPr>
          </w:p>
        </w:tc>
        <w:tc>
          <w:tcPr>
            <w:tcW w:w="993" w:type="dxa"/>
          </w:tcPr>
          <w:p w14:paraId="12EF8C72" w14:textId="77777777" w:rsidR="00F5533B" w:rsidRDefault="00F5533B" w:rsidP="00C21C5B">
            <w:pPr>
              <w:jc w:val="center"/>
            </w:pPr>
            <w:r>
              <w:rPr>
                <w:rFonts w:hint="eastAsia"/>
              </w:rPr>
              <w:t>控件</w:t>
            </w:r>
          </w:p>
        </w:tc>
        <w:tc>
          <w:tcPr>
            <w:tcW w:w="850" w:type="dxa"/>
            <w:shd w:val="clear" w:color="auto" w:fill="auto"/>
          </w:tcPr>
          <w:p w14:paraId="0AEBA5A5" w14:textId="77777777" w:rsidR="00F5533B" w:rsidRDefault="00F5533B" w:rsidP="00C21C5B">
            <w:pPr>
              <w:jc w:val="center"/>
            </w:pPr>
            <w:r>
              <w:rPr>
                <w:rFonts w:hint="eastAsia"/>
              </w:rPr>
              <w:t>O</w:t>
            </w:r>
          </w:p>
        </w:tc>
        <w:tc>
          <w:tcPr>
            <w:tcW w:w="1134" w:type="dxa"/>
            <w:shd w:val="clear" w:color="auto" w:fill="auto"/>
          </w:tcPr>
          <w:p w14:paraId="0D3E4F36" w14:textId="77777777" w:rsidR="00F5533B" w:rsidRDefault="00F5533B" w:rsidP="00C21C5B">
            <w:r>
              <w:rPr>
                <w:rFonts w:hint="eastAsia"/>
              </w:rPr>
              <w:t>手工录入</w:t>
            </w:r>
          </w:p>
        </w:tc>
        <w:tc>
          <w:tcPr>
            <w:tcW w:w="2693" w:type="dxa"/>
            <w:shd w:val="clear" w:color="auto" w:fill="auto"/>
          </w:tcPr>
          <w:p w14:paraId="2A717ACC" w14:textId="77777777" w:rsidR="00F5533B" w:rsidRDefault="00F5533B" w:rsidP="00C21C5B"/>
        </w:tc>
      </w:tr>
    </w:tbl>
    <w:p w14:paraId="0AD61288" w14:textId="77777777" w:rsidR="00F5533B" w:rsidRDefault="00F5533B" w:rsidP="006E45E9">
      <w:pPr>
        <w:pStyle w:val="4"/>
      </w:pPr>
      <w:bookmarkStart w:id="394" w:name="_Toc393285333"/>
      <w:bookmarkStart w:id="395" w:name="_Toc395083895"/>
      <w:r>
        <w:rPr>
          <w:rFonts w:hint="eastAsia"/>
        </w:rPr>
        <w:t>交易控制</w:t>
      </w:r>
      <w:bookmarkEnd w:id="394"/>
      <w:bookmarkEnd w:id="395"/>
    </w:p>
    <w:p w14:paraId="5191A925" w14:textId="77777777" w:rsidR="00F5533B" w:rsidRDefault="00F5533B" w:rsidP="00B84A42">
      <w:pPr>
        <w:pStyle w:val="5"/>
      </w:pPr>
      <w:r>
        <w:rPr>
          <w:rFonts w:hint="eastAsia"/>
        </w:rPr>
        <w:t>生效日期</w:t>
      </w:r>
    </w:p>
    <w:p w14:paraId="5C12E40E" w14:textId="77777777" w:rsidR="00F5533B" w:rsidRDefault="00F5533B" w:rsidP="00F5533B">
      <w:pPr>
        <w:ind w:firstLine="420"/>
      </w:pPr>
      <w:r>
        <w:rPr>
          <w:rFonts w:hint="eastAsia"/>
        </w:rPr>
        <w:t>默认为当前系统日期，可修改不能超过</w:t>
      </w:r>
      <w:r>
        <w:rPr>
          <w:rFonts w:hint="eastAsia"/>
          <w:szCs w:val="21"/>
        </w:rPr>
        <w:t>失效日期</w:t>
      </w:r>
    </w:p>
    <w:p w14:paraId="5BC3D157" w14:textId="77777777" w:rsidR="00F5533B" w:rsidRDefault="00F5533B" w:rsidP="00B84A42">
      <w:pPr>
        <w:pStyle w:val="5"/>
      </w:pPr>
      <w:r>
        <w:rPr>
          <w:rFonts w:hint="eastAsia"/>
        </w:rPr>
        <w:t>失效日期</w:t>
      </w:r>
    </w:p>
    <w:p w14:paraId="0242D1CC" w14:textId="77777777" w:rsidR="00F5533B" w:rsidRDefault="00F5533B" w:rsidP="00F5533B">
      <w:pPr>
        <w:ind w:firstLine="420"/>
      </w:pPr>
      <w:r>
        <w:rPr>
          <w:rFonts w:hint="eastAsia"/>
        </w:rPr>
        <w:t>如果保函未有确定到期日，则需要输入确认</w:t>
      </w:r>
      <w:r>
        <w:rPr>
          <w:rFonts w:hint="eastAsia"/>
          <w:szCs w:val="21"/>
        </w:rPr>
        <w:t>失效日期</w:t>
      </w:r>
      <w:r>
        <w:rPr>
          <w:rFonts w:hint="eastAsia"/>
        </w:rPr>
        <w:t>。</w:t>
      </w:r>
    </w:p>
    <w:p w14:paraId="587734C2" w14:textId="77777777" w:rsidR="00F5533B" w:rsidRDefault="00F5533B" w:rsidP="006E45E9">
      <w:pPr>
        <w:pStyle w:val="4"/>
      </w:pPr>
      <w:bookmarkStart w:id="396" w:name="_Toc393285334"/>
      <w:bookmarkStart w:id="397" w:name="_Toc395083896"/>
      <w:r>
        <w:rPr>
          <w:rFonts w:hint="eastAsia"/>
        </w:rPr>
        <w:t>边界</w:t>
      </w:r>
      <w:r w:rsidRPr="00C21C5B">
        <w:rPr>
          <w:rFonts w:hint="eastAsia"/>
        </w:rPr>
        <w:t>描</w:t>
      </w:r>
      <w:r>
        <w:rPr>
          <w:rFonts w:hint="eastAsia"/>
        </w:rPr>
        <w:t>述</w:t>
      </w:r>
      <w:bookmarkEnd w:id="396"/>
      <w:bookmarkEnd w:id="397"/>
    </w:p>
    <w:p w14:paraId="702FD26A" w14:textId="77777777" w:rsidR="00F5533B" w:rsidRPr="00DD177E" w:rsidRDefault="00F5533B" w:rsidP="00F5533B">
      <w:pPr>
        <w:ind w:firstLine="420"/>
      </w:pPr>
      <w:r>
        <w:rPr>
          <w:rFonts w:hint="eastAsia"/>
        </w:rPr>
        <w:t>无。</w:t>
      </w:r>
    </w:p>
    <w:p w14:paraId="75A8187A" w14:textId="77777777" w:rsidR="00F5533B" w:rsidRPr="00F67303" w:rsidRDefault="00F5533B" w:rsidP="006E45E9">
      <w:pPr>
        <w:pStyle w:val="4"/>
      </w:pPr>
      <w:bookmarkStart w:id="398" w:name="_Toc393285335"/>
      <w:bookmarkStart w:id="399" w:name="_Toc395083897"/>
      <w:r>
        <w:rPr>
          <w:rFonts w:hint="eastAsia"/>
        </w:rPr>
        <w:t>输出描述</w:t>
      </w:r>
      <w:bookmarkEnd w:id="398"/>
      <w:bookmarkEnd w:id="399"/>
    </w:p>
    <w:p w14:paraId="4CBFF6C8" w14:textId="77777777" w:rsidR="00F5533B" w:rsidRDefault="00F5533B" w:rsidP="00B84A42">
      <w:pPr>
        <w:pStyle w:val="5"/>
      </w:pPr>
      <w:r>
        <w:rPr>
          <w:rFonts w:hint="eastAsia"/>
        </w:rPr>
        <w:t>面函</w:t>
      </w:r>
    </w:p>
    <w:p w14:paraId="7B6B373C" w14:textId="77777777" w:rsidR="00F5533B" w:rsidRPr="00812ECB" w:rsidRDefault="00F5533B" w:rsidP="00F5533B">
      <w:pPr>
        <w:ind w:firstLine="420"/>
      </w:pPr>
      <w:r>
        <w:rPr>
          <w:rFonts w:hint="eastAsia"/>
        </w:rPr>
        <w:t>无。</w:t>
      </w:r>
    </w:p>
    <w:p w14:paraId="5B32FE2B" w14:textId="77777777" w:rsidR="00F5533B" w:rsidRDefault="00F5533B" w:rsidP="00B84A42">
      <w:pPr>
        <w:pStyle w:val="5"/>
      </w:pPr>
      <w:r>
        <w:rPr>
          <w:rFonts w:hint="eastAsia"/>
        </w:rPr>
        <w:t>报文</w:t>
      </w:r>
    </w:p>
    <w:p w14:paraId="4E4D9DBF" w14:textId="77777777" w:rsidR="00F5533B" w:rsidRDefault="00F5533B" w:rsidP="00F5533B">
      <w:pPr>
        <w:ind w:firstLine="420"/>
      </w:pPr>
      <w:r>
        <w:rPr>
          <w:rFonts w:hint="eastAsia"/>
        </w:rPr>
        <w:t>交易可能发送</w:t>
      </w:r>
      <w:r>
        <w:rPr>
          <w:rFonts w:hint="eastAsia"/>
        </w:rPr>
        <w:t>MT799</w:t>
      </w:r>
      <w:r>
        <w:rPr>
          <w:rFonts w:hint="eastAsia"/>
        </w:rPr>
        <w:t>报文</w:t>
      </w:r>
    </w:p>
    <w:p w14:paraId="12A99855" w14:textId="77777777" w:rsidR="00F5533B" w:rsidRDefault="00F5533B" w:rsidP="006E45E9">
      <w:pPr>
        <w:pStyle w:val="4"/>
        <w:ind w:hanging="735"/>
      </w:pPr>
      <w:bookmarkStart w:id="400" w:name="_Toc393285336"/>
      <w:bookmarkStart w:id="401" w:name="_Toc395083898"/>
      <w:r>
        <w:rPr>
          <w:rFonts w:hint="eastAsia"/>
        </w:rPr>
        <w:t>额度</w:t>
      </w:r>
      <w:bookmarkEnd w:id="400"/>
      <w:bookmarkEnd w:id="401"/>
    </w:p>
    <w:p w14:paraId="0F45B698" w14:textId="77777777" w:rsidR="00F5533B" w:rsidRPr="0091202E" w:rsidRDefault="00F5533B" w:rsidP="00F5533B">
      <w:pPr>
        <w:ind w:firstLine="420"/>
      </w:pPr>
      <w:r>
        <w:rPr>
          <w:rFonts w:hint="eastAsia"/>
        </w:rPr>
        <w:t>无。</w:t>
      </w:r>
    </w:p>
    <w:p w14:paraId="007AA42A" w14:textId="77777777" w:rsidR="00F5533B" w:rsidRDefault="00F5533B" w:rsidP="006E45E9">
      <w:pPr>
        <w:pStyle w:val="4"/>
        <w:ind w:firstLine="0"/>
      </w:pPr>
      <w:bookmarkStart w:id="402" w:name="_Toc393285337"/>
      <w:bookmarkStart w:id="403" w:name="_Toc395083899"/>
      <w:r>
        <w:rPr>
          <w:rFonts w:hint="eastAsia"/>
        </w:rPr>
        <w:t>手续费</w:t>
      </w:r>
      <w:bookmarkEnd w:id="402"/>
      <w:bookmarkEnd w:id="403"/>
    </w:p>
    <w:p w14:paraId="7BF8828C" w14:textId="77777777" w:rsidR="00F5533B" w:rsidRDefault="00F5533B" w:rsidP="00F5533B">
      <w:pPr>
        <w:ind w:left="432"/>
      </w:pPr>
      <w:r w:rsidRPr="000F2D9F">
        <w:rPr>
          <w:rFonts w:hint="eastAsia"/>
        </w:rPr>
        <w:t>默认的收费方式：</w:t>
      </w:r>
      <w:r>
        <w:rPr>
          <w:rFonts w:hint="eastAsia"/>
        </w:rPr>
        <w:t>后收、外收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p>
    <w:p w14:paraId="07B523E8" w14:textId="77777777" w:rsidR="00F5533B" w:rsidRDefault="00F5533B" w:rsidP="00F5533B">
      <w:pPr>
        <w:ind w:left="432"/>
      </w:pPr>
      <w:r>
        <w:rPr>
          <w:rFonts w:hint="eastAsia"/>
        </w:rPr>
        <w:t>如果发送电报则收取相关：</w:t>
      </w:r>
    </w:p>
    <w:p w14:paraId="4B2F41A3" w14:textId="77777777" w:rsidR="00F5533B" w:rsidRPr="0003541A" w:rsidRDefault="00F5533B" w:rsidP="00F5533B">
      <w:pPr>
        <w:ind w:left="432"/>
      </w:pPr>
      <w:r>
        <w:rPr>
          <w:rFonts w:hint="eastAsia"/>
        </w:rPr>
        <w:t>1.</w:t>
      </w:r>
      <w:r>
        <w:rPr>
          <w:rFonts w:hint="eastAsia"/>
        </w:rPr>
        <w:t>电报费。见【</w:t>
      </w:r>
      <w:r>
        <w:rPr>
          <w:rFonts w:hint="eastAsia"/>
        </w:rPr>
        <w:t xml:space="preserve">1.7.2 </w:t>
      </w:r>
      <w:r>
        <w:rPr>
          <w:rFonts w:hint="eastAsia"/>
        </w:rPr>
        <w:t>电报费】</w:t>
      </w:r>
    </w:p>
    <w:p w14:paraId="6EF5F98E" w14:textId="77777777" w:rsidR="00F5533B" w:rsidRDefault="00F5533B" w:rsidP="006E45E9">
      <w:pPr>
        <w:pStyle w:val="4"/>
      </w:pPr>
      <w:bookmarkStart w:id="404" w:name="_Toc393285338"/>
      <w:bookmarkStart w:id="405" w:name="_Toc395083900"/>
      <w:r>
        <w:rPr>
          <w:rFonts w:hint="eastAsia"/>
        </w:rPr>
        <w:t>会计分录</w:t>
      </w:r>
      <w:bookmarkEnd w:id="404"/>
      <w:bookmarkEnd w:id="405"/>
    </w:p>
    <w:p w14:paraId="6D73B9A4" w14:textId="77777777" w:rsidR="00F5533B" w:rsidRDefault="00F5533B" w:rsidP="00F5533B">
      <w:pPr>
        <w:ind w:firstLine="420"/>
      </w:pPr>
      <w:r>
        <w:rPr>
          <w:rFonts w:hint="eastAsia"/>
        </w:rPr>
        <w:t>借：</w:t>
      </w:r>
      <w:r>
        <w:rPr>
          <w:rFonts w:hint="eastAsia"/>
        </w:rPr>
        <w:t>201101</w:t>
      </w:r>
      <w:r>
        <w:rPr>
          <w:rFonts w:hint="eastAsia"/>
        </w:rPr>
        <w:t>活期存款等科目外币或人民币</w:t>
      </w:r>
    </w:p>
    <w:p w14:paraId="0BA5A891" w14:textId="77777777" w:rsidR="00F5533B" w:rsidRPr="00885762" w:rsidRDefault="00F5533B" w:rsidP="00F5533B">
      <w:pPr>
        <w:ind w:firstLine="420"/>
      </w:pPr>
      <w:r>
        <w:rPr>
          <w:rFonts w:hint="eastAsia"/>
        </w:rPr>
        <w:t>贷：</w:t>
      </w:r>
      <w:r>
        <w:rPr>
          <w:rFonts w:hint="eastAsia"/>
        </w:rPr>
        <w:t>60210502</w:t>
      </w:r>
      <w:r>
        <w:rPr>
          <w:rFonts w:hint="eastAsia"/>
        </w:rPr>
        <w:t>保函手续费收入外币或人民币</w:t>
      </w:r>
    </w:p>
    <w:p w14:paraId="6D406A03" w14:textId="77777777" w:rsidR="00F5533B" w:rsidRDefault="00F5533B" w:rsidP="006E45E9">
      <w:pPr>
        <w:pStyle w:val="4"/>
      </w:pPr>
      <w:bookmarkStart w:id="406" w:name="_Toc393285339"/>
      <w:bookmarkStart w:id="407" w:name="_Toc395083901"/>
      <w:r>
        <w:rPr>
          <w:rFonts w:hint="eastAsia"/>
        </w:rPr>
        <w:t>其它</w:t>
      </w:r>
      <w:bookmarkEnd w:id="406"/>
      <w:bookmarkEnd w:id="407"/>
    </w:p>
    <w:p w14:paraId="5B2FDCCA" w14:textId="77777777" w:rsidR="00F5533B" w:rsidRDefault="00F5533B" w:rsidP="00F5533B">
      <w:pPr>
        <w:ind w:firstLine="420"/>
      </w:pPr>
      <w:r>
        <w:rPr>
          <w:rFonts w:hint="eastAsia"/>
        </w:rPr>
        <w:t>无。</w:t>
      </w:r>
    </w:p>
    <w:p w14:paraId="56361A35" w14:textId="77777777" w:rsidR="00F5533B" w:rsidRDefault="00F5533B" w:rsidP="00F5533B">
      <w:pPr>
        <w:ind w:firstLine="420"/>
      </w:pPr>
    </w:p>
    <w:p w14:paraId="74984183" w14:textId="77777777" w:rsidR="00F5533B" w:rsidRDefault="00F5533B" w:rsidP="00B84A42">
      <w:pPr>
        <w:pStyle w:val="3"/>
      </w:pPr>
      <w:bookmarkStart w:id="408" w:name="_Toc415598220"/>
      <w:r>
        <w:rPr>
          <w:rFonts w:hint="eastAsia"/>
        </w:rPr>
        <w:t>责任解除通知</w:t>
      </w:r>
      <w:r w:rsidR="00BF269C">
        <w:rPr>
          <w:rFonts w:hint="eastAsia"/>
        </w:rPr>
        <w:t>/注销</w:t>
      </w:r>
      <w:bookmarkEnd w:id="408"/>
    </w:p>
    <w:p w14:paraId="10162BC3" w14:textId="77777777" w:rsidR="00F5533B" w:rsidRDefault="00F5533B" w:rsidP="006E45E9">
      <w:pPr>
        <w:pStyle w:val="4"/>
      </w:pPr>
      <w:bookmarkStart w:id="409" w:name="_Toc393285341"/>
      <w:bookmarkStart w:id="410" w:name="_Toc395083903"/>
      <w:r>
        <w:rPr>
          <w:rFonts w:hint="eastAsia"/>
        </w:rPr>
        <w:t>交易描述</w:t>
      </w:r>
      <w:bookmarkEnd w:id="409"/>
      <w:bookmarkEnd w:id="410"/>
    </w:p>
    <w:p w14:paraId="3D99A458" w14:textId="77777777" w:rsidR="00F5533B" w:rsidRPr="006D2A35" w:rsidRDefault="00F5533B" w:rsidP="00F5533B">
      <w:pPr>
        <w:ind w:firstLine="420"/>
      </w:pPr>
      <w:r>
        <w:rPr>
          <w:rFonts w:hint="eastAsia"/>
        </w:rPr>
        <w:t>收到保函开立银行的报文通知或其他方式的通知，通知我行解除保函担保责任的金额。</w:t>
      </w:r>
      <w:r w:rsidR="00D621B0">
        <w:rPr>
          <w:rFonts w:hint="eastAsia"/>
        </w:rPr>
        <w:t>或者是在收到收到国外发来的通知保函需要注销，或余额为零的情况下做注销处理。</w:t>
      </w:r>
    </w:p>
    <w:p w14:paraId="4A4288E7" w14:textId="77777777" w:rsidR="00F5533B" w:rsidRDefault="00F5533B" w:rsidP="006E45E9">
      <w:pPr>
        <w:pStyle w:val="4"/>
      </w:pPr>
      <w:bookmarkStart w:id="411" w:name="_Toc393285342"/>
      <w:bookmarkStart w:id="412" w:name="_Toc395083904"/>
      <w:r>
        <w:rPr>
          <w:rFonts w:hint="eastAsia"/>
        </w:rPr>
        <w:t>柜员操作</w:t>
      </w:r>
      <w:bookmarkEnd w:id="411"/>
      <w:bookmarkEnd w:id="412"/>
    </w:p>
    <w:p w14:paraId="758AE3F3" w14:textId="77777777" w:rsidR="00F5533B" w:rsidRDefault="00F5533B" w:rsidP="00F5533B">
      <w:pPr>
        <w:ind w:firstLine="420"/>
      </w:pPr>
      <w:r>
        <w:rPr>
          <w:rFonts w:hint="eastAsia"/>
        </w:rPr>
        <w:t>本交易由具有保函担保责任解除通知经办权限的柜员操作。</w:t>
      </w:r>
    </w:p>
    <w:p w14:paraId="6C57DFE7" w14:textId="77777777" w:rsidR="00F5533B" w:rsidRDefault="00F5533B" w:rsidP="00F5533B">
      <w:pPr>
        <w:ind w:firstLine="420"/>
      </w:pPr>
      <w:r>
        <w:rPr>
          <w:rFonts w:hint="eastAsia"/>
        </w:rPr>
        <w:t>系统需支持本交易能多级授权。</w:t>
      </w:r>
    </w:p>
    <w:p w14:paraId="0235A03A" w14:textId="77777777" w:rsidR="00F5533B" w:rsidRDefault="00F5533B" w:rsidP="00F5533B">
      <w:pPr>
        <w:ind w:firstLine="420"/>
      </w:pPr>
      <w:r>
        <w:rPr>
          <w:rFonts w:hint="eastAsia"/>
        </w:rPr>
        <w:t>该交易需要支持手工经办和报文发起。</w:t>
      </w:r>
    </w:p>
    <w:p w14:paraId="5E50758F" w14:textId="77777777" w:rsidR="00F5533B" w:rsidRDefault="00F5533B" w:rsidP="006E45E9">
      <w:pPr>
        <w:pStyle w:val="4"/>
        <w:ind w:left="735" w:hanging="735"/>
      </w:pPr>
      <w:bookmarkStart w:id="413" w:name="_Toc393285343"/>
      <w:bookmarkStart w:id="414" w:name="_Toc395083905"/>
      <w:r>
        <w:rPr>
          <w:rFonts w:hint="eastAsia"/>
        </w:rPr>
        <w:t>界面布局与菜单按钮</w:t>
      </w:r>
      <w:bookmarkEnd w:id="413"/>
      <w:bookmarkEnd w:id="414"/>
    </w:p>
    <w:p w14:paraId="4FBADA66" w14:textId="77777777" w:rsidR="00F5533B" w:rsidRDefault="00F5533B" w:rsidP="00F5533B">
      <w:pPr>
        <w:spacing w:line="240" w:lineRule="atLeast"/>
        <w:ind w:firstLine="420"/>
      </w:pPr>
      <w:r>
        <w:rPr>
          <w:rFonts w:hint="eastAsia"/>
        </w:rPr>
        <w:t>同一页面布局原则，从上至下：</w:t>
      </w:r>
    </w:p>
    <w:p w14:paraId="4E5957AA" w14:textId="77777777" w:rsidR="00F5533B" w:rsidRDefault="00F5533B" w:rsidP="00F5533B">
      <w:pPr>
        <w:spacing w:line="240" w:lineRule="atLeast"/>
        <w:ind w:firstLine="420"/>
      </w:pPr>
      <w:r>
        <w:rPr>
          <w:rFonts w:hint="eastAsia"/>
        </w:rPr>
        <w:t>第一区域：基本信息；</w:t>
      </w:r>
    </w:p>
    <w:p w14:paraId="54850214" w14:textId="77777777" w:rsidR="00F5533B" w:rsidRDefault="00F5533B" w:rsidP="00F5533B">
      <w:pPr>
        <w:spacing w:line="240" w:lineRule="atLeast"/>
        <w:ind w:firstLine="420"/>
      </w:pPr>
      <w:r>
        <w:rPr>
          <w:rFonts w:hint="eastAsia"/>
        </w:rPr>
        <w:t>第二区域：费用管理；</w:t>
      </w:r>
    </w:p>
    <w:p w14:paraId="0DAD93A2" w14:textId="77777777" w:rsidR="00F5533B" w:rsidRDefault="00F5533B" w:rsidP="00F5533B">
      <w:pPr>
        <w:spacing w:line="240" w:lineRule="atLeast"/>
        <w:ind w:firstLine="420"/>
      </w:pPr>
      <w:r>
        <w:rPr>
          <w:rFonts w:hint="eastAsia"/>
        </w:rPr>
        <w:t>第三区域：按钮；</w:t>
      </w:r>
    </w:p>
    <w:p w14:paraId="57056393" w14:textId="77777777" w:rsidR="00F5533B" w:rsidRDefault="00F5533B" w:rsidP="00F5533B">
      <w:pPr>
        <w:ind w:firstLine="420"/>
      </w:pPr>
      <w:r>
        <w:rPr>
          <w:rFonts w:hint="eastAsia"/>
        </w:rPr>
        <w:t>第四区域：报文。</w:t>
      </w:r>
    </w:p>
    <w:p w14:paraId="04C9E150" w14:textId="77777777" w:rsidR="00F5533B" w:rsidRPr="000D6BE0" w:rsidRDefault="00F5533B" w:rsidP="00B84A42">
      <w:pPr>
        <w:pStyle w:val="5"/>
      </w:pPr>
      <w:r>
        <w:rPr>
          <w:rFonts w:hint="eastAsia"/>
        </w:rPr>
        <w:t>基本信息、费用管理和按钮</w:t>
      </w:r>
    </w:p>
    <w:p w14:paraId="4FD5648C" w14:textId="77777777" w:rsidR="00C0233B" w:rsidRDefault="00C0233B" w:rsidP="006E45E9">
      <w:pPr>
        <w:ind w:leftChars="-675" w:hangingChars="675" w:hanging="1418"/>
      </w:pPr>
    </w:p>
    <w:p w14:paraId="487F2853" w14:textId="77777777" w:rsidR="00C0233B" w:rsidRDefault="00914304" w:rsidP="006E45E9">
      <w:pPr>
        <w:ind w:leftChars="-675" w:hangingChars="675" w:hanging="1418"/>
      </w:pPr>
      <w:r>
        <w:rPr>
          <w:noProof/>
        </w:rPr>
        <w:drawing>
          <wp:inline distT="0" distB="0" distL="0" distR="0" wp14:anchorId="607C8FEA" wp14:editId="25A9E1AC">
            <wp:extent cx="6797675" cy="3086207"/>
            <wp:effectExtent l="19050" t="0" r="3175" b="0"/>
            <wp:docPr id="59" name="图片 58" descr="保函担保责任解除通知.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担保责任解除通知.bmp"/>
                    <pic:cNvPicPr/>
                  </pic:nvPicPr>
                  <pic:blipFill>
                    <a:blip r:embed="rId43"/>
                    <a:stretch>
                      <a:fillRect/>
                    </a:stretch>
                  </pic:blipFill>
                  <pic:spPr>
                    <a:xfrm>
                      <a:off x="0" y="0"/>
                      <a:ext cx="6797675" cy="3086207"/>
                    </a:xfrm>
                    <a:prstGeom prst="rect">
                      <a:avLst/>
                    </a:prstGeom>
                  </pic:spPr>
                </pic:pic>
              </a:graphicData>
            </a:graphic>
          </wp:inline>
        </w:drawing>
      </w:r>
    </w:p>
    <w:p w14:paraId="513ACD58" w14:textId="77777777" w:rsidR="00F5533B" w:rsidRDefault="00F5533B" w:rsidP="00F5533B">
      <w:pPr>
        <w:ind w:firstLineChars="202" w:firstLine="424"/>
      </w:pPr>
      <w:r>
        <w:rPr>
          <w:rFonts w:hint="eastAsia"/>
        </w:rPr>
        <w:t>备注：</w:t>
      </w:r>
    </w:p>
    <w:p w14:paraId="57E496F6" w14:textId="77777777" w:rsidR="00F5533B" w:rsidRPr="00051CC3" w:rsidRDefault="00F5533B" w:rsidP="00F5533B">
      <w:pPr>
        <w:ind w:firstLine="420"/>
      </w:pPr>
      <w:r>
        <w:rPr>
          <w:rFonts w:hint="eastAsia"/>
        </w:rPr>
        <w:t>按钮从左至右：提交、保存、打印查看、查询、附加功能、取消、返回。</w:t>
      </w:r>
    </w:p>
    <w:p w14:paraId="77804E14" w14:textId="77777777" w:rsidR="00F5533B" w:rsidRDefault="00F5533B" w:rsidP="00B84A42">
      <w:pPr>
        <w:pStyle w:val="5"/>
      </w:pPr>
      <w:r>
        <w:rPr>
          <w:rFonts w:hint="eastAsia"/>
        </w:rPr>
        <w:t>报文</w:t>
      </w:r>
    </w:p>
    <w:p w14:paraId="104058FE" w14:textId="77777777" w:rsidR="00F5533B" w:rsidRPr="00BB55AA" w:rsidRDefault="00F5533B" w:rsidP="00F5533B">
      <w:pPr>
        <w:ind w:leftChars="-681" w:left="-6" w:hangingChars="678" w:hanging="1424"/>
      </w:pPr>
      <w:r>
        <w:rPr>
          <w:noProof/>
        </w:rPr>
        <w:drawing>
          <wp:inline distT="0" distB="0" distL="0" distR="0" wp14:anchorId="014338EA" wp14:editId="0AEB09AE">
            <wp:extent cx="6848475" cy="5073281"/>
            <wp:effectExtent l="19050" t="0" r="9525" b="0"/>
            <wp:docPr id="42" name="图片 13" descr="保函担保责任解除通知_报文.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担保责任解除通知_报文.bmp"/>
                    <pic:cNvPicPr/>
                  </pic:nvPicPr>
                  <pic:blipFill>
                    <a:blip r:embed="rId44"/>
                    <a:stretch>
                      <a:fillRect/>
                    </a:stretch>
                  </pic:blipFill>
                  <pic:spPr>
                    <a:xfrm>
                      <a:off x="0" y="0"/>
                      <a:ext cx="6851816" cy="5075756"/>
                    </a:xfrm>
                    <a:prstGeom prst="rect">
                      <a:avLst/>
                    </a:prstGeom>
                  </pic:spPr>
                </pic:pic>
              </a:graphicData>
            </a:graphic>
          </wp:inline>
        </w:drawing>
      </w:r>
    </w:p>
    <w:p w14:paraId="0FA2C857" w14:textId="77777777" w:rsidR="00F5533B" w:rsidRDefault="00F5533B" w:rsidP="006E45E9">
      <w:pPr>
        <w:pStyle w:val="4"/>
      </w:pPr>
      <w:bookmarkStart w:id="415" w:name="_Toc393285344"/>
      <w:bookmarkStart w:id="416" w:name="_Toc395083906"/>
      <w:r>
        <w:rPr>
          <w:rFonts w:hint="eastAsia"/>
        </w:rPr>
        <w:t>输入描述</w:t>
      </w:r>
      <w:bookmarkEnd w:id="415"/>
      <w:bookmarkEnd w:id="416"/>
    </w:p>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2269"/>
        <w:gridCol w:w="2126"/>
        <w:gridCol w:w="993"/>
        <w:gridCol w:w="850"/>
        <w:gridCol w:w="1134"/>
        <w:gridCol w:w="2693"/>
      </w:tblGrid>
      <w:tr w:rsidR="00F5533B" w14:paraId="638AC07C" w14:textId="77777777" w:rsidTr="00C21C5B">
        <w:tc>
          <w:tcPr>
            <w:tcW w:w="850" w:type="dxa"/>
          </w:tcPr>
          <w:p w14:paraId="72EC70B1" w14:textId="77777777" w:rsidR="00F5533B" w:rsidRPr="00446D93" w:rsidRDefault="00F5533B" w:rsidP="00C21C5B">
            <w:pPr>
              <w:jc w:val="center"/>
              <w:rPr>
                <w:b/>
              </w:rPr>
            </w:pPr>
            <w:r>
              <w:rPr>
                <w:rFonts w:hint="eastAsia"/>
                <w:b/>
              </w:rPr>
              <w:t>序号</w:t>
            </w:r>
          </w:p>
        </w:tc>
        <w:tc>
          <w:tcPr>
            <w:tcW w:w="2269" w:type="dxa"/>
            <w:shd w:val="clear" w:color="auto" w:fill="auto"/>
          </w:tcPr>
          <w:p w14:paraId="73AC3441" w14:textId="77777777" w:rsidR="00F5533B" w:rsidRPr="00446D93" w:rsidRDefault="00F5533B" w:rsidP="00C21C5B">
            <w:pPr>
              <w:jc w:val="center"/>
              <w:rPr>
                <w:b/>
              </w:rPr>
            </w:pPr>
            <w:r w:rsidRPr="00446D93">
              <w:rPr>
                <w:rFonts w:hint="eastAsia"/>
                <w:b/>
              </w:rPr>
              <w:t>本地名称</w:t>
            </w:r>
          </w:p>
        </w:tc>
        <w:tc>
          <w:tcPr>
            <w:tcW w:w="2126" w:type="dxa"/>
            <w:shd w:val="clear" w:color="auto" w:fill="auto"/>
          </w:tcPr>
          <w:p w14:paraId="305D887E" w14:textId="77777777" w:rsidR="00F5533B" w:rsidRPr="00446D93" w:rsidRDefault="00F5533B" w:rsidP="00C21C5B">
            <w:pPr>
              <w:jc w:val="center"/>
              <w:rPr>
                <w:b/>
              </w:rPr>
            </w:pPr>
            <w:r w:rsidRPr="00446D93">
              <w:rPr>
                <w:rFonts w:hint="eastAsia"/>
                <w:b/>
              </w:rPr>
              <w:t>英文名称</w:t>
            </w:r>
          </w:p>
        </w:tc>
        <w:tc>
          <w:tcPr>
            <w:tcW w:w="993" w:type="dxa"/>
          </w:tcPr>
          <w:p w14:paraId="0F4A0C63" w14:textId="77777777" w:rsidR="00F5533B" w:rsidRPr="00446D93" w:rsidRDefault="00F5533B" w:rsidP="00C21C5B">
            <w:pPr>
              <w:jc w:val="center"/>
              <w:rPr>
                <w:b/>
              </w:rPr>
            </w:pPr>
            <w:r>
              <w:rPr>
                <w:rFonts w:hint="eastAsia"/>
                <w:b/>
              </w:rPr>
              <w:t>类型</w:t>
            </w:r>
          </w:p>
        </w:tc>
        <w:tc>
          <w:tcPr>
            <w:tcW w:w="850" w:type="dxa"/>
            <w:shd w:val="clear" w:color="auto" w:fill="auto"/>
          </w:tcPr>
          <w:p w14:paraId="26C9F7CD" w14:textId="77777777" w:rsidR="00F5533B" w:rsidRPr="00446D93" w:rsidRDefault="00F5533B" w:rsidP="00C21C5B">
            <w:pPr>
              <w:jc w:val="center"/>
              <w:rPr>
                <w:b/>
              </w:rPr>
            </w:pPr>
            <w:r w:rsidRPr="00446D93">
              <w:rPr>
                <w:rFonts w:hint="eastAsia"/>
                <w:b/>
              </w:rPr>
              <w:t>M/O/P</w:t>
            </w:r>
          </w:p>
        </w:tc>
        <w:tc>
          <w:tcPr>
            <w:tcW w:w="1134" w:type="dxa"/>
            <w:shd w:val="clear" w:color="auto" w:fill="auto"/>
          </w:tcPr>
          <w:p w14:paraId="2D34320A" w14:textId="77777777" w:rsidR="00F5533B" w:rsidRPr="00446D93" w:rsidRDefault="00F5533B" w:rsidP="00C21C5B">
            <w:pPr>
              <w:jc w:val="center"/>
              <w:rPr>
                <w:b/>
              </w:rPr>
            </w:pPr>
            <w:r w:rsidRPr="00446D93">
              <w:rPr>
                <w:rFonts w:hint="eastAsia"/>
                <w:b/>
              </w:rPr>
              <w:t>数据来源</w:t>
            </w:r>
          </w:p>
        </w:tc>
        <w:tc>
          <w:tcPr>
            <w:tcW w:w="2693" w:type="dxa"/>
            <w:shd w:val="clear" w:color="auto" w:fill="auto"/>
          </w:tcPr>
          <w:p w14:paraId="467076CF" w14:textId="77777777" w:rsidR="00F5533B" w:rsidRPr="00446D93" w:rsidRDefault="00F5533B" w:rsidP="00C21C5B">
            <w:pPr>
              <w:jc w:val="center"/>
              <w:rPr>
                <w:b/>
              </w:rPr>
            </w:pPr>
            <w:r w:rsidRPr="00446D93">
              <w:rPr>
                <w:rFonts w:hint="eastAsia"/>
                <w:b/>
              </w:rPr>
              <w:t>描述</w:t>
            </w:r>
          </w:p>
        </w:tc>
      </w:tr>
      <w:tr w:rsidR="00F5533B" w14:paraId="50C8C4CE" w14:textId="77777777" w:rsidTr="00C21C5B">
        <w:tc>
          <w:tcPr>
            <w:tcW w:w="850" w:type="dxa"/>
          </w:tcPr>
          <w:p w14:paraId="5D07345B" w14:textId="77777777" w:rsidR="00F5533B" w:rsidRDefault="00F5533B" w:rsidP="00F5533B">
            <w:pPr>
              <w:numPr>
                <w:ilvl w:val="0"/>
                <w:numId w:val="25"/>
              </w:numPr>
              <w:spacing w:line="360" w:lineRule="auto"/>
            </w:pPr>
          </w:p>
        </w:tc>
        <w:tc>
          <w:tcPr>
            <w:tcW w:w="2269" w:type="dxa"/>
            <w:shd w:val="clear" w:color="auto" w:fill="auto"/>
          </w:tcPr>
          <w:p w14:paraId="787062B1" w14:textId="77777777" w:rsidR="00F5533B" w:rsidRDefault="00F5533B" w:rsidP="00C21C5B">
            <w:r>
              <w:rPr>
                <w:rFonts w:hint="eastAsia"/>
              </w:rPr>
              <w:t>保函通知编号</w:t>
            </w:r>
          </w:p>
        </w:tc>
        <w:tc>
          <w:tcPr>
            <w:tcW w:w="2126" w:type="dxa"/>
            <w:shd w:val="clear" w:color="auto" w:fill="auto"/>
          </w:tcPr>
          <w:p w14:paraId="0A872620" w14:textId="77777777" w:rsidR="00F5533B" w:rsidRDefault="00F5533B" w:rsidP="00C21C5B">
            <w:pPr>
              <w:pStyle w:val="p0"/>
              <w:ind w:firstLine="0"/>
            </w:pPr>
          </w:p>
        </w:tc>
        <w:tc>
          <w:tcPr>
            <w:tcW w:w="993" w:type="dxa"/>
          </w:tcPr>
          <w:p w14:paraId="7DCE5CFB" w14:textId="77777777" w:rsidR="00F5533B" w:rsidRDefault="00F5533B" w:rsidP="00C21C5B">
            <w:pPr>
              <w:jc w:val="center"/>
            </w:pPr>
            <w:r>
              <w:rPr>
                <w:rFonts w:hint="eastAsia"/>
              </w:rPr>
              <w:t>V(16)</w:t>
            </w:r>
          </w:p>
        </w:tc>
        <w:tc>
          <w:tcPr>
            <w:tcW w:w="850" w:type="dxa"/>
            <w:shd w:val="clear" w:color="auto" w:fill="auto"/>
          </w:tcPr>
          <w:p w14:paraId="70D214B3" w14:textId="77777777" w:rsidR="00F5533B" w:rsidRDefault="00F5533B" w:rsidP="00C21C5B">
            <w:pPr>
              <w:jc w:val="center"/>
            </w:pPr>
            <w:r>
              <w:rPr>
                <w:rFonts w:hint="eastAsia"/>
              </w:rPr>
              <w:t>P</w:t>
            </w:r>
          </w:p>
        </w:tc>
        <w:tc>
          <w:tcPr>
            <w:tcW w:w="1134" w:type="dxa"/>
            <w:shd w:val="clear" w:color="auto" w:fill="auto"/>
          </w:tcPr>
          <w:p w14:paraId="4670F942" w14:textId="77777777" w:rsidR="00F5533B" w:rsidRDefault="00F5533B" w:rsidP="00C21C5B">
            <w:r>
              <w:rPr>
                <w:rFonts w:hint="eastAsia"/>
              </w:rPr>
              <w:t>自动带出</w:t>
            </w:r>
          </w:p>
        </w:tc>
        <w:tc>
          <w:tcPr>
            <w:tcW w:w="2693" w:type="dxa"/>
            <w:shd w:val="clear" w:color="auto" w:fill="auto"/>
          </w:tcPr>
          <w:p w14:paraId="771737E8" w14:textId="77777777" w:rsidR="00F5533B" w:rsidRDefault="00F5533B" w:rsidP="00C21C5B"/>
        </w:tc>
      </w:tr>
      <w:tr w:rsidR="00F5533B" w14:paraId="0BDAE6E7" w14:textId="77777777" w:rsidTr="00C21C5B">
        <w:tc>
          <w:tcPr>
            <w:tcW w:w="850" w:type="dxa"/>
          </w:tcPr>
          <w:p w14:paraId="4132E0B0" w14:textId="77777777" w:rsidR="00F5533B" w:rsidRDefault="00F5533B" w:rsidP="00F5533B">
            <w:pPr>
              <w:numPr>
                <w:ilvl w:val="0"/>
                <w:numId w:val="25"/>
              </w:numPr>
              <w:spacing w:line="360" w:lineRule="auto"/>
            </w:pPr>
          </w:p>
        </w:tc>
        <w:tc>
          <w:tcPr>
            <w:tcW w:w="2269" w:type="dxa"/>
            <w:shd w:val="clear" w:color="auto" w:fill="auto"/>
          </w:tcPr>
          <w:p w14:paraId="57E28F36" w14:textId="77777777" w:rsidR="00F5533B" w:rsidRDefault="00F5533B" w:rsidP="00C21C5B">
            <w:r>
              <w:rPr>
                <w:rFonts w:hint="eastAsia"/>
              </w:rPr>
              <w:t>保函币种</w:t>
            </w:r>
          </w:p>
        </w:tc>
        <w:tc>
          <w:tcPr>
            <w:tcW w:w="2126" w:type="dxa"/>
            <w:shd w:val="clear" w:color="auto" w:fill="auto"/>
          </w:tcPr>
          <w:p w14:paraId="299CEB34" w14:textId="77777777" w:rsidR="00F5533B" w:rsidRDefault="00F5533B" w:rsidP="00C21C5B">
            <w:pPr>
              <w:pStyle w:val="p0"/>
              <w:ind w:firstLine="0"/>
            </w:pPr>
          </w:p>
        </w:tc>
        <w:tc>
          <w:tcPr>
            <w:tcW w:w="993" w:type="dxa"/>
          </w:tcPr>
          <w:p w14:paraId="03F7E28A" w14:textId="77777777" w:rsidR="00F5533B" w:rsidRDefault="00F5533B" w:rsidP="00C21C5B">
            <w:pPr>
              <w:jc w:val="center"/>
            </w:pPr>
            <w:r>
              <w:rPr>
                <w:rFonts w:hint="eastAsia"/>
              </w:rPr>
              <w:t>V(3)</w:t>
            </w:r>
          </w:p>
        </w:tc>
        <w:tc>
          <w:tcPr>
            <w:tcW w:w="850" w:type="dxa"/>
            <w:shd w:val="clear" w:color="auto" w:fill="auto"/>
          </w:tcPr>
          <w:p w14:paraId="57BA87E5" w14:textId="77777777" w:rsidR="00F5533B" w:rsidRDefault="00F5533B" w:rsidP="00C21C5B">
            <w:pPr>
              <w:jc w:val="center"/>
            </w:pPr>
            <w:r>
              <w:rPr>
                <w:rFonts w:hint="eastAsia"/>
              </w:rPr>
              <w:t>P</w:t>
            </w:r>
          </w:p>
        </w:tc>
        <w:tc>
          <w:tcPr>
            <w:tcW w:w="1134" w:type="dxa"/>
            <w:shd w:val="clear" w:color="auto" w:fill="auto"/>
          </w:tcPr>
          <w:p w14:paraId="29FC4C23" w14:textId="77777777" w:rsidR="00F5533B" w:rsidRDefault="00F5533B" w:rsidP="00C21C5B">
            <w:r>
              <w:rPr>
                <w:rFonts w:hint="eastAsia"/>
              </w:rPr>
              <w:t>自动带出</w:t>
            </w:r>
          </w:p>
        </w:tc>
        <w:tc>
          <w:tcPr>
            <w:tcW w:w="2693" w:type="dxa"/>
            <w:shd w:val="clear" w:color="auto" w:fill="auto"/>
          </w:tcPr>
          <w:p w14:paraId="4F019C6D" w14:textId="77777777" w:rsidR="00F5533B" w:rsidRDefault="00F5533B" w:rsidP="00C21C5B"/>
        </w:tc>
      </w:tr>
      <w:tr w:rsidR="00F5533B" w14:paraId="6393E6C4" w14:textId="77777777" w:rsidTr="00C21C5B">
        <w:tc>
          <w:tcPr>
            <w:tcW w:w="850" w:type="dxa"/>
          </w:tcPr>
          <w:p w14:paraId="67D8F592" w14:textId="77777777" w:rsidR="00F5533B" w:rsidRDefault="00F5533B" w:rsidP="00F5533B">
            <w:pPr>
              <w:numPr>
                <w:ilvl w:val="0"/>
                <w:numId w:val="25"/>
              </w:numPr>
              <w:spacing w:line="360" w:lineRule="auto"/>
            </w:pPr>
          </w:p>
        </w:tc>
        <w:tc>
          <w:tcPr>
            <w:tcW w:w="2269" w:type="dxa"/>
            <w:shd w:val="clear" w:color="auto" w:fill="auto"/>
          </w:tcPr>
          <w:p w14:paraId="0951D116" w14:textId="77777777" w:rsidR="00F5533B" w:rsidRDefault="00F5533B" w:rsidP="00C21C5B">
            <w:r>
              <w:rPr>
                <w:rFonts w:hint="eastAsia"/>
              </w:rPr>
              <w:t>保函金额</w:t>
            </w:r>
          </w:p>
        </w:tc>
        <w:tc>
          <w:tcPr>
            <w:tcW w:w="2126" w:type="dxa"/>
            <w:shd w:val="clear" w:color="auto" w:fill="auto"/>
          </w:tcPr>
          <w:p w14:paraId="22CEF3D0" w14:textId="77777777" w:rsidR="00F5533B" w:rsidRDefault="00F5533B" w:rsidP="00C21C5B">
            <w:pPr>
              <w:pStyle w:val="p0"/>
              <w:ind w:firstLine="0"/>
            </w:pPr>
          </w:p>
        </w:tc>
        <w:tc>
          <w:tcPr>
            <w:tcW w:w="993" w:type="dxa"/>
          </w:tcPr>
          <w:p w14:paraId="786C3C97" w14:textId="77777777" w:rsidR="00F5533B" w:rsidRDefault="00F5533B" w:rsidP="00C21C5B">
            <w:pPr>
              <w:jc w:val="center"/>
            </w:pPr>
            <w:r>
              <w:rPr>
                <w:rFonts w:hint="eastAsia"/>
              </w:rPr>
              <w:t>N(18,2)</w:t>
            </w:r>
          </w:p>
        </w:tc>
        <w:tc>
          <w:tcPr>
            <w:tcW w:w="850" w:type="dxa"/>
            <w:shd w:val="clear" w:color="auto" w:fill="auto"/>
          </w:tcPr>
          <w:p w14:paraId="6B5D5860" w14:textId="77777777" w:rsidR="00F5533B" w:rsidRDefault="00F5533B" w:rsidP="00C21C5B">
            <w:pPr>
              <w:jc w:val="center"/>
            </w:pPr>
            <w:r>
              <w:rPr>
                <w:rFonts w:hint="eastAsia"/>
              </w:rPr>
              <w:t>P</w:t>
            </w:r>
          </w:p>
        </w:tc>
        <w:tc>
          <w:tcPr>
            <w:tcW w:w="1134" w:type="dxa"/>
            <w:shd w:val="clear" w:color="auto" w:fill="auto"/>
          </w:tcPr>
          <w:p w14:paraId="77144DE3" w14:textId="77777777" w:rsidR="00F5533B" w:rsidRDefault="00F5533B" w:rsidP="00C21C5B">
            <w:r>
              <w:rPr>
                <w:rFonts w:hint="eastAsia"/>
              </w:rPr>
              <w:t>自动带出</w:t>
            </w:r>
          </w:p>
        </w:tc>
        <w:tc>
          <w:tcPr>
            <w:tcW w:w="2693" w:type="dxa"/>
            <w:shd w:val="clear" w:color="auto" w:fill="auto"/>
          </w:tcPr>
          <w:p w14:paraId="60FCF6C6" w14:textId="77777777" w:rsidR="00F5533B" w:rsidRDefault="00F5533B" w:rsidP="00C21C5B"/>
        </w:tc>
      </w:tr>
      <w:tr w:rsidR="00F5533B" w14:paraId="2F3C233C" w14:textId="77777777" w:rsidTr="00C21C5B">
        <w:tc>
          <w:tcPr>
            <w:tcW w:w="850" w:type="dxa"/>
          </w:tcPr>
          <w:p w14:paraId="3C08C911" w14:textId="77777777" w:rsidR="00F5533B" w:rsidRDefault="00F5533B" w:rsidP="00F5533B">
            <w:pPr>
              <w:numPr>
                <w:ilvl w:val="0"/>
                <w:numId w:val="25"/>
              </w:numPr>
              <w:spacing w:line="360" w:lineRule="auto"/>
            </w:pPr>
          </w:p>
        </w:tc>
        <w:tc>
          <w:tcPr>
            <w:tcW w:w="2269" w:type="dxa"/>
            <w:shd w:val="clear" w:color="auto" w:fill="auto"/>
          </w:tcPr>
          <w:p w14:paraId="38165F2D" w14:textId="77777777" w:rsidR="00F5533B" w:rsidRDefault="00F5533B" w:rsidP="00C21C5B">
            <w:r>
              <w:rPr>
                <w:rFonts w:hint="eastAsia"/>
              </w:rPr>
              <w:t>保函余额</w:t>
            </w:r>
          </w:p>
        </w:tc>
        <w:tc>
          <w:tcPr>
            <w:tcW w:w="2126" w:type="dxa"/>
            <w:shd w:val="clear" w:color="auto" w:fill="auto"/>
          </w:tcPr>
          <w:p w14:paraId="4D4E1E8F" w14:textId="77777777" w:rsidR="00F5533B" w:rsidRDefault="00F5533B" w:rsidP="00C21C5B">
            <w:pPr>
              <w:pStyle w:val="p0"/>
              <w:ind w:firstLine="0"/>
            </w:pPr>
          </w:p>
        </w:tc>
        <w:tc>
          <w:tcPr>
            <w:tcW w:w="993" w:type="dxa"/>
          </w:tcPr>
          <w:p w14:paraId="48F72C4A" w14:textId="77777777" w:rsidR="00F5533B" w:rsidRDefault="00F5533B" w:rsidP="00C21C5B">
            <w:pPr>
              <w:jc w:val="center"/>
            </w:pPr>
            <w:r>
              <w:rPr>
                <w:rFonts w:hint="eastAsia"/>
              </w:rPr>
              <w:t>N(18,2)</w:t>
            </w:r>
          </w:p>
        </w:tc>
        <w:tc>
          <w:tcPr>
            <w:tcW w:w="850" w:type="dxa"/>
            <w:shd w:val="clear" w:color="auto" w:fill="auto"/>
          </w:tcPr>
          <w:p w14:paraId="4D6AF2A4" w14:textId="77777777" w:rsidR="00F5533B" w:rsidRDefault="00F5533B" w:rsidP="00C21C5B">
            <w:pPr>
              <w:jc w:val="center"/>
            </w:pPr>
            <w:r>
              <w:rPr>
                <w:rFonts w:hint="eastAsia"/>
              </w:rPr>
              <w:t>P</w:t>
            </w:r>
          </w:p>
        </w:tc>
        <w:tc>
          <w:tcPr>
            <w:tcW w:w="1134" w:type="dxa"/>
            <w:shd w:val="clear" w:color="auto" w:fill="auto"/>
          </w:tcPr>
          <w:p w14:paraId="1AEB5CAA" w14:textId="77777777" w:rsidR="00F5533B" w:rsidRDefault="00F5533B" w:rsidP="00C21C5B">
            <w:r>
              <w:rPr>
                <w:rFonts w:hint="eastAsia"/>
              </w:rPr>
              <w:t>自动带出</w:t>
            </w:r>
          </w:p>
        </w:tc>
        <w:tc>
          <w:tcPr>
            <w:tcW w:w="2693" w:type="dxa"/>
            <w:shd w:val="clear" w:color="auto" w:fill="auto"/>
          </w:tcPr>
          <w:p w14:paraId="524EAC7D" w14:textId="77777777" w:rsidR="00F5533B" w:rsidRDefault="00F5533B" w:rsidP="00C21C5B"/>
        </w:tc>
      </w:tr>
      <w:tr w:rsidR="00F5533B" w14:paraId="6B035D6E" w14:textId="77777777" w:rsidTr="00C21C5B">
        <w:tc>
          <w:tcPr>
            <w:tcW w:w="850" w:type="dxa"/>
          </w:tcPr>
          <w:p w14:paraId="312076E3" w14:textId="77777777" w:rsidR="00F5533B" w:rsidRDefault="00F5533B" w:rsidP="00F5533B">
            <w:pPr>
              <w:numPr>
                <w:ilvl w:val="0"/>
                <w:numId w:val="25"/>
              </w:numPr>
              <w:spacing w:line="360" w:lineRule="auto"/>
            </w:pPr>
          </w:p>
        </w:tc>
        <w:tc>
          <w:tcPr>
            <w:tcW w:w="2269" w:type="dxa"/>
            <w:shd w:val="clear" w:color="auto" w:fill="auto"/>
          </w:tcPr>
          <w:p w14:paraId="457D9DE2" w14:textId="77777777" w:rsidR="00F5533B" w:rsidRDefault="00F5533B" w:rsidP="00C21C5B">
            <w:r>
              <w:rPr>
                <w:rFonts w:hint="eastAsia"/>
              </w:rPr>
              <w:t>解除责任标识</w:t>
            </w:r>
          </w:p>
        </w:tc>
        <w:tc>
          <w:tcPr>
            <w:tcW w:w="2126" w:type="dxa"/>
            <w:shd w:val="clear" w:color="auto" w:fill="auto"/>
          </w:tcPr>
          <w:p w14:paraId="7F1EC283" w14:textId="77777777" w:rsidR="00F5533B" w:rsidRDefault="00F5533B" w:rsidP="00C21C5B">
            <w:pPr>
              <w:pStyle w:val="p0"/>
              <w:ind w:firstLine="0"/>
            </w:pPr>
          </w:p>
        </w:tc>
        <w:tc>
          <w:tcPr>
            <w:tcW w:w="993" w:type="dxa"/>
          </w:tcPr>
          <w:p w14:paraId="5A190C81" w14:textId="77777777" w:rsidR="00F5533B" w:rsidRDefault="00F5533B" w:rsidP="00C21C5B">
            <w:pPr>
              <w:jc w:val="center"/>
            </w:pPr>
            <w:r>
              <w:rPr>
                <w:rFonts w:hint="eastAsia"/>
              </w:rPr>
              <w:t>V(3)</w:t>
            </w:r>
          </w:p>
        </w:tc>
        <w:tc>
          <w:tcPr>
            <w:tcW w:w="850" w:type="dxa"/>
            <w:shd w:val="clear" w:color="auto" w:fill="auto"/>
          </w:tcPr>
          <w:p w14:paraId="0E01A6E1" w14:textId="77777777" w:rsidR="00F5533B" w:rsidRDefault="00D621B0" w:rsidP="00C21C5B">
            <w:pPr>
              <w:jc w:val="center"/>
            </w:pPr>
            <w:r>
              <w:rPr>
                <w:rFonts w:hint="eastAsia"/>
              </w:rPr>
              <w:t>M</w:t>
            </w:r>
          </w:p>
        </w:tc>
        <w:tc>
          <w:tcPr>
            <w:tcW w:w="1134" w:type="dxa"/>
            <w:shd w:val="clear" w:color="auto" w:fill="auto"/>
          </w:tcPr>
          <w:p w14:paraId="706BBC6F" w14:textId="77777777" w:rsidR="00F5533B" w:rsidRDefault="00F5533B" w:rsidP="00C21C5B">
            <w:r>
              <w:rPr>
                <w:rFonts w:hint="eastAsia"/>
              </w:rPr>
              <w:t>自动带出</w:t>
            </w:r>
          </w:p>
        </w:tc>
        <w:tc>
          <w:tcPr>
            <w:tcW w:w="2693" w:type="dxa"/>
            <w:shd w:val="clear" w:color="auto" w:fill="auto"/>
          </w:tcPr>
          <w:p w14:paraId="7028DF17" w14:textId="77777777" w:rsidR="00F5533B" w:rsidRPr="00D621B0" w:rsidRDefault="00D621B0" w:rsidP="00C21C5B">
            <w:r>
              <w:rPr>
                <w:rFonts w:hint="eastAsia"/>
              </w:rPr>
              <w:t>选择项（注销、减额）。默认为空</w:t>
            </w:r>
          </w:p>
        </w:tc>
      </w:tr>
      <w:tr w:rsidR="00F5533B" w14:paraId="7E41FCDF" w14:textId="77777777" w:rsidTr="00C21C5B">
        <w:tc>
          <w:tcPr>
            <w:tcW w:w="850" w:type="dxa"/>
          </w:tcPr>
          <w:p w14:paraId="7B242A56" w14:textId="77777777" w:rsidR="00F5533B" w:rsidRDefault="00F5533B" w:rsidP="00F5533B">
            <w:pPr>
              <w:numPr>
                <w:ilvl w:val="0"/>
                <w:numId w:val="25"/>
              </w:numPr>
              <w:spacing w:line="360" w:lineRule="auto"/>
            </w:pPr>
          </w:p>
        </w:tc>
        <w:tc>
          <w:tcPr>
            <w:tcW w:w="2269" w:type="dxa"/>
            <w:shd w:val="clear" w:color="auto" w:fill="auto"/>
          </w:tcPr>
          <w:p w14:paraId="35791C4E" w14:textId="77777777" w:rsidR="00F5533B" w:rsidRDefault="00F5533B" w:rsidP="00C21C5B">
            <w:r>
              <w:rPr>
                <w:rFonts w:hint="eastAsia"/>
              </w:rPr>
              <w:t>减除金额</w:t>
            </w:r>
          </w:p>
        </w:tc>
        <w:tc>
          <w:tcPr>
            <w:tcW w:w="2126" w:type="dxa"/>
            <w:shd w:val="clear" w:color="auto" w:fill="auto"/>
          </w:tcPr>
          <w:p w14:paraId="023FA7F1" w14:textId="77777777" w:rsidR="00F5533B" w:rsidRDefault="00F5533B" w:rsidP="00C21C5B">
            <w:pPr>
              <w:pStyle w:val="p0"/>
              <w:ind w:firstLine="0"/>
            </w:pPr>
          </w:p>
        </w:tc>
        <w:tc>
          <w:tcPr>
            <w:tcW w:w="993" w:type="dxa"/>
          </w:tcPr>
          <w:p w14:paraId="5F1A8697" w14:textId="77777777" w:rsidR="00F5533B" w:rsidRDefault="00F5533B" w:rsidP="00C21C5B">
            <w:pPr>
              <w:jc w:val="center"/>
            </w:pPr>
            <w:r>
              <w:rPr>
                <w:rFonts w:hint="eastAsia"/>
              </w:rPr>
              <w:t>N(18,2)</w:t>
            </w:r>
          </w:p>
        </w:tc>
        <w:tc>
          <w:tcPr>
            <w:tcW w:w="850" w:type="dxa"/>
            <w:shd w:val="clear" w:color="auto" w:fill="auto"/>
          </w:tcPr>
          <w:p w14:paraId="17AA37FC" w14:textId="77777777" w:rsidR="00F5533B" w:rsidRDefault="00F5533B" w:rsidP="00C21C5B">
            <w:pPr>
              <w:jc w:val="center"/>
            </w:pPr>
            <w:r>
              <w:rPr>
                <w:rFonts w:hint="eastAsia"/>
              </w:rPr>
              <w:t>O</w:t>
            </w:r>
          </w:p>
        </w:tc>
        <w:tc>
          <w:tcPr>
            <w:tcW w:w="1134" w:type="dxa"/>
            <w:shd w:val="clear" w:color="auto" w:fill="auto"/>
          </w:tcPr>
          <w:p w14:paraId="783282F4" w14:textId="77777777" w:rsidR="00F5533B" w:rsidRDefault="00F5533B" w:rsidP="00C21C5B">
            <w:r>
              <w:rPr>
                <w:rFonts w:hint="eastAsia"/>
              </w:rPr>
              <w:t>手工录入</w:t>
            </w:r>
          </w:p>
        </w:tc>
        <w:tc>
          <w:tcPr>
            <w:tcW w:w="2693" w:type="dxa"/>
            <w:shd w:val="clear" w:color="auto" w:fill="auto"/>
          </w:tcPr>
          <w:p w14:paraId="44D6C4A0" w14:textId="77777777" w:rsidR="00F5533B" w:rsidRDefault="00D621B0" w:rsidP="00C21C5B">
            <w:r>
              <w:rPr>
                <w:rFonts w:hint="eastAsia"/>
              </w:rPr>
              <w:t>如果责任解除标志是减额，则此栏位必填，且减除金额不能大于保函余额且减除金额必须大于零；否则灰显清空。</w:t>
            </w:r>
          </w:p>
        </w:tc>
      </w:tr>
      <w:tr w:rsidR="00D621B0" w14:paraId="1A9DD500" w14:textId="77777777" w:rsidTr="00C21C5B">
        <w:tc>
          <w:tcPr>
            <w:tcW w:w="850" w:type="dxa"/>
          </w:tcPr>
          <w:p w14:paraId="448EF38B" w14:textId="77777777" w:rsidR="00D621B0" w:rsidRDefault="00D621B0" w:rsidP="00F5533B">
            <w:pPr>
              <w:numPr>
                <w:ilvl w:val="0"/>
                <w:numId w:val="25"/>
              </w:numPr>
              <w:spacing w:line="360" w:lineRule="auto"/>
            </w:pPr>
          </w:p>
        </w:tc>
        <w:tc>
          <w:tcPr>
            <w:tcW w:w="2269" w:type="dxa"/>
            <w:shd w:val="clear" w:color="auto" w:fill="auto"/>
          </w:tcPr>
          <w:p w14:paraId="3B21F124" w14:textId="77777777" w:rsidR="00D621B0" w:rsidRDefault="00D621B0" w:rsidP="00C21C5B">
            <w:r>
              <w:rPr>
                <w:rFonts w:hint="eastAsia"/>
              </w:rPr>
              <w:t>解除</w:t>
            </w:r>
            <w:r>
              <w:rPr>
                <w:rFonts w:hint="eastAsia"/>
              </w:rPr>
              <w:t>/</w:t>
            </w:r>
            <w:r>
              <w:rPr>
                <w:rFonts w:hint="eastAsia"/>
              </w:rPr>
              <w:t>注销日期</w:t>
            </w:r>
          </w:p>
        </w:tc>
        <w:tc>
          <w:tcPr>
            <w:tcW w:w="2126" w:type="dxa"/>
            <w:shd w:val="clear" w:color="auto" w:fill="auto"/>
          </w:tcPr>
          <w:p w14:paraId="202CBD29" w14:textId="77777777" w:rsidR="00D621B0" w:rsidRDefault="00D621B0" w:rsidP="00C21C5B">
            <w:pPr>
              <w:pStyle w:val="p0"/>
              <w:ind w:firstLine="0"/>
            </w:pPr>
          </w:p>
        </w:tc>
        <w:tc>
          <w:tcPr>
            <w:tcW w:w="993" w:type="dxa"/>
          </w:tcPr>
          <w:p w14:paraId="6F618184" w14:textId="77777777" w:rsidR="00D621B0" w:rsidRDefault="00D621B0" w:rsidP="00C21C5B">
            <w:pPr>
              <w:jc w:val="center"/>
            </w:pPr>
            <w:r>
              <w:rPr>
                <w:rFonts w:hint="eastAsia"/>
              </w:rPr>
              <w:t>D</w:t>
            </w:r>
          </w:p>
        </w:tc>
        <w:tc>
          <w:tcPr>
            <w:tcW w:w="850" w:type="dxa"/>
            <w:shd w:val="clear" w:color="auto" w:fill="auto"/>
          </w:tcPr>
          <w:p w14:paraId="0AB2AAEE" w14:textId="77777777" w:rsidR="00D621B0" w:rsidRDefault="00D621B0" w:rsidP="00C21C5B">
            <w:pPr>
              <w:jc w:val="center"/>
            </w:pPr>
            <w:r>
              <w:rPr>
                <w:rFonts w:hint="eastAsia"/>
              </w:rPr>
              <w:t>M</w:t>
            </w:r>
          </w:p>
        </w:tc>
        <w:tc>
          <w:tcPr>
            <w:tcW w:w="1134" w:type="dxa"/>
            <w:shd w:val="clear" w:color="auto" w:fill="auto"/>
          </w:tcPr>
          <w:p w14:paraId="03541740" w14:textId="77777777" w:rsidR="00D621B0" w:rsidRDefault="00D621B0" w:rsidP="00C21C5B">
            <w:r>
              <w:rPr>
                <w:rFonts w:hint="eastAsia"/>
              </w:rPr>
              <w:t>日期选择</w:t>
            </w:r>
          </w:p>
        </w:tc>
        <w:tc>
          <w:tcPr>
            <w:tcW w:w="2693" w:type="dxa"/>
            <w:shd w:val="clear" w:color="auto" w:fill="auto"/>
          </w:tcPr>
          <w:p w14:paraId="4C0C9ADC" w14:textId="77777777" w:rsidR="00D621B0" w:rsidRDefault="00D621B0" w:rsidP="00C21C5B">
            <w:r>
              <w:rPr>
                <w:rFonts w:hint="eastAsia"/>
              </w:rPr>
              <w:t>默认为当天</w:t>
            </w:r>
          </w:p>
        </w:tc>
      </w:tr>
      <w:tr w:rsidR="00BF269C" w14:paraId="5B82FEC5" w14:textId="77777777" w:rsidTr="00C21C5B">
        <w:tc>
          <w:tcPr>
            <w:tcW w:w="850" w:type="dxa"/>
          </w:tcPr>
          <w:p w14:paraId="34011AC5" w14:textId="77777777" w:rsidR="00BF269C" w:rsidRDefault="00BF269C" w:rsidP="00F5533B">
            <w:pPr>
              <w:numPr>
                <w:ilvl w:val="0"/>
                <w:numId w:val="25"/>
              </w:numPr>
              <w:spacing w:line="360" w:lineRule="auto"/>
            </w:pPr>
          </w:p>
        </w:tc>
        <w:tc>
          <w:tcPr>
            <w:tcW w:w="2269" w:type="dxa"/>
            <w:shd w:val="clear" w:color="auto" w:fill="auto"/>
          </w:tcPr>
          <w:p w14:paraId="296CD321" w14:textId="77777777" w:rsidR="00BF269C" w:rsidRDefault="00BF269C" w:rsidP="00C21C5B">
            <w:r>
              <w:rPr>
                <w:rFonts w:hint="eastAsia"/>
              </w:rPr>
              <w:t>注销原因</w:t>
            </w:r>
          </w:p>
        </w:tc>
        <w:tc>
          <w:tcPr>
            <w:tcW w:w="2126" w:type="dxa"/>
            <w:shd w:val="clear" w:color="auto" w:fill="auto"/>
          </w:tcPr>
          <w:p w14:paraId="4EEC717A" w14:textId="77777777" w:rsidR="00BF269C" w:rsidRDefault="00BF269C" w:rsidP="00C21C5B">
            <w:pPr>
              <w:pStyle w:val="p0"/>
              <w:ind w:firstLine="0"/>
            </w:pPr>
          </w:p>
        </w:tc>
        <w:tc>
          <w:tcPr>
            <w:tcW w:w="993" w:type="dxa"/>
          </w:tcPr>
          <w:p w14:paraId="5FCA4304" w14:textId="77777777" w:rsidR="00BF269C" w:rsidRDefault="00BF269C" w:rsidP="00C21C5B">
            <w:pPr>
              <w:jc w:val="center"/>
            </w:pPr>
            <w:r>
              <w:rPr>
                <w:rFonts w:hint="eastAsia"/>
              </w:rPr>
              <w:t>V(200)</w:t>
            </w:r>
          </w:p>
        </w:tc>
        <w:tc>
          <w:tcPr>
            <w:tcW w:w="850" w:type="dxa"/>
            <w:shd w:val="clear" w:color="auto" w:fill="auto"/>
          </w:tcPr>
          <w:p w14:paraId="6D79C74B" w14:textId="77777777" w:rsidR="00BF269C" w:rsidRDefault="00693488" w:rsidP="00C21C5B">
            <w:pPr>
              <w:jc w:val="center"/>
            </w:pPr>
            <w:r>
              <w:rPr>
                <w:rFonts w:hint="eastAsia"/>
              </w:rPr>
              <w:t>O</w:t>
            </w:r>
          </w:p>
        </w:tc>
        <w:tc>
          <w:tcPr>
            <w:tcW w:w="1134" w:type="dxa"/>
            <w:shd w:val="clear" w:color="auto" w:fill="auto"/>
          </w:tcPr>
          <w:p w14:paraId="73DF7617" w14:textId="77777777" w:rsidR="00BF269C" w:rsidRDefault="00BF269C" w:rsidP="00C21C5B">
            <w:r>
              <w:rPr>
                <w:rFonts w:hint="eastAsia"/>
              </w:rPr>
              <w:t>手工录入</w:t>
            </w:r>
          </w:p>
        </w:tc>
        <w:tc>
          <w:tcPr>
            <w:tcW w:w="2693" w:type="dxa"/>
            <w:shd w:val="clear" w:color="auto" w:fill="auto"/>
          </w:tcPr>
          <w:p w14:paraId="5EC23548" w14:textId="77777777" w:rsidR="00BF269C" w:rsidRDefault="00BF269C" w:rsidP="00C21C5B">
            <w:r>
              <w:rPr>
                <w:rFonts w:hint="eastAsia"/>
              </w:rPr>
              <w:t>如果责任解除标志是注销，则此栏位必填；否则灰显清空。</w:t>
            </w:r>
          </w:p>
        </w:tc>
      </w:tr>
      <w:tr w:rsidR="00BF269C" w14:paraId="039C8F09" w14:textId="77777777" w:rsidTr="00C21C5B">
        <w:tc>
          <w:tcPr>
            <w:tcW w:w="850" w:type="dxa"/>
          </w:tcPr>
          <w:p w14:paraId="4B74AFD2" w14:textId="77777777" w:rsidR="00BF269C" w:rsidRDefault="00BF269C" w:rsidP="00F5533B">
            <w:pPr>
              <w:numPr>
                <w:ilvl w:val="0"/>
                <w:numId w:val="25"/>
              </w:numPr>
              <w:spacing w:line="360" w:lineRule="auto"/>
            </w:pPr>
          </w:p>
        </w:tc>
        <w:tc>
          <w:tcPr>
            <w:tcW w:w="2269" w:type="dxa"/>
            <w:shd w:val="clear" w:color="auto" w:fill="auto"/>
          </w:tcPr>
          <w:p w14:paraId="5689E67A" w14:textId="77777777" w:rsidR="00BF269C" w:rsidRDefault="00BF269C" w:rsidP="00C21C5B">
            <w:r>
              <w:rPr>
                <w:rFonts w:hint="eastAsia"/>
              </w:rPr>
              <w:t>备注</w:t>
            </w:r>
          </w:p>
        </w:tc>
        <w:tc>
          <w:tcPr>
            <w:tcW w:w="2126" w:type="dxa"/>
            <w:shd w:val="clear" w:color="auto" w:fill="auto"/>
          </w:tcPr>
          <w:p w14:paraId="035BB256" w14:textId="77777777" w:rsidR="00BF269C" w:rsidRDefault="00BF269C" w:rsidP="00C21C5B">
            <w:pPr>
              <w:pStyle w:val="p0"/>
              <w:ind w:firstLine="0"/>
            </w:pPr>
          </w:p>
        </w:tc>
        <w:tc>
          <w:tcPr>
            <w:tcW w:w="993" w:type="dxa"/>
          </w:tcPr>
          <w:p w14:paraId="6FD542D0" w14:textId="77777777" w:rsidR="00BF269C" w:rsidRDefault="00BF269C" w:rsidP="00C21C5B">
            <w:pPr>
              <w:jc w:val="center"/>
            </w:pPr>
            <w:r>
              <w:rPr>
                <w:rFonts w:hint="eastAsia"/>
              </w:rPr>
              <w:t>V(200)</w:t>
            </w:r>
          </w:p>
        </w:tc>
        <w:tc>
          <w:tcPr>
            <w:tcW w:w="850" w:type="dxa"/>
            <w:shd w:val="clear" w:color="auto" w:fill="auto"/>
          </w:tcPr>
          <w:p w14:paraId="637120E5" w14:textId="77777777" w:rsidR="00BF269C" w:rsidRDefault="00BF269C" w:rsidP="00C21C5B">
            <w:pPr>
              <w:jc w:val="center"/>
            </w:pPr>
            <w:r>
              <w:rPr>
                <w:rFonts w:hint="eastAsia"/>
              </w:rPr>
              <w:t>O</w:t>
            </w:r>
          </w:p>
        </w:tc>
        <w:tc>
          <w:tcPr>
            <w:tcW w:w="1134" w:type="dxa"/>
            <w:shd w:val="clear" w:color="auto" w:fill="auto"/>
          </w:tcPr>
          <w:p w14:paraId="0607CA6F" w14:textId="77777777" w:rsidR="00BF269C" w:rsidRDefault="00BF269C" w:rsidP="00C21C5B">
            <w:r>
              <w:rPr>
                <w:rFonts w:hint="eastAsia"/>
              </w:rPr>
              <w:t>手工录入</w:t>
            </w:r>
          </w:p>
        </w:tc>
        <w:tc>
          <w:tcPr>
            <w:tcW w:w="2693" w:type="dxa"/>
            <w:shd w:val="clear" w:color="auto" w:fill="auto"/>
          </w:tcPr>
          <w:p w14:paraId="73EDC49C" w14:textId="77777777" w:rsidR="00BF269C" w:rsidRDefault="00BF269C" w:rsidP="00C21C5B"/>
        </w:tc>
      </w:tr>
      <w:tr w:rsidR="00BF269C" w14:paraId="11C30DFF" w14:textId="77777777" w:rsidTr="00C21C5B">
        <w:tc>
          <w:tcPr>
            <w:tcW w:w="850" w:type="dxa"/>
          </w:tcPr>
          <w:p w14:paraId="2827F136" w14:textId="77777777" w:rsidR="00BF269C" w:rsidRDefault="00BF269C" w:rsidP="00F5533B">
            <w:pPr>
              <w:numPr>
                <w:ilvl w:val="0"/>
                <w:numId w:val="25"/>
              </w:numPr>
              <w:spacing w:line="360" w:lineRule="auto"/>
            </w:pPr>
          </w:p>
        </w:tc>
        <w:tc>
          <w:tcPr>
            <w:tcW w:w="2269" w:type="dxa"/>
            <w:shd w:val="clear" w:color="auto" w:fill="auto"/>
          </w:tcPr>
          <w:p w14:paraId="1F5D6D26" w14:textId="77777777" w:rsidR="00BF269C" w:rsidRDefault="00BF269C" w:rsidP="00C21C5B">
            <w:r>
              <w:rPr>
                <w:rFonts w:hint="eastAsia"/>
              </w:rPr>
              <w:t>费用管理</w:t>
            </w:r>
          </w:p>
        </w:tc>
        <w:tc>
          <w:tcPr>
            <w:tcW w:w="2126" w:type="dxa"/>
            <w:shd w:val="clear" w:color="auto" w:fill="auto"/>
          </w:tcPr>
          <w:p w14:paraId="5E311E0C" w14:textId="77777777" w:rsidR="00BF269C" w:rsidRDefault="00BF269C" w:rsidP="00C21C5B">
            <w:pPr>
              <w:pStyle w:val="p0"/>
              <w:ind w:firstLine="0"/>
            </w:pPr>
          </w:p>
        </w:tc>
        <w:tc>
          <w:tcPr>
            <w:tcW w:w="993" w:type="dxa"/>
          </w:tcPr>
          <w:p w14:paraId="1D5AAAFF" w14:textId="77777777" w:rsidR="00BF269C" w:rsidRDefault="00BF269C" w:rsidP="00C21C5B">
            <w:pPr>
              <w:jc w:val="center"/>
            </w:pPr>
            <w:r>
              <w:rPr>
                <w:rFonts w:hint="eastAsia"/>
              </w:rPr>
              <w:t>控件</w:t>
            </w:r>
          </w:p>
        </w:tc>
        <w:tc>
          <w:tcPr>
            <w:tcW w:w="850" w:type="dxa"/>
            <w:shd w:val="clear" w:color="auto" w:fill="auto"/>
          </w:tcPr>
          <w:p w14:paraId="3A5EBD0C" w14:textId="77777777" w:rsidR="00BF269C" w:rsidRDefault="00BF269C" w:rsidP="00C21C5B">
            <w:pPr>
              <w:jc w:val="center"/>
            </w:pPr>
            <w:r>
              <w:rPr>
                <w:rFonts w:hint="eastAsia"/>
              </w:rPr>
              <w:t>O</w:t>
            </w:r>
          </w:p>
        </w:tc>
        <w:tc>
          <w:tcPr>
            <w:tcW w:w="1134" w:type="dxa"/>
            <w:shd w:val="clear" w:color="auto" w:fill="auto"/>
          </w:tcPr>
          <w:p w14:paraId="5F8748FA" w14:textId="77777777" w:rsidR="00BF269C" w:rsidRDefault="00BF269C" w:rsidP="00C21C5B">
            <w:r>
              <w:rPr>
                <w:rFonts w:hint="eastAsia"/>
              </w:rPr>
              <w:t>手工录入</w:t>
            </w:r>
          </w:p>
        </w:tc>
        <w:tc>
          <w:tcPr>
            <w:tcW w:w="2693" w:type="dxa"/>
            <w:shd w:val="clear" w:color="auto" w:fill="auto"/>
          </w:tcPr>
          <w:p w14:paraId="640793EE" w14:textId="77777777" w:rsidR="00BF269C" w:rsidRDefault="00BF269C" w:rsidP="00C21C5B"/>
        </w:tc>
      </w:tr>
    </w:tbl>
    <w:p w14:paraId="02FC9EC5" w14:textId="77777777" w:rsidR="00F5533B" w:rsidRDefault="00F5533B" w:rsidP="006E45E9">
      <w:pPr>
        <w:pStyle w:val="4"/>
      </w:pPr>
      <w:bookmarkStart w:id="417" w:name="_Toc393285345"/>
      <w:bookmarkStart w:id="418" w:name="_Toc395083907"/>
      <w:r>
        <w:rPr>
          <w:rFonts w:hint="eastAsia"/>
        </w:rPr>
        <w:t>交易控制</w:t>
      </w:r>
      <w:bookmarkEnd w:id="417"/>
      <w:bookmarkEnd w:id="418"/>
    </w:p>
    <w:p w14:paraId="3063A8B6" w14:textId="77777777" w:rsidR="00F5533B" w:rsidRDefault="00F5533B" w:rsidP="00B84A42">
      <w:pPr>
        <w:pStyle w:val="5"/>
      </w:pPr>
      <w:r>
        <w:rPr>
          <w:rFonts w:hint="eastAsia"/>
        </w:rPr>
        <w:t>左树控制</w:t>
      </w:r>
    </w:p>
    <w:p w14:paraId="7A4C09FC" w14:textId="77777777" w:rsidR="00F5533B" w:rsidRPr="002C19D1" w:rsidRDefault="00F5533B" w:rsidP="00F5533B">
      <w:pPr>
        <w:ind w:firstLine="420"/>
      </w:pPr>
      <w:r>
        <w:rPr>
          <w:rFonts w:hint="eastAsia"/>
        </w:rPr>
        <w:t>交易加载未注销、未撤销的保函通知交易。</w:t>
      </w:r>
    </w:p>
    <w:p w14:paraId="5227FE69" w14:textId="77777777" w:rsidR="00F5533B" w:rsidRDefault="00F5533B" w:rsidP="00B84A42">
      <w:pPr>
        <w:pStyle w:val="5"/>
      </w:pPr>
      <w:r>
        <w:rPr>
          <w:rFonts w:hint="eastAsia"/>
        </w:rPr>
        <w:t>保函余额</w:t>
      </w:r>
    </w:p>
    <w:p w14:paraId="6357D158" w14:textId="77777777" w:rsidR="00F5533B" w:rsidRDefault="00F5533B" w:rsidP="00F5533B">
      <w:pPr>
        <w:ind w:firstLine="420"/>
      </w:pPr>
      <w:r>
        <w:rPr>
          <w:rFonts w:hint="eastAsia"/>
        </w:rPr>
        <w:t>应通过保函金额减除本次扣减或解除的担保金额来计算出最新的保函余额。</w:t>
      </w:r>
    </w:p>
    <w:p w14:paraId="3B06F695" w14:textId="77777777" w:rsidR="0097417B" w:rsidRDefault="0097417B" w:rsidP="0097417B">
      <w:pPr>
        <w:pStyle w:val="5"/>
      </w:pPr>
      <w:r>
        <w:rPr>
          <w:rFonts w:hint="eastAsia"/>
        </w:rPr>
        <w:t>解除责任标识</w:t>
      </w:r>
    </w:p>
    <w:p w14:paraId="152E9543" w14:textId="77777777" w:rsidR="0097417B" w:rsidRDefault="0097417B" w:rsidP="0097417B">
      <w:pPr>
        <w:ind w:firstLine="420"/>
      </w:pPr>
      <w:r>
        <w:rPr>
          <w:rFonts w:hint="eastAsia"/>
        </w:rPr>
        <w:t>如果有索赔还未闭卷，则无法选择注销。</w:t>
      </w:r>
    </w:p>
    <w:p w14:paraId="3720EABB" w14:textId="77777777" w:rsidR="0097417B" w:rsidRPr="0097417B" w:rsidRDefault="0097417B" w:rsidP="00F5533B">
      <w:pPr>
        <w:ind w:firstLine="420"/>
      </w:pPr>
    </w:p>
    <w:p w14:paraId="04D9D50A" w14:textId="77777777" w:rsidR="00F5533B" w:rsidRDefault="00F5533B" w:rsidP="006E45E9">
      <w:pPr>
        <w:pStyle w:val="4"/>
      </w:pPr>
      <w:bookmarkStart w:id="419" w:name="_Toc393285346"/>
      <w:bookmarkStart w:id="420" w:name="_Toc395083908"/>
      <w:r>
        <w:rPr>
          <w:rFonts w:hint="eastAsia"/>
        </w:rPr>
        <w:t>边界描述</w:t>
      </w:r>
      <w:bookmarkEnd w:id="419"/>
      <w:bookmarkEnd w:id="420"/>
    </w:p>
    <w:p w14:paraId="33CE9097" w14:textId="77777777" w:rsidR="00F5533B" w:rsidRPr="00E420DA" w:rsidRDefault="00F5533B" w:rsidP="00F5533B">
      <w:pPr>
        <w:ind w:firstLine="420"/>
      </w:pPr>
      <w:r>
        <w:rPr>
          <w:rFonts w:hint="eastAsia"/>
        </w:rPr>
        <w:t>无。</w:t>
      </w:r>
    </w:p>
    <w:p w14:paraId="168DADED" w14:textId="77777777" w:rsidR="00F5533B" w:rsidRPr="00F67303" w:rsidRDefault="00F5533B" w:rsidP="006E45E9">
      <w:pPr>
        <w:pStyle w:val="4"/>
      </w:pPr>
      <w:bookmarkStart w:id="421" w:name="_Toc393285347"/>
      <w:bookmarkStart w:id="422" w:name="_Toc395083909"/>
      <w:r>
        <w:rPr>
          <w:rFonts w:hint="eastAsia"/>
        </w:rPr>
        <w:t>输出描述</w:t>
      </w:r>
      <w:bookmarkEnd w:id="421"/>
      <w:bookmarkEnd w:id="422"/>
    </w:p>
    <w:p w14:paraId="545611FF" w14:textId="77777777" w:rsidR="00F5533B" w:rsidRDefault="00F5533B" w:rsidP="00B84A42">
      <w:pPr>
        <w:pStyle w:val="5"/>
      </w:pPr>
      <w:r>
        <w:rPr>
          <w:rFonts w:hint="eastAsia"/>
        </w:rPr>
        <w:t>面函</w:t>
      </w:r>
    </w:p>
    <w:p w14:paraId="04FD469F" w14:textId="77777777" w:rsidR="00F5533B" w:rsidRPr="006A5823" w:rsidRDefault="00F5533B" w:rsidP="00F5533B">
      <w:pPr>
        <w:ind w:firstLine="420"/>
      </w:pPr>
      <w:r>
        <w:rPr>
          <w:rFonts w:hint="eastAsia"/>
        </w:rPr>
        <w:t>无。</w:t>
      </w:r>
    </w:p>
    <w:p w14:paraId="038AF338" w14:textId="77777777" w:rsidR="00F5533B" w:rsidRDefault="00F5533B" w:rsidP="00B84A42">
      <w:pPr>
        <w:pStyle w:val="5"/>
      </w:pPr>
      <w:r>
        <w:rPr>
          <w:rFonts w:hint="eastAsia"/>
        </w:rPr>
        <w:t>报文</w:t>
      </w:r>
    </w:p>
    <w:p w14:paraId="04A15A54" w14:textId="77777777" w:rsidR="00F5533B" w:rsidRDefault="00F5533B" w:rsidP="00F5533B">
      <w:pPr>
        <w:ind w:firstLine="420"/>
      </w:pPr>
      <w:r>
        <w:rPr>
          <w:rFonts w:hint="eastAsia"/>
        </w:rPr>
        <w:t>交易可能发送</w:t>
      </w:r>
      <w:r>
        <w:rPr>
          <w:rFonts w:hint="eastAsia"/>
        </w:rPr>
        <w:t>MT769</w:t>
      </w:r>
      <w:r>
        <w:rPr>
          <w:rFonts w:hint="eastAsia"/>
        </w:rPr>
        <w:t>报文</w:t>
      </w:r>
    </w:p>
    <w:p w14:paraId="3D12F7B9" w14:textId="77777777" w:rsidR="00F5533B" w:rsidRDefault="00F5533B" w:rsidP="006E45E9">
      <w:pPr>
        <w:pStyle w:val="4"/>
      </w:pPr>
      <w:bookmarkStart w:id="423" w:name="_Toc393285348"/>
      <w:bookmarkStart w:id="424" w:name="_Toc395083910"/>
      <w:r>
        <w:rPr>
          <w:rFonts w:hint="eastAsia"/>
        </w:rPr>
        <w:t>额度</w:t>
      </w:r>
      <w:bookmarkEnd w:id="423"/>
      <w:bookmarkEnd w:id="424"/>
    </w:p>
    <w:p w14:paraId="1BB63852" w14:textId="77777777" w:rsidR="00F5533B" w:rsidRPr="006465B2" w:rsidRDefault="00F5533B" w:rsidP="00F5533B">
      <w:pPr>
        <w:ind w:firstLine="420"/>
      </w:pPr>
      <w:r>
        <w:rPr>
          <w:rFonts w:hint="eastAsia"/>
        </w:rPr>
        <w:t>无。</w:t>
      </w:r>
    </w:p>
    <w:p w14:paraId="389B5989" w14:textId="77777777" w:rsidR="00F5533B" w:rsidRDefault="00F5533B" w:rsidP="006E45E9">
      <w:pPr>
        <w:pStyle w:val="4"/>
      </w:pPr>
      <w:bookmarkStart w:id="425" w:name="_Toc393285349"/>
      <w:bookmarkStart w:id="426" w:name="_Toc395083911"/>
      <w:r>
        <w:rPr>
          <w:rFonts w:hint="eastAsia"/>
        </w:rPr>
        <w:t>手续费</w:t>
      </w:r>
      <w:bookmarkEnd w:id="425"/>
      <w:bookmarkEnd w:id="426"/>
    </w:p>
    <w:p w14:paraId="3AC6BC01" w14:textId="77777777" w:rsidR="00F5533B" w:rsidRDefault="00F5533B" w:rsidP="00F5533B">
      <w:pPr>
        <w:ind w:left="432"/>
      </w:pPr>
      <w:r w:rsidRPr="000F2D9F">
        <w:rPr>
          <w:rFonts w:hint="eastAsia"/>
        </w:rPr>
        <w:t>默认的收费方式：</w:t>
      </w:r>
      <w:r>
        <w:rPr>
          <w:rFonts w:hint="eastAsia"/>
        </w:rPr>
        <w:t>后收、外收</w:t>
      </w:r>
      <w:r w:rsidRPr="000F2D9F">
        <w:rPr>
          <w:rFonts w:hint="eastAsia"/>
        </w:rPr>
        <w:t>。允许现收，免收，</w:t>
      </w:r>
      <w:r>
        <w:rPr>
          <w:rFonts w:hint="eastAsia"/>
        </w:rPr>
        <w:t>不</w:t>
      </w:r>
      <w:r w:rsidRPr="000F2D9F">
        <w:rPr>
          <w:rFonts w:hint="eastAsia"/>
        </w:rPr>
        <w:t>允许</w:t>
      </w:r>
      <w:r>
        <w:rPr>
          <w:rFonts w:hint="eastAsia"/>
        </w:rPr>
        <w:t>现收</w:t>
      </w:r>
      <w:r w:rsidRPr="000F2D9F">
        <w:rPr>
          <w:rFonts w:hint="eastAsia"/>
        </w:rPr>
        <w:t>内扣。</w:t>
      </w:r>
    </w:p>
    <w:p w14:paraId="75274708" w14:textId="77777777" w:rsidR="002F2272" w:rsidRPr="00BA4C05" w:rsidRDefault="002F2272" w:rsidP="00F5533B">
      <w:pPr>
        <w:ind w:left="432"/>
      </w:pPr>
      <w:r>
        <w:rPr>
          <w:rFonts w:hint="eastAsia"/>
        </w:rPr>
        <w:t>注销时不允许后收。</w:t>
      </w:r>
    </w:p>
    <w:p w14:paraId="7EDCE17C" w14:textId="77777777" w:rsidR="00F5533B" w:rsidRDefault="00F5533B" w:rsidP="00F5533B">
      <w:pPr>
        <w:ind w:firstLine="420"/>
      </w:pPr>
      <w:r>
        <w:rPr>
          <w:rFonts w:hint="eastAsia"/>
        </w:rPr>
        <w:t>交易可能收取：</w:t>
      </w:r>
    </w:p>
    <w:p w14:paraId="7AC33B51" w14:textId="77777777" w:rsidR="00F5533B" w:rsidRDefault="00F5533B" w:rsidP="00F5533B">
      <w:pPr>
        <w:numPr>
          <w:ilvl w:val="0"/>
          <w:numId w:val="26"/>
        </w:numPr>
        <w:spacing w:line="360" w:lineRule="auto"/>
      </w:pPr>
      <w:r>
        <w:rPr>
          <w:rFonts w:hint="eastAsia"/>
        </w:rPr>
        <w:t>电报费</w:t>
      </w:r>
      <w:r>
        <w:rPr>
          <w:rFonts w:hint="eastAsia"/>
        </w:rPr>
        <w:t>(</w:t>
      </w:r>
      <w:r>
        <w:rPr>
          <w:rFonts w:hint="eastAsia"/>
        </w:rPr>
        <w:t>如果发送相关报文则收取</w:t>
      </w:r>
      <w:r>
        <w:rPr>
          <w:rFonts w:hint="eastAsia"/>
        </w:rPr>
        <w:t>)</w:t>
      </w:r>
      <w:r>
        <w:rPr>
          <w:rFonts w:hint="eastAsia"/>
        </w:rPr>
        <w:t>。见【</w:t>
      </w:r>
      <w:r>
        <w:rPr>
          <w:rFonts w:hint="eastAsia"/>
        </w:rPr>
        <w:t>1.7.2</w:t>
      </w:r>
      <w:r>
        <w:rPr>
          <w:rFonts w:hint="eastAsia"/>
        </w:rPr>
        <w:t>电报费】</w:t>
      </w:r>
    </w:p>
    <w:p w14:paraId="2EC79A92" w14:textId="77777777" w:rsidR="00F5533B" w:rsidRPr="00BA4C05" w:rsidRDefault="00F5533B" w:rsidP="00F5533B">
      <w:pPr>
        <w:numPr>
          <w:ilvl w:val="0"/>
          <w:numId w:val="26"/>
        </w:numPr>
        <w:spacing w:line="360" w:lineRule="auto"/>
      </w:pPr>
      <w:r>
        <w:rPr>
          <w:rFonts w:hint="eastAsia"/>
        </w:rPr>
        <w:t>解除责任手续费。见【</w:t>
      </w:r>
      <w:r>
        <w:rPr>
          <w:rFonts w:hint="eastAsia"/>
        </w:rPr>
        <w:t>1.7.1</w:t>
      </w:r>
      <w:r>
        <w:rPr>
          <w:rFonts w:hint="eastAsia"/>
        </w:rPr>
        <w:t>手续费】</w:t>
      </w:r>
    </w:p>
    <w:p w14:paraId="3A81AE87" w14:textId="77777777" w:rsidR="00F5533B" w:rsidRDefault="00F5533B" w:rsidP="006E45E9">
      <w:pPr>
        <w:pStyle w:val="4"/>
      </w:pPr>
      <w:bookmarkStart w:id="427" w:name="_Toc393285350"/>
      <w:bookmarkStart w:id="428" w:name="_Toc395083912"/>
      <w:r>
        <w:rPr>
          <w:rFonts w:hint="eastAsia"/>
        </w:rPr>
        <w:t>会计分录</w:t>
      </w:r>
      <w:bookmarkEnd w:id="427"/>
      <w:bookmarkEnd w:id="428"/>
    </w:p>
    <w:p w14:paraId="1C114291" w14:textId="77777777" w:rsidR="00F5533B" w:rsidRDefault="00F5533B" w:rsidP="00F5533B">
      <w:pPr>
        <w:ind w:firstLine="420"/>
      </w:pPr>
      <w:r>
        <w:rPr>
          <w:rFonts w:hint="eastAsia"/>
        </w:rPr>
        <w:t>借：</w:t>
      </w:r>
      <w:r>
        <w:rPr>
          <w:rFonts w:hint="eastAsia"/>
        </w:rPr>
        <w:t>201101</w:t>
      </w:r>
      <w:r>
        <w:rPr>
          <w:rFonts w:hint="eastAsia"/>
        </w:rPr>
        <w:t>活期存款等科目外币或人民币</w:t>
      </w:r>
    </w:p>
    <w:p w14:paraId="5D338021" w14:textId="77777777" w:rsidR="00F5533B" w:rsidRPr="00CA62AD" w:rsidRDefault="00F5533B" w:rsidP="00F5533B">
      <w:pPr>
        <w:ind w:firstLine="420"/>
      </w:pPr>
      <w:r>
        <w:rPr>
          <w:rFonts w:hint="eastAsia"/>
        </w:rPr>
        <w:t>贷：</w:t>
      </w:r>
      <w:r>
        <w:rPr>
          <w:rFonts w:hint="eastAsia"/>
        </w:rPr>
        <w:t>60210502</w:t>
      </w:r>
      <w:r>
        <w:rPr>
          <w:rFonts w:hint="eastAsia"/>
        </w:rPr>
        <w:t>保函手续费收入外币或人民币</w:t>
      </w:r>
    </w:p>
    <w:p w14:paraId="1BC74875" w14:textId="77777777" w:rsidR="00F5533B" w:rsidRDefault="00F5533B" w:rsidP="006E45E9">
      <w:pPr>
        <w:pStyle w:val="4"/>
        <w:ind w:left="735" w:hanging="735"/>
      </w:pPr>
      <w:bookmarkStart w:id="429" w:name="_Toc393285351"/>
      <w:bookmarkStart w:id="430" w:name="_Toc395083913"/>
      <w:r>
        <w:rPr>
          <w:rFonts w:hint="eastAsia"/>
        </w:rPr>
        <w:t>其它</w:t>
      </w:r>
      <w:bookmarkEnd w:id="429"/>
      <w:bookmarkEnd w:id="430"/>
    </w:p>
    <w:p w14:paraId="47337B82" w14:textId="77777777" w:rsidR="00F5533B" w:rsidRDefault="00F5533B" w:rsidP="00F5533B">
      <w:r>
        <w:rPr>
          <w:rFonts w:hint="eastAsia"/>
        </w:rPr>
        <w:t>无。</w:t>
      </w:r>
    </w:p>
    <w:p w14:paraId="1D15FD40" w14:textId="77777777" w:rsidR="00F5533B" w:rsidRDefault="00F5533B" w:rsidP="00F5533B">
      <w:pPr>
        <w:ind w:firstLine="420"/>
      </w:pPr>
    </w:p>
    <w:p w14:paraId="6FA13D9D" w14:textId="77777777" w:rsidR="00F5533B" w:rsidRDefault="00F5533B" w:rsidP="00F5533B">
      <w:pPr>
        <w:ind w:firstLine="420"/>
      </w:pPr>
    </w:p>
    <w:p w14:paraId="17C5A72D" w14:textId="77777777" w:rsidR="00F5533B" w:rsidRDefault="00F5533B" w:rsidP="00B84A42">
      <w:pPr>
        <w:pStyle w:val="3"/>
      </w:pPr>
      <w:bookmarkStart w:id="431" w:name="_Toc415598221"/>
      <w:r>
        <w:rPr>
          <w:rFonts w:hint="eastAsia"/>
        </w:rPr>
        <w:t>保函通知撤销</w:t>
      </w:r>
      <w:bookmarkEnd w:id="431"/>
    </w:p>
    <w:p w14:paraId="14AB15A2" w14:textId="77777777" w:rsidR="00F5533B" w:rsidRDefault="00F5533B" w:rsidP="006E45E9">
      <w:pPr>
        <w:pStyle w:val="4"/>
      </w:pPr>
      <w:bookmarkStart w:id="432" w:name="_Toc393285365"/>
      <w:bookmarkStart w:id="433" w:name="_Toc395083927"/>
      <w:r>
        <w:rPr>
          <w:rFonts w:hint="eastAsia"/>
        </w:rPr>
        <w:t>交易描述</w:t>
      </w:r>
      <w:bookmarkEnd w:id="432"/>
      <w:bookmarkEnd w:id="433"/>
    </w:p>
    <w:p w14:paraId="0269A8BE" w14:textId="77777777" w:rsidR="00F5533B" w:rsidRPr="00FE0430" w:rsidRDefault="00F5533B" w:rsidP="00F5533B">
      <w:pPr>
        <w:ind w:left="432"/>
      </w:pPr>
      <w:r>
        <w:rPr>
          <w:rFonts w:hint="eastAsia"/>
        </w:rPr>
        <w:t>本交易在收到保函开立银行的撤销通知后，受益人接受申请人提出撤销保函申请时（或申请人接受受益人提出撤销保函申请时），作撤销确认处理，正式撤销开出的保函</w:t>
      </w:r>
      <w:r w:rsidRPr="00FE0430">
        <w:rPr>
          <w:rFonts w:hint="eastAsia"/>
        </w:rPr>
        <w:t>。</w:t>
      </w:r>
    </w:p>
    <w:p w14:paraId="2A7B400A" w14:textId="77777777" w:rsidR="00F5533B" w:rsidRDefault="00F5533B" w:rsidP="006E45E9">
      <w:pPr>
        <w:pStyle w:val="4"/>
      </w:pPr>
      <w:bookmarkStart w:id="434" w:name="_Toc393285366"/>
      <w:bookmarkStart w:id="435" w:name="_Toc395083928"/>
      <w:r>
        <w:rPr>
          <w:rFonts w:hint="eastAsia"/>
        </w:rPr>
        <w:t>柜员操作</w:t>
      </w:r>
      <w:bookmarkEnd w:id="434"/>
      <w:bookmarkEnd w:id="435"/>
    </w:p>
    <w:p w14:paraId="55549042" w14:textId="77777777" w:rsidR="00F5533B" w:rsidRDefault="00F5533B" w:rsidP="00F5533B">
      <w:pPr>
        <w:ind w:firstLine="420"/>
      </w:pPr>
      <w:r>
        <w:rPr>
          <w:rFonts w:hint="eastAsia"/>
        </w:rPr>
        <w:t>本交易由具有保函通知撤销经办权限的柜员操作。</w:t>
      </w:r>
    </w:p>
    <w:p w14:paraId="282F0F8A" w14:textId="77777777" w:rsidR="00F5533B" w:rsidRDefault="00F5533B" w:rsidP="00F5533B">
      <w:pPr>
        <w:ind w:firstLine="420"/>
      </w:pPr>
      <w:r>
        <w:rPr>
          <w:rFonts w:hint="eastAsia"/>
        </w:rPr>
        <w:t>系统需支持本交易能多级授权。</w:t>
      </w:r>
    </w:p>
    <w:p w14:paraId="3073F9A0" w14:textId="77777777" w:rsidR="00F5533B" w:rsidRDefault="00F5533B" w:rsidP="00F5533B">
      <w:pPr>
        <w:ind w:firstLine="420"/>
      </w:pPr>
      <w:r>
        <w:rPr>
          <w:rFonts w:hint="eastAsia"/>
        </w:rPr>
        <w:t>该交易需要支持手工经办和报文发起。</w:t>
      </w:r>
    </w:p>
    <w:p w14:paraId="6C3C3674" w14:textId="77777777" w:rsidR="00F5533B" w:rsidRDefault="00F5533B" w:rsidP="006E45E9">
      <w:pPr>
        <w:pStyle w:val="4"/>
      </w:pPr>
      <w:bookmarkStart w:id="436" w:name="_Toc393285367"/>
      <w:bookmarkStart w:id="437" w:name="_Toc395083929"/>
      <w:r>
        <w:rPr>
          <w:rFonts w:hint="eastAsia"/>
        </w:rPr>
        <w:t>界面布局与菜单按钮</w:t>
      </w:r>
      <w:bookmarkEnd w:id="436"/>
      <w:bookmarkEnd w:id="437"/>
    </w:p>
    <w:p w14:paraId="5D01FD58" w14:textId="77777777" w:rsidR="00F5533B" w:rsidRDefault="00F5533B" w:rsidP="00F5533B">
      <w:pPr>
        <w:spacing w:line="240" w:lineRule="atLeast"/>
        <w:ind w:firstLine="420"/>
      </w:pPr>
      <w:r>
        <w:rPr>
          <w:rFonts w:hint="eastAsia"/>
        </w:rPr>
        <w:t>同一页面布局原则，从上至下：</w:t>
      </w:r>
    </w:p>
    <w:p w14:paraId="306106E4" w14:textId="77777777" w:rsidR="00F5533B" w:rsidRDefault="00F5533B" w:rsidP="00F5533B">
      <w:pPr>
        <w:spacing w:line="240" w:lineRule="atLeast"/>
        <w:ind w:firstLine="420"/>
      </w:pPr>
      <w:r>
        <w:rPr>
          <w:rFonts w:hint="eastAsia"/>
        </w:rPr>
        <w:t>第一区域：基本信息；</w:t>
      </w:r>
    </w:p>
    <w:p w14:paraId="15521E37" w14:textId="77777777" w:rsidR="00F5533B" w:rsidRDefault="00F5533B" w:rsidP="00F5533B">
      <w:pPr>
        <w:spacing w:line="240" w:lineRule="atLeast"/>
        <w:ind w:firstLine="420"/>
      </w:pPr>
      <w:r>
        <w:rPr>
          <w:rFonts w:hint="eastAsia"/>
        </w:rPr>
        <w:t>第二区域：费用管理；</w:t>
      </w:r>
    </w:p>
    <w:p w14:paraId="0A5DDF1A" w14:textId="77777777" w:rsidR="00F5533B" w:rsidRDefault="00F5533B" w:rsidP="00F5533B">
      <w:pPr>
        <w:spacing w:line="240" w:lineRule="atLeast"/>
        <w:ind w:firstLine="420"/>
      </w:pPr>
      <w:r>
        <w:rPr>
          <w:rFonts w:hint="eastAsia"/>
        </w:rPr>
        <w:t>第三区域：按钮；</w:t>
      </w:r>
    </w:p>
    <w:p w14:paraId="4E44A7FC" w14:textId="77777777" w:rsidR="00F5533B" w:rsidRDefault="00F5533B" w:rsidP="00F5533B">
      <w:pPr>
        <w:ind w:left="432"/>
      </w:pPr>
      <w:r>
        <w:rPr>
          <w:rFonts w:hint="eastAsia"/>
        </w:rPr>
        <w:t>第四区域：报文。</w:t>
      </w:r>
    </w:p>
    <w:p w14:paraId="3AED4996" w14:textId="77777777" w:rsidR="00F5533B" w:rsidRDefault="00F5533B" w:rsidP="00B84A42">
      <w:pPr>
        <w:pStyle w:val="5"/>
      </w:pPr>
      <w:r>
        <w:rPr>
          <w:rFonts w:hint="eastAsia"/>
        </w:rPr>
        <w:t>基本信息、费用管理和按钮</w:t>
      </w:r>
    </w:p>
    <w:p w14:paraId="3C2CCD91" w14:textId="77777777" w:rsidR="00F5533B" w:rsidRDefault="00F5533B" w:rsidP="006E45E9">
      <w:pPr>
        <w:ind w:leftChars="-675" w:hangingChars="675" w:hanging="1418"/>
      </w:pPr>
      <w:r>
        <w:rPr>
          <w:noProof/>
        </w:rPr>
        <w:drawing>
          <wp:inline distT="0" distB="0" distL="0" distR="0" wp14:anchorId="75DF132D" wp14:editId="09EFAF2F">
            <wp:extent cx="6800747" cy="3038475"/>
            <wp:effectExtent l="19050" t="0" r="103" b="0"/>
            <wp:docPr id="44" name="图片 17" descr="保函通知撤销.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通知撤销.bmp"/>
                    <pic:cNvPicPr/>
                  </pic:nvPicPr>
                  <pic:blipFill>
                    <a:blip r:embed="rId45"/>
                    <a:stretch>
                      <a:fillRect/>
                    </a:stretch>
                  </pic:blipFill>
                  <pic:spPr>
                    <a:xfrm>
                      <a:off x="0" y="0"/>
                      <a:ext cx="6811760" cy="3043396"/>
                    </a:xfrm>
                    <a:prstGeom prst="rect">
                      <a:avLst/>
                    </a:prstGeom>
                  </pic:spPr>
                </pic:pic>
              </a:graphicData>
            </a:graphic>
          </wp:inline>
        </w:drawing>
      </w:r>
    </w:p>
    <w:p w14:paraId="1DD717DB" w14:textId="77777777" w:rsidR="00F5533B" w:rsidRDefault="00F5533B" w:rsidP="00F5533B">
      <w:pPr>
        <w:ind w:firstLineChars="202" w:firstLine="424"/>
      </w:pPr>
      <w:r>
        <w:rPr>
          <w:rFonts w:hint="eastAsia"/>
        </w:rPr>
        <w:t>备注：</w:t>
      </w:r>
    </w:p>
    <w:p w14:paraId="5FBB00C7" w14:textId="77777777" w:rsidR="00F5533B" w:rsidRPr="00051CC3" w:rsidRDefault="00F5533B" w:rsidP="00F5533B">
      <w:pPr>
        <w:ind w:firstLine="420"/>
      </w:pPr>
      <w:r>
        <w:rPr>
          <w:rFonts w:hint="eastAsia"/>
        </w:rPr>
        <w:t>按钮从左至右：提交、保存、打印查看、查询、附加功能、取消、返回。</w:t>
      </w:r>
    </w:p>
    <w:p w14:paraId="2419B26E" w14:textId="77777777" w:rsidR="00F5533B" w:rsidRDefault="00F5533B" w:rsidP="006E45E9">
      <w:pPr>
        <w:pStyle w:val="4"/>
      </w:pPr>
      <w:bookmarkStart w:id="438" w:name="_Toc393285368"/>
      <w:bookmarkStart w:id="439" w:name="_Toc395083930"/>
      <w:r>
        <w:rPr>
          <w:rFonts w:hint="eastAsia"/>
        </w:rPr>
        <w:t>输入描述</w:t>
      </w:r>
      <w:bookmarkEnd w:id="438"/>
      <w:bookmarkEnd w:id="439"/>
    </w:p>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2269"/>
        <w:gridCol w:w="2126"/>
        <w:gridCol w:w="993"/>
        <w:gridCol w:w="850"/>
        <w:gridCol w:w="1134"/>
        <w:gridCol w:w="2693"/>
      </w:tblGrid>
      <w:tr w:rsidR="00F5533B" w14:paraId="3FBA1CD3" w14:textId="77777777" w:rsidTr="00C21C5B">
        <w:tc>
          <w:tcPr>
            <w:tcW w:w="850" w:type="dxa"/>
          </w:tcPr>
          <w:p w14:paraId="08DEDB2A" w14:textId="77777777" w:rsidR="00F5533B" w:rsidRPr="00446D93" w:rsidRDefault="00F5533B" w:rsidP="00C21C5B">
            <w:pPr>
              <w:jc w:val="center"/>
              <w:rPr>
                <w:b/>
              </w:rPr>
            </w:pPr>
            <w:r>
              <w:rPr>
                <w:rFonts w:hint="eastAsia"/>
                <w:b/>
              </w:rPr>
              <w:t>序号</w:t>
            </w:r>
          </w:p>
        </w:tc>
        <w:tc>
          <w:tcPr>
            <w:tcW w:w="2269" w:type="dxa"/>
            <w:shd w:val="clear" w:color="auto" w:fill="auto"/>
          </w:tcPr>
          <w:p w14:paraId="688A8C62" w14:textId="77777777" w:rsidR="00F5533B" w:rsidRPr="00446D93" w:rsidRDefault="00F5533B" w:rsidP="00C21C5B">
            <w:pPr>
              <w:jc w:val="center"/>
              <w:rPr>
                <w:b/>
              </w:rPr>
            </w:pPr>
            <w:r w:rsidRPr="00446D93">
              <w:rPr>
                <w:rFonts w:hint="eastAsia"/>
                <w:b/>
              </w:rPr>
              <w:t>本地名称</w:t>
            </w:r>
          </w:p>
        </w:tc>
        <w:tc>
          <w:tcPr>
            <w:tcW w:w="2126" w:type="dxa"/>
            <w:shd w:val="clear" w:color="auto" w:fill="auto"/>
          </w:tcPr>
          <w:p w14:paraId="2638794C" w14:textId="77777777" w:rsidR="00F5533B" w:rsidRPr="00446D93" w:rsidRDefault="00F5533B" w:rsidP="00C21C5B">
            <w:pPr>
              <w:jc w:val="center"/>
              <w:rPr>
                <w:b/>
              </w:rPr>
            </w:pPr>
            <w:r w:rsidRPr="00446D93">
              <w:rPr>
                <w:rFonts w:hint="eastAsia"/>
                <w:b/>
              </w:rPr>
              <w:t>英文名称</w:t>
            </w:r>
          </w:p>
        </w:tc>
        <w:tc>
          <w:tcPr>
            <w:tcW w:w="993" w:type="dxa"/>
          </w:tcPr>
          <w:p w14:paraId="5F922F73" w14:textId="77777777" w:rsidR="00F5533B" w:rsidRPr="00446D93" w:rsidRDefault="00F5533B" w:rsidP="00C21C5B">
            <w:pPr>
              <w:jc w:val="center"/>
              <w:rPr>
                <w:b/>
              </w:rPr>
            </w:pPr>
            <w:r>
              <w:rPr>
                <w:rFonts w:hint="eastAsia"/>
                <w:b/>
              </w:rPr>
              <w:t>类型</w:t>
            </w:r>
          </w:p>
        </w:tc>
        <w:tc>
          <w:tcPr>
            <w:tcW w:w="850" w:type="dxa"/>
            <w:shd w:val="clear" w:color="auto" w:fill="auto"/>
          </w:tcPr>
          <w:p w14:paraId="06333CA0" w14:textId="77777777" w:rsidR="00F5533B" w:rsidRPr="00446D93" w:rsidRDefault="00F5533B" w:rsidP="00C21C5B">
            <w:pPr>
              <w:jc w:val="center"/>
              <w:rPr>
                <w:b/>
              </w:rPr>
            </w:pPr>
            <w:r w:rsidRPr="00446D93">
              <w:rPr>
                <w:rFonts w:hint="eastAsia"/>
                <w:b/>
              </w:rPr>
              <w:t>M/O/P</w:t>
            </w:r>
          </w:p>
        </w:tc>
        <w:tc>
          <w:tcPr>
            <w:tcW w:w="1134" w:type="dxa"/>
            <w:shd w:val="clear" w:color="auto" w:fill="auto"/>
          </w:tcPr>
          <w:p w14:paraId="76A9848A" w14:textId="77777777" w:rsidR="00F5533B" w:rsidRPr="00446D93" w:rsidRDefault="00F5533B" w:rsidP="00C21C5B">
            <w:pPr>
              <w:jc w:val="center"/>
              <w:rPr>
                <w:b/>
              </w:rPr>
            </w:pPr>
            <w:r w:rsidRPr="00446D93">
              <w:rPr>
                <w:rFonts w:hint="eastAsia"/>
                <w:b/>
              </w:rPr>
              <w:t>数据来源</w:t>
            </w:r>
          </w:p>
        </w:tc>
        <w:tc>
          <w:tcPr>
            <w:tcW w:w="2693" w:type="dxa"/>
            <w:shd w:val="clear" w:color="auto" w:fill="auto"/>
          </w:tcPr>
          <w:p w14:paraId="604E87BC" w14:textId="77777777" w:rsidR="00F5533B" w:rsidRPr="00446D93" w:rsidRDefault="00F5533B" w:rsidP="00C21C5B">
            <w:pPr>
              <w:jc w:val="center"/>
              <w:rPr>
                <w:b/>
              </w:rPr>
            </w:pPr>
            <w:r w:rsidRPr="00446D93">
              <w:rPr>
                <w:rFonts w:hint="eastAsia"/>
                <w:b/>
              </w:rPr>
              <w:t>描述</w:t>
            </w:r>
          </w:p>
        </w:tc>
      </w:tr>
      <w:tr w:rsidR="00F5533B" w14:paraId="0B4C1BE7" w14:textId="77777777" w:rsidTr="00C21C5B">
        <w:tc>
          <w:tcPr>
            <w:tcW w:w="850" w:type="dxa"/>
          </w:tcPr>
          <w:p w14:paraId="61F0A936" w14:textId="77777777" w:rsidR="00F5533B" w:rsidRDefault="00F5533B" w:rsidP="00F5533B">
            <w:pPr>
              <w:numPr>
                <w:ilvl w:val="0"/>
                <w:numId w:val="29"/>
              </w:numPr>
              <w:spacing w:line="360" w:lineRule="auto"/>
            </w:pPr>
          </w:p>
        </w:tc>
        <w:tc>
          <w:tcPr>
            <w:tcW w:w="2269" w:type="dxa"/>
            <w:shd w:val="clear" w:color="auto" w:fill="auto"/>
          </w:tcPr>
          <w:p w14:paraId="68985F4C" w14:textId="77777777" w:rsidR="00F5533B" w:rsidRDefault="00F5533B" w:rsidP="00C21C5B">
            <w:r>
              <w:rPr>
                <w:rFonts w:hint="eastAsia"/>
              </w:rPr>
              <w:t>保函通知编号</w:t>
            </w:r>
          </w:p>
        </w:tc>
        <w:tc>
          <w:tcPr>
            <w:tcW w:w="2126" w:type="dxa"/>
            <w:shd w:val="clear" w:color="auto" w:fill="auto"/>
          </w:tcPr>
          <w:p w14:paraId="388CC8EB" w14:textId="77777777" w:rsidR="00F5533B" w:rsidRDefault="00F5533B" w:rsidP="00C21C5B">
            <w:pPr>
              <w:pStyle w:val="p0"/>
              <w:ind w:firstLine="0"/>
            </w:pPr>
          </w:p>
        </w:tc>
        <w:tc>
          <w:tcPr>
            <w:tcW w:w="993" w:type="dxa"/>
          </w:tcPr>
          <w:p w14:paraId="0C049ED7" w14:textId="77777777" w:rsidR="00F5533B" w:rsidRDefault="00F5533B" w:rsidP="00C21C5B">
            <w:pPr>
              <w:jc w:val="center"/>
            </w:pPr>
            <w:r>
              <w:rPr>
                <w:rFonts w:hint="eastAsia"/>
              </w:rPr>
              <w:t>V(16)</w:t>
            </w:r>
          </w:p>
        </w:tc>
        <w:tc>
          <w:tcPr>
            <w:tcW w:w="850" w:type="dxa"/>
            <w:shd w:val="clear" w:color="auto" w:fill="auto"/>
          </w:tcPr>
          <w:p w14:paraId="284E4BD0" w14:textId="77777777" w:rsidR="00F5533B" w:rsidRDefault="00F5533B" w:rsidP="00C21C5B">
            <w:pPr>
              <w:jc w:val="center"/>
            </w:pPr>
            <w:r>
              <w:rPr>
                <w:rFonts w:hint="eastAsia"/>
              </w:rPr>
              <w:t>P</w:t>
            </w:r>
          </w:p>
        </w:tc>
        <w:tc>
          <w:tcPr>
            <w:tcW w:w="1134" w:type="dxa"/>
            <w:shd w:val="clear" w:color="auto" w:fill="auto"/>
          </w:tcPr>
          <w:p w14:paraId="5EBF3CC2" w14:textId="77777777" w:rsidR="00F5533B" w:rsidRDefault="00F5533B" w:rsidP="00C21C5B">
            <w:r>
              <w:rPr>
                <w:rFonts w:hint="eastAsia"/>
              </w:rPr>
              <w:t>自动带出</w:t>
            </w:r>
          </w:p>
        </w:tc>
        <w:tc>
          <w:tcPr>
            <w:tcW w:w="2693" w:type="dxa"/>
            <w:shd w:val="clear" w:color="auto" w:fill="auto"/>
          </w:tcPr>
          <w:p w14:paraId="698AC247" w14:textId="77777777" w:rsidR="00F5533B" w:rsidRDefault="00F5533B" w:rsidP="00C21C5B"/>
        </w:tc>
      </w:tr>
      <w:tr w:rsidR="00F5533B" w14:paraId="5998EDBD" w14:textId="77777777" w:rsidTr="00C21C5B">
        <w:tc>
          <w:tcPr>
            <w:tcW w:w="850" w:type="dxa"/>
          </w:tcPr>
          <w:p w14:paraId="01D714EF" w14:textId="77777777" w:rsidR="00F5533B" w:rsidRDefault="00F5533B" w:rsidP="00F5533B">
            <w:pPr>
              <w:numPr>
                <w:ilvl w:val="0"/>
                <w:numId w:val="29"/>
              </w:numPr>
              <w:spacing w:line="360" w:lineRule="auto"/>
            </w:pPr>
          </w:p>
        </w:tc>
        <w:tc>
          <w:tcPr>
            <w:tcW w:w="2269" w:type="dxa"/>
            <w:shd w:val="clear" w:color="auto" w:fill="auto"/>
          </w:tcPr>
          <w:p w14:paraId="334AC827" w14:textId="77777777" w:rsidR="00F5533B" w:rsidRDefault="00F5533B" w:rsidP="00C21C5B">
            <w:r>
              <w:rPr>
                <w:rFonts w:hint="eastAsia"/>
              </w:rPr>
              <w:t>保函编号</w:t>
            </w:r>
          </w:p>
        </w:tc>
        <w:tc>
          <w:tcPr>
            <w:tcW w:w="2126" w:type="dxa"/>
            <w:shd w:val="clear" w:color="auto" w:fill="auto"/>
          </w:tcPr>
          <w:p w14:paraId="56ED43E8" w14:textId="77777777" w:rsidR="00F5533B" w:rsidRDefault="00F5533B" w:rsidP="00C21C5B">
            <w:pPr>
              <w:pStyle w:val="p0"/>
              <w:ind w:firstLine="0"/>
            </w:pPr>
          </w:p>
        </w:tc>
        <w:tc>
          <w:tcPr>
            <w:tcW w:w="993" w:type="dxa"/>
          </w:tcPr>
          <w:p w14:paraId="6752ED8D" w14:textId="77777777" w:rsidR="00F5533B" w:rsidRDefault="00F5533B" w:rsidP="00C21C5B">
            <w:pPr>
              <w:jc w:val="center"/>
            </w:pPr>
            <w:r>
              <w:rPr>
                <w:rFonts w:hint="eastAsia"/>
              </w:rPr>
              <w:t>V(16)</w:t>
            </w:r>
          </w:p>
        </w:tc>
        <w:tc>
          <w:tcPr>
            <w:tcW w:w="850" w:type="dxa"/>
            <w:shd w:val="clear" w:color="auto" w:fill="auto"/>
          </w:tcPr>
          <w:p w14:paraId="737024FE" w14:textId="77777777" w:rsidR="00F5533B" w:rsidRDefault="00F5533B" w:rsidP="00C21C5B">
            <w:pPr>
              <w:jc w:val="center"/>
            </w:pPr>
            <w:r>
              <w:rPr>
                <w:rFonts w:hint="eastAsia"/>
              </w:rPr>
              <w:t>P</w:t>
            </w:r>
          </w:p>
        </w:tc>
        <w:tc>
          <w:tcPr>
            <w:tcW w:w="1134" w:type="dxa"/>
            <w:shd w:val="clear" w:color="auto" w:fill="auto"/>
          </w:tcPr>
          <w:p w14:paraId="30481E42" w14:textId="77777777" w:rsidR="00F5533B" w:rsidRDefault="00F5533B" w:rsidP="00C21C5B">
            <w:r>
              <w:rPr>
                <w:rFonts w:hint="eastAsia"/>
              </w:rPr>
              <w:t>自动带出</w:t>
            </w:r>
          </w:p>
        </w:tc>
        <w:tc>
          <w:tcPr>
            <w:tcW w:w="2693" w:type="dxa"/>
            <w:shd w:val="clear" w:color="auto" w:fill="auto"/>
          </w:tcPr>
          <w:p w14:paraId="59BD98BA" w14:textId="77777777" w:rsidR="00F5533B" w:rsidRDefault="00F5533B" w:rsidP="00C21C5B"/>
        </w:tc>
      </w:tr>
      <w:tr w:rsidR="00F5533B" w14:paraId="4DA4335E" w14:textId="77777777" w:rsidTr="00C21C5B">
        <w:tc>
          <w:tcPr>
            <w:tcW w:w="850" w:type="dxa"/>
          </w:tcPr>
          <w:p w14:paraId="5AE54127" w14:textId="77777777" w:rsidR="00F5533B" w:rsidRDefault="00F5533B" w:rsidP="00F5533B">
            <w:pPr>
              <w:numPr>
                <w:ilvl w:val="0"/>
                <w:numId w:val="29"/>
              </w:numPr>
              <w:spacing w:line="360" w:lineRule="auto"/>
            </w:pPr>
          </w:p>
        </w:tc>
        <w:tc>
          <w:tcPr>
            <w:tcW w:w="2269" w:type="dxa"/>
            <w:shd w:val="clear" w:color="auto" w:fill="auto"/>
          </w:tcPr>
          <w:p w14:paraId="280158AD" w14:textId="77777777" w:rsidR="00F5533B" w:rsidRDefault="00F5533B" w:rsidP="00C21C5B">
            <w:r>
              <w:rPr>
                <w:rFonts w:hint="eastAsia"/>
              </w:rPr>
              <w:t>处理日期</w:t>
            </w:r>
          </w:p>
        </w:tc>
        <w:tc>
          <w:tcPr>
            <w:tcW w:w="2126" w:type="dxa"/>
            <w:shd w:val="clear" w:color="auto" w:fill="auto"/>
          </w:tcPr>
          <w:p w14:paraId="56B3A0B7" w14:textId="77777777" w:rsidR="00F5533B" w:rsidRDefault="00F5533B" w:rsidP="00C21C5B">
            <w:pPr>
              <w:pStyle w:val="p0"/>
              <w:ind w:firstLine="0"/>
            </w:pPr>
          </w:p>
        </w:tc>
        <w:tc>
          <w:tcPr>
            <w:tcW w:w="993" w:type="dxa"/>
          </w:tcPr>
          <w:p w14:paraId="44296B57" w14:textId="77777777" w:rsidR="00F5533B" w:rsidRDefault="00F5533B" w:rsidP="00C21C5B">
            <w:pPr>
              <w:jc w:val="center"/>
            </w:pPr>
            <w:r>
              <w:rPr>
                <w:rFonts w:hint="eastAsia"/>
              </w:rPr>
              <w:t>D</w:t>
            </w:r>
          </w:p>
        </w:tc>
        <w:tc>
          <w:tcPr>
            <w:tcW w:w="850" w:type="dxa"/>
            <w:shd w:val="clear" w:color="auto" w:fill="auto"/>
          </w:tcPr>
          <w:p w14:paraId="0407C0CD" w14:textId="77777777" w:rsidR="00F5533B" w:rsidRDefault="00F5533B" w:rsidP="00C21C5B">
            <w:pPr>
              <w:jc w:val="center"/>
            </w:pPr>
            <w:r>
              <w:rPr>
                <w:rFonts w:hint="eastAsia"/>
              </w:rPr>
              <w:t>P</w:t>
            </w:r>
          </w:p>
        </w:tc>
        <w:tc>
          <w:tcPr>
            <w:tcW w:w="1134" w:type="dxa"/>
            <w:shd w:val="clear" w:color="auto" w:fill="auto"/>
          </w:tcPr>
          <w:p w14:paraId="387C23EF" w14:textId="77777777" w:rsidR="00F5533B" w:rsidRDefault="00F5533B" w:rsidP="00C21C5B">
            <w:r>
              <w:rPr>
                <w:rFonts w:hint="eastAsia"/>
              </w:rPr>
              <w:t>自动带出</w:t>
            </w:r>
          </w:p>
        </w:tc>
        <w:tc>
          <w:tcPr>
            <w:tcW w:w="2693" w:type="dxa"/>
            <w:shd w:val="clear" w:color="auto" w:fill="auto"/>
          </w:tcPr>
          <w:p w14:paraId="0D7B48CA" w14:textId="77777777" w:rsidR="00F5533B" w:rsidRDefault="00F5533B" w:rsidP="00C21C5B">
            <w:r>
              <w:rPr>
                <w:rFonts w:hint="eastAsia"/>
              </w:rPr>
              <w:t>默认当前系统日期</w:t>
            </w:r>
          </w:p>
        </w:tc>
      </w:tr>
      <w:tr w:rsidR="00F5533B" w14:paraId="501AC6D9" w14:textId="77777777" w:rsidTr="00C21C5B">
        <w:tc>
          <w:tcPr>
            <w:tcW w:w="850" w:type="dxa"/>
          </w:tcPr>
          <w:p w14:paraId="2F5369A7" w14:textId="77777777" w:rsidR="00F5533B" w:rsidRDefault="00F5533B" w:rsidP="00F5533B">
            <w:pPr>
              <w:numPr>
                <w:ilvl w:val="0"/>
                <w:numId w:val="29"/>
              </w:numPr>
              <w:spacing w:line="360" w:lineRule="auto"/>
            </w:pPr>
          </w:p>
        </w:tc>
        <w:tc>
          <w:tcPr>
            <w:tcW w:w="2269" w:type="dxa"/>
            <w:shd w:val="clear" w:color="auto" w:fill="auto"/>
          </w:tcPr>
          <w:p w14:paraId="2E08F09A" w14:textId="77777777" w:rsidR="00F5533B" w:rsidRDefault="00F5533B" w:rsidP="00C21C5B">
            <w:r>
              <w:rPr>
                <w:rFonts w:hint="eastAsia"/>
              </w:rPr>
              <w:t>保函币种</w:t>
            </w:r>
          </w:p>
        </w:tc>
        <w:tc>
          <w:tcPr>
            <w:tcW w:w="2126" w:type="dxa"/>
            <w:shd w:val="clear" w:color="auto" w:fill="auto"/>
          </w:tcPr>
          <w:p w14:paraId="280321FB" w14:textId="77777777" w:rsidR="00F5533B" w:rsidRDefault="00F5533B" w:rsidP="00C21C5B">
            <w:pPr>
              <w:pStyle w:val="p0"/>
              <w:ind w:firstLine="0"/>
            </w:pPr>
          </w:p>
        </w:tc>
        <w:tc>
          <w:tcPr>
            <w:tcW w:w="993" w:type="dxa"/>
          </w:tcPr>
          <w:p w14:paraId="1B3B7274" w14:textId="77777777" w:rsidR="00F5533B" w:rsidRDefault="00F5533B" w:rsidP="00C21C5B">
            <w:pPr>
              <w:jc w:val="center"/>
            </w:pPr>
            <w:r>
              <w:rPr>
                <w:rFonts w:hint="eastAsia"/>
              </w:rPr>
              <w:t>V(3)</w:t>
            </w:r>
          </w:p>
        </w:tc>
        <w:tc>
          <w:tcPr>
            <w:tcW w:w="850" w:type="dxa"/>
            <w:shd w:val="clear" w:color="auto" w:fill="auto"/>
          </w:tcPr>
          <w:p w14:paraId="52A27E91" w14:textId="77777777" w:rsidR="00F5533B" w:rsidRDefault="00F5533B" w:rsidP="00C21C5B">
            <w:pPr>
              <w:jc w:val="center"/>
            </w:pPr>
            <w:r>
              <w:rPr>
                <w:rFonts w:hint="eastAsia"/>
              </w:rPr>
              <w:t>P</w:t>
            </w:r>
          </w:p>
        </w:tc>
        <w:tc>
          <w:tcPr>
            <w:tcW w:w="1134" w:type="dxa"/>
            <w:shd w:val="clear" w:color="auto" w:fill="auto"/>
          </w:tcPr>
          <w:p w14:paraId="3EDE63E2" w14:textId="77777777" w:rsidR="00F5533B" w:rsidRDefault="00F5533B" w:rsidP="00C21C5B">
            <w:r>
              <w:rPr>
                <w:rFonts w:hint="eastAsia"/>
              </w:rPr>
              <w:t>自动带出</w:t>
            </w:r>
          </w:p>
        </w:tc>
        <w:tc>
          <w:tcPr>
            <w:tcW w:w="2693" w:type="dxa"/>
            <w:shd w:val="clear" w:color="auto" w:fill="auto"/>
          </w:tcPr>
          <w:p w14:paraId="74AA9B75" w14:textId="77777777" w:rsidR="00F5533B" w:rsidRDefault="00F5533B" w:rsidP="00C21C5B"/>
        </w:tc>
      </w:tr>
      <w:tr w:rsidR="00F5533B" w14:paraId="0A5386AB" w14:textId="77777777" w:rsidTr="00C21C5B">
        <w:tc>
          <w:tcPr>
            <w:tcW w:w="850" w:type="dxa"/>
          </w:tcPr>
          <w:p w14:paraId="2E4B49AD" w14:textId="77777777" w:rsidR="00F5533B" w:rsidRDefault="00F5533B" w:rsidP="00F5533B">
            <w:pPr>
              <w:numPr>
                <w:ilvl w:val="0"/>
                <w:numId w:val="29"/>
              </w:numPr>
              <w:spacing w:line="360" w:lineRule="auto"/>
            </w:pPr>
          </w:p>
        </w:tc>
        <w:tc>
          <w:tcPr>
            <w:tcW w:w="2269" w:type="dxa"/>
            <w:shd w:val="clear" w:color="auto" w:fill="auto"/>
          </w:tcPr>
          <w:p w14:paraId="19563955" w14:textId="77777777" w:rsidR="00F5533B" w:rsidRDefault="00F5533B" w:rsidP="00C21C5B">
            <w:r>
              <w:rPr>
                <w:rFonts w:hint="eastAsia"/>
              </w:rPr>
              <w:t>保函金额</w:t>
            </w:r>
          </w:p>
        </w:tc>
        <w:tc>
          <w:tcPr>
            <w:tcW w:w="2126" w:type="dxa"/>
            <w:shd w:val="clear" w:color="auto" w:fill="auto"/>
          </w:tcPr>
          <w:p w14:paraId="1BE2304C" w14:textId="77777777" w:rsidR="00F5533B" w:rsidRDefault="00F5533B" w:rsidP="00C21C5B">
            <w:pPr>
              <w:pStyle w:val="p0"/>
              <w:ind w:firstLine="0"/>
            </w:pPr>
          </w:p>
        </w:tc>
        <w:tc>
          <w:tcPr>
            <w:tcW w:w="993" w:type="dxa"/>
          </w:tcPr>
          <w:p w14:paraId="4F6392D9" w14:textId="77777777" w:rsidR="00F5533B" w:rsidRDefault="00F5533B" w:rsidP="00C21C5B">
            <w:pPr>
              <w:jc w:val="center"/>
            </w:pPr>
            <w:r>
              <w:rPr>
                <w:rFonts w:hint="eastAsia"/>
              </w:rPr>
              <w:t>N(18,2)</w:t>
            </w:r>
          </w:p>
        </w:tc>
        <w:tc>
          <w:tcPr>
            <w:tcW w:w="850" w:type="dxa"/>
            <w:shd w:val="clear" w:color="auto" w:fill="auto"/>
          </w:tcPr>
          <w:p w14:paraId="3A05745C" w14:textId="77777777" w:rsidR="00F5533B" w:rsidRDefault="00F5533B" w:rsidP="00C21C5B">
            <w:pPr>
              <w:jc w:val="center"/>
            </w:pPr>
            <w:r>
              <w:rPr>
                <w:rFonts w:hint="eastAsia"/>
              </w:rPr>
              <w:t>P</w:t>
            </w:r>
          </w:p>
        </w:tc>
        <w:tc>
          <w:tcPr>
            <w:tcW w:w="1134" w:type="dxa"/>
            <w:shd w:val="clear" w:color="auto" w:fill="auto"/>
          </w:tcPr>
          <w:p w14:paraId="7E4DCBFA" w14:textId="77777777" w:rsidR="00F5533B" w:rsidRDefault="00F5533B" w:rsidP="00C21C5B">
            <w:r>
              <w:rPr>
                <w:rFonts w:hint="eastAsia"/>
              </w:rPr>
              <w:t>自动带出</w:t>
            </w:r>
          </w:p>
        </w:tc>
        <w:tc>
          <w:tcPr>
            <w:tcW w:w="2693" w:type="dxa"/>
            <w:shd w:val="clear" w:color="auto" w:fill="auto"/>
          </w:tcPr>
          <w:p w14:paraId="09973EDE" w14:textId="77777777" w:rsidR="00F5533B" w:rsidRDefault="00F5533B" w:rsidP="00C21C5B"/>
        </w:tc>
      </w:tr>
      <w:tr w:rsidR="00F5533B" w14:paraId="71766B80" w14:textId="77777777" w:rsidTr="00C21C5B">
        <w:tc>
          <w:tcPr>
            <w:tcW w:w="850" w:type="dxa"/>
          </w:tcPr>
          <w:p w14:paraId="4162148E" w14:textId="77777777" w:rsidR="00F5533B" w:rsidRDefault="00F5533B" w:rsidP="00F5533B">
            <w:pPr>
              <w:numPr>
                <w:ilvl w:val="0"/>
                <w:numId w:val="29"/>
              </w:numPr>
              <w:spacing w:line="360" w:lineRule="auto"/>
            </w:pPr>
          </w:p>
        </w:tc>
        <w:tc>
          <w:tcPr>
            <w:tcW w:w="2269" w:type="dxa"/>
            <w:shd w:val="clear" w:color="auto" w:fill="auto"/>
          </w:tcPr>
          <w:p w14:paraId="6ABB5B88" w14:textId="77777777" w:rsidR="00F5533B" w:rsidRDefault="00F5533B" w:rsidP="00C21C5B">
            <w:pPr>
              <w:tabs>
                <w:tab w:val="right" w:pos="2053"/>
              </w:tabs>
            </w:pPr>
            <w:r>
              <w:rPr>
                <w:rFonts w:hint="eastAsia"/>
              </w:rPr>
              <w:t>原因</w:t>
            </w:r>
          </w:p>
        </w:tc>
        <w:tc>
          <w:tcPr>
            <w:tcW w:w="2126" w:type="dxa"/>
            <w:shd w:val="clear" w:color="auto" w:fill="auto"/>
          </w:tcPr>
          <w:p w14:paraId="30B36957" w14:textId="77777777" w:rsidR="00F5533B" w:rsidRDefault="00F5533B" w:rsidP="00C21C5B">
            <w:pPr>
              <w:pStyle w:val="p0"/>
              <w:ind w:firstLine="0"/>
            </w:pPr>
          </w:p>
        </w:tc>
        <w:tc>
          <w:tcPr>
            <w:tcW w:w="993" w:type="dxa"/>
          </w:tcPr>
          <w:p w14:paraId="6DDD0EE3" w14:textId="77777777" w:rsidR="00F5533B" w:rsidRDefault="00F5533B" w:rsidP="00C21C5B">
            <w:pPr>
              <w:jc w:val="center"/>
            </w:pPr>
            <w:r>
              <w:rPr>
                <w:rFonts w:hint="eastAsia"/>
              </w:rPr>
              <w:t>V(200)</w:t>
            </w:r>
          </w:p>
        </w:tc>
        <w:tc>
          <w:tcPr>
            <w:tcW w:w="850" w:type="dxa"/>
            <w:shd w:val="clear" w:color="auto" w:fill="auto"/>
          </w:tcPr>
          <w:p w14:paraId="549103F7" w14:textId="77777777" w:rsidR="00F5533B" w:rsidRDefault="00F5533B" w:rsidP="00C21C5B">
            <w:pPr>
              <w:jc w:val="center"/>
            </w:pPr>
            <w:r>
              <w:rPr>
                <w:rFonts w:hint="eastAsia"/>
              </w:rPr>
              <w:t>O</w:t>
            </w:r>
          </w:p>
        </w:tc>
        <w:tc>
          <w:tcPr>
            <w:tcW w:w="1134" w:type="dxa"/>
            <w:shd w:val="clear" w:color="auto" w:fill="auto"/>
          </w:tcPr>
          <w:p w14:paraId="5A51EAFA" w14:textId="77777777" w:rsidR="00F5533B" w:rsidRDefault="00F5533B" w:rsidP="00C21C5B">
            <w:r>
              <w:rPr>
                <w:rFonts w:hint="eastAsia"/>
              </w:rPr>
              <w:t>手工录入</w:t>
            </w:r>
          </w:p>
        </w:tc>
        <w:tc>
          <w:tcPr>
            <w:tcW w:w="2693" w:type="dxa"/>
            <w:shd w:val="clear" w:color="auto" w:fill="auto"/>
          </w:tcPr>
          <w:p w14:paraId="13B06745" w14:textId="77777777" w:rsidR="00F5533B" w:rsidRDefault="00F5533B" w:rsidP="00C21C5B"/>
        </w:tc>
      </w:tr>
      <w:tr w:rsidR="00F5533B" w14:paraId="2E6AAFEF" w14:textId="77777777" w:rsidTr="00C21C5B">
        <w:tc>
          <w:tcPr>
            <w:tcW w:w="850" w:type="dxa"/>
          </w:tcPr>
          <w:p w14:paraId="6706F87F" w14:textId="77777777" w:rsidR="00F5533B" w:rsidRDefault="00F5533B" w:rsidP="00F5533B">
            <w:pPr>
              <w:numPr>
                <w:ilvl w:val="0"/>
                <w:numId w:val="29"/>
              </w:numPr>
              <w:spacing w:line="360" w:lineRule="auto"/>
            </w:pPr>
          </w:p>
        </w:tc>
        <w:tc>
          <w:tcPr>
            <w:tcW w:w="2269" w:type="dxa"/>
            <w:shd w:val="clear" w:color="auto" w:fill="auto"/>
          </w:tcPr>
          <w:p w14:paraId="117808AA" w14:textId="77777777" w:rsidR="00F5533B" w:rsidRDefault="00F5533B" w:rsidP="00C21C5B">
            <w:pPr>
              <w:tabs>
                <w:tab w:val="right" w:pos="2053"/>
              </w:tabs>
            </w:pPr>
            <w:r>
              <w:rPr>
                <w:rFonts w:hint="eastAsia"/>
              </w:rPr>
              <w:t>备注</w:t>
            </w:r>
          </w:p>
        </w:tc>
        <w:tc>
          <w:tcPr>
            <w:tcW w:w="2126" w:type="dxa"/>
            <w:shd w:val="clear" w:color="auto" w:fill="auto"/>
          </w:tcPr>
          <w:p w14:paraId="44F12425" w14:textId="77777777" w:rsidR="00F5533B" w:rsidRDefault="00F5533B" w:rsidP="00C21C5B">
            <w:pPr>
              <w:pStyle w:val="p0"/>
              <w:ind w:firstLine="0"/>
            </w:pPr>
          </w:p>
        </w:tc>
        <w:tc>
          <w:tcPr>
            <w:tcW w:w="993" w:type="dxa"/>
          </w:tcPr>
          <w:p w14:paraId="720476BB" w14:textId="77777777" w:rsidR="00F5533B" w:rsidRDefault="00F5533B" w:rsidP="00C21C5B">
            <w:pPr>
              <w:jc w:val="center"/>
            </w:pPr>
            <w:r>
              <w:rPr>
                <w:rFonts w:hint="eastAsia"/>
              </w:rPr>
              <w:t>V(200)</w:t>
            </w:r>
          </w:p>
        </w:tc>
        <w:tc>
          <w:tcPr>
            <w:tcW w:w="850" w:type="dxa"/>
            <w:shd w:val="clear" w:color="auto" w:fill="auto"/>
          </w:tcPr>
          <w:p w14:paraId="304BD53A" w14:textId="77777777" w:rsidR="00F5533B" w:rsidRDefault="00F5533B" w:rsidP="00C21C5B">
            <w:pPr>
              <w:jc w:val="center"/>
            </w:pPr>
            <w:r>
              <w:rPr>
                <w:rFonts w:hint="eastAsia"/>
              </w:rPr>
              <w:t>O</w:t>
            </w:r>
          </w:p>
        </w:tc>
        <w:tc>
          <w:tcPr>
            <w:tcW w:w="1134" w:type="dxa"/>
            <w:shd w:val="clear" w:color="auto" w:fill="auto"/>
          </w:tcPr>
          <w:p w14:paraId="683FDE1F" w14:textId="77777777" w:rsidR="00F5533B" w:rsidRDefault="00F5533B" w:rsidP="00C21C5B">
            <w:r>
              <w:rPr>
                <w:rFonts w:hint="eastAsia"/>
              </w:rPr>
              <w:t>手工录入</w:t>
            </w:r>
          </w:p>
        </w:tc>
        <w:tc>
          <w:tcPr>
            <w:tcW w:w="2693" w:type="dxa"/>
            <w:shd w:val="clear" w:color="auto" w:fill="auto"/>
          </w:tcPr>
          <w:p w14:paraId="7539331C" w14:textId="77777777" w:rsidR="00F5533B" w:rsidRDefault="00F5533B" w:rsidP="00C21C5B"/>
        </w:tc>
      </w:tr>
      <w:tr w:rsidR="00F5533B" w14:paraId="11ECA370" w14:textId="77777777" w:rsidTr="00C21C5B">
        <w:tc>
          <w:tcPr>
            <w:tcW w:w="850" w:type="dxa"/>
          </w:tcPr>
          <w:p w14:paraId="4DEC39EB" w14:textId="77777777" w:rsidR="00F5533B" w:rsidRDefault="00F5533B" w:rsidP="00F5533B">
            <w:pPr>
              <w:numPr>
                <w:ilvl w:val="0"/>
                <w:numId w:val="29"/>
              </w:numPr>
              <w:spacing w:line="360" w:lineRule="auto"/>
            </w:pPr>
          </w:p>
        </w:tc>
        <w:tc>
          <w:tcPr>
            <w:tcW w:w="2269" w:type="dxa"/>
            <w:shd w:val="clear" w:color="auto" w:fill="auto"/>
          </w:tcPr>
          <w:p w14:paraId="7A76BAE5" w14:textId="77777777" w:rsidR="00F5533B" w:rsidRDefault="00F5533B" w:rsidP="00C21C5B">
            <w:pPr>
              <w:tabs>
                <w:tab w:val="right" w:pos="2053"/>
              </w:tabs>
            </w:pPr>
            <w:r>
              <w:rPr>
                <w:rFonts w:hint="eastAsia"/>
              </w:rPr>
              <w:t>费用管理</w:t>
            </w:r>
          </w:p>
        </w:tc>
        <w:tc>
          <w:tcPr>
            <w:tcW w:w="2126" w:type="dxa"/>
            <w:shd w:val="clear" w:color="auto" w:fill="auto"/>
          </w:tcPr>
          <w:p w14:paraId="37ECCAD1" w14:textId="77777777" w:rsidR="00F5533B" w:rsidRDefault="00F5533B" w:rsidP="00C21C5B">
            <w:pPr>
              <w:pStyle w:val="p0"/>
              <w:ind w:firstLine="0"/>
            </w:pPr>
          </w:p>
        </w:tc>
        <w:tc>
          <w:tcPr>
            <w:tcW w:w="993" w:type="dxa"/>
          </w:tcPr>
          <w:p w14:paraId="122D95DC" w14:textId="77777777" w:rsidR="00F5533B" w:rsidRDefault="00F5533B" w:rsidP="00C21C5B">
            <w:pPr>
              <w:jc w:val="center"/>
            </w:pPr>
            <w:r>
              <w:rPr>
                <w:rFonts w:hint="eastAsia"/>
              </w:rPr>
              <w:t>控件</w:t>
            </w:r>
          </w:p>
        </w:tc>
        <w:tc>
          <w:tcPr>
            <w:tcW w:w="850" w:type="dxa"/>
            <w:shd w:val="clear" w:color="auto" w:fill="auto"/>
          </w:tcPr>
          <w:p w14:paraId="79DADBE8" w14:textId="77777777" w:rsidR="00F5533B" w:rsidRDefault="00F5533B" w:rsidP="00C21C5B">
            <w:pPr>
              <w:jc w:val="center"/>
            </w:pPr>
            <w:r>
              <w:rPr>
                <w:rFonts w:hint="eastAsia"/>
              </w:rPr>
              <w:t>O</w:t>
            </w:r>
          </w:p>
        </w:tc>
        <w:tc>
          <w:tcPr>
            <w:tcW w:w="1134" w:type="dxa"/>
            <w:shd w:val="clear" w:color="auto" w:fill="auto"/>
          </w:tcPr>
          <w:p w14:paraId="5C333BF4" w14:textId="77777777" w:rsidR="00F5533B" w:rsidRDefault="00F5533B" w:rsidP="00C21C5B">
            <w:r>
              <w:rPr>
                <w:rFonts w:hint="eastAsia"/>
              </w:rPr>
              <w:t>手工录入</w:t>
            </w:r>
          </w:p>
        </w:tc>
        <w:tc>
          <w:tcPr>
            <w:tcW w:w="2693" w:type="dxa"/>
            <w:shd w:val="clear" w:color="auto" w:fill="auto"/>
          </w:tcPr>
          <w:p w14:paraId="348FF667" w14:textId="77777777" w:rsidR="00F5533B" w:rsidRDefault="00F5533B" w:rsidP="00C21C5B"/>
        </w:tc>
      </w:tr>
    </w:tbl>
    <w:p w14:paraId="3E46C73F" w14:textId="77777777" w:rsidR="00F5533B" w:rsidRDefault="00F5533B" w:rsidP="006E45E9">
      <w:pPr>
        <w:pStyle w:val="4"/>
      </w:pPr>
      <w:bookmarkStart w:id="440" w:name="_Toc393285369"/>
      <w:bookmarkStart w:id="441" w:name="_Toc395083931"/>
      <w:r>
        <w:rPr>
          <w:rFonts w:hint="eastAsia"/>
        </w:rPr>
        <w:t>交易控制</w:t>
      </w:r>
      <w:bookmarkEnd w:id="440"/>
      <w:bookmarkEnd w:id="441"/>
    </w:p>
    <w:p w14:paraId="3C568145" w14:textId="77777777" w:rsidR="00F5533B" w:rsidRDefault="00F5533B" w:rsidP="00B84A42">
      <w:pPr>
        <w:pStyle w:val="5"/>
      </w:pPr>
      <w:r>
        <w:rPr>
          <w:rFonts w:hint="eastAsia"/>
        </w:rPr>
        <w:t>左树控制</w:t>
      </w:r>
    </w:p>
    <w:p w14:paraId="5DAA158C" w14:textId="77777777" w:rsidR="00F5533B" w:rsidRDefault="00F5533B" w:rsidP="00F5533B">
      <w:pPr>
        <w:ind w:firstLine="420"/>
      </w:pPr>
      <w:r>
        <w:rPr>
          <w:rFonts w:hint="eastAsia"/>
        </w:rPr>
        <w:t>交易应加载保函未注销、未撤销的交易信息且此保函未到单未赔付</w:t>
      </w:r>
      <w:r w:rsidRPr="00914E92">
        <w:rPr>
          <w:rFonts w:hint="eastAsia"/>
        </w:rPr>
        <w:t>，且该任务没有在业务处理临时表中。</w:t>
      </w:r>
    </w:p>
    <w:p w14:paraId="610981C3" w14:textId="77777777" w:rsidR="00F5533B" w:rsidRDefault="00F5533B" w:rsidP="006E45E9">
      <w:pPr>
        <w:pStyle w:val="4"/>
      </w:pPr>
      <w:bookmarkStart w:id="442" w:name="_Toc393285370"/>
      <w:bookmarkStart w:id="443" w:name="_Toc395083932"/>
      <w:r>
        <w:rPr>
          <w:rFonts w:hint="eastAsia"/>
        </w:rPr>
        <w:t>边界描述</w:t>
      </w:r>
      <w:bookmarkEnd w:id="442"/>
      <w:bookmarkEnd w:id="443"/>
    </w:p>
    <w:p w14:paraId="44C3F0E1" w14:textId="77777777" w:rsidR="00F5533B" w:rsidRDefault="00F5533B" w:rsidP="00F5533B">
      <w:pPr>
        <w:ind w:firstLine="420"/>
      </w:pPr>
      <w:r>
        <w:rPr>
          <w:rFonts w:hint="eastAsia"/>
        </w:rPr>
        <w:t>无。</w:t>
      </w:r>
    </w:p>
    <w:p w14:paraId="2BFCB5D1" w14:textId="77777777" w:rsidR="00F5533B" w:rsidRPr="00F67303" w:rsidRDefault="00F5533B" w:rsidP="006E45E9">
      <w:pPr>
        <w:pStyle w:val="4"/>
        <w:ind w:hanging="735"/>
      </w:pPr>
      <w:bookmarkStart w:id="444" w:name="_Toc393285371"/>
      <w:bookmarkStart w:id="445" w:name="_Toc395083933"/>
      <w:r>
        <w:rPr>
          <w:rFonts w:hint="eastAsia"/>
        </w:rPr>
        <w:t>输出描述</w:t>
      </w:r>
      <w:bookmarkEnd w:id="444"/>
      <w:bookmarkEnd w:id="445"/>
    </w:p>
    <w:p w14:paraId="18D7D0BF" w14:textId="77777777" w:rsidR="00F5533B" w:rsidRDefault="00F5533B" w:rsidP="00B84A42">
      <w:pPr>
        <w:pStyle w:val="5"/>
      </w:pPr>
      <w:r>
        <w:rPr>
          <w:rFonts w:hint="eastAsia"/>
        </w:rPr>
        <w:t>面函</w:t>
      </w:r>
    </w:p>
    <w:p w14:paraId="2A6FDD3F" w14:textId="77777777" w:rsidR="00F5533B" w:rsidRPr="00213D40" w:rsidRDefault="00F5533B" w:rsidP="00F5533B">
      <w:pPr>
        <w:ind w:firstLine="420"/>
      </w:pPr>
      <w:r>
        <w:rPr>
          <w:rFonts w:hint="eastAsia"/>
        </w:rPr>
        <w:t>保函撤销确认书</w:t>
      </w:r>
    </w:p>
    <w:p w14:paraId="208773A9" w14:textId="77777777" w:rsidR="00F5533B" w:rsidRDefault="00F5533B" w:rsidP="00B84A42">
      <w:pPr>
        <w:pStyle w:val="5"/>
      </w:pPr>
      <w:r>
        <w:rPr>
          <w:rFonts w:hint="eastAsia"/>
        </w:rPr>
        <w:t>报文</w:t>
      </w:r>
    </w:p>
    <w:p w14:paraId="076CCF99" w14:textId="77777777" w:rsidR="00F5533B" w:rsidRDefault="00F5533B" w:rsidP="00F5533B">
      <w:pPr>
        <w:ind w:firstLine="420"/>
      </w:pPr>
      <w:r>
        <w:rPr>
          <w:rFonts w:hint="eastAsia"/>
        </w:rPr>
        <w:t>无。</w:t>
      </w:r>
    </w:p>
    <w:p w14:paraId="7464D2B5" w14:textId="77777777" w:rsidR="00F5533B" w:rsidRPr="0080498F" w:rsidRDefault="00F5533B" w:rsidP="006E45E9">
      <w:pPr>
        <w:pStyle w:val="4"/>
        <w:ind w:firstLine="0"/>
      </w:pPr>
      <w:bookmarkStart w:id="446" w:name="_Toc393285372"/>
      <w:bookmarkStart w:id="447" w:name="_Toc395083934"/>
      <w:r>
        <w:rPr>
          <w:rFonts w:hint="eastAsia"/>
        </w:rPr>
        <w:t>额度</w:t>
      </w:r>
      <w:bookmarkEnd w:id="446"/>
      <w:bookmarkEnd w:id="447"/>
    </w:p>
    <w:p w14:paraId="5AF45773" w14:textId="77777777" w:rsidR="00F5533B" w:rsidRPr="008C19D4" w:rsidRDefault="00F5533B" w:rsidP="00F5533B">
      <w:pPr>
        <w:ind w:firstLine="420"/>
      </w:pPr>
      <w:r>
        <w:rPr>
          <w:rFonts w:hint="eastAsia"/>
        </w:rPr>
        <w:t>无。</w:t>
      </w:r>
    </w:p>
    <w:p w14:paraId="6ACBAD9E" w14:textId="77777777" w:rsidR="00F5533B" w:rsidRDefault="00F5533B" w:rsidP="006E45E9">
      <w:pPr>
        <w:pStyle w:val="4"/>
      </w:pPr>
      <w:bookmarkStart w:id="448" w:name="_Toc393285373"/>
      <w:bookmarkStart w:id="449" w:name="_Toc395083935"/>
      <w:r>
        <w:rPr>
          <w:rFonts w:hint="eastAsia"/>
        </w:rPr>
        <w:t>手续费</w:t>
      </w:r>
      <w:bookmarkEnd w:id="448"/>
      <w:bookmarkEnd w:id="449"/>
    </w:p>
    <w:p w14:paraId="22D0743F" w14:textId="77777777" w:rsidR="00F5533B" w:rsidRPr="000D2F3E" w:rsidRDefault="00F5533B" w:rsidP="00F5533B">
      <w:pPr>
        <w:ind w:left="432"/>
      </w:pPr>
      <w:r w:rsidRPr="000F2D9F">
        <w:rPr>
          <w:rFonts w:hint="eastAsia"/>
        </w:rPr>
        <w:t>默认的收费方式：</w:t>
      </w:r>
      <w:r>
        <w:rPr>
          <w:rFonts w:hint="eastAsia"/>
        </w:rPr>
        <w:t>现收、外收。允许现收</w:t>
      </w:r>
      <w:r w:rsidRPr="000F2D9F">
        <w:rPr>
          <w:rFonts w:hint="eastAsia"/>
        </w:rPr>
        <w:t>，免收，现金收，</w:t>
      </w:r>
      <w:r>
        <w:rPr>
          <w:rFonts w:hint="eastAsia"/>
        </w:rPr>
        <w:t>不允后收、现收内扣</w:t>
      </w:r>
      <w:r w:rsidRPr="000F2D9F">
        <w:rPr>
          <w:rFonts w:hint="eastAsia"/>
        </w:rPr>
        <w:t>。</w:t>
      </w:r>
    </w:p>
    <w:p w14:paraId="32085374" w14:textId="77777777" w:rsidR="00F5533B" w:rsidRDefault="00F5533B" w:rsidP="00F5533B">
      <w:pPr>
        <w:ind w:left="432"/>
      </w:pPr>
      <w:r>
        <w:rPr>
          <w:rFonts w:hint="eastAsia"/>
        </w:rPr>
        <w:t>交易根据通知加载收费信息有可能收取前续交易后收手续费：</w:t>
      </w:r>
    </w:p>
    <w:p w14:paraId="04765652" w14:textId="77777777" w:rsidR="00F5533B" w:rsidRPr="00D41E3B" w:rsidRDefault="00F5533B" w:rsidP="00F5533B">
      <w:pPr>
        <w:ind w:left="432"/>
      </w:pPr>
      <w:r>
        <w:rPr>
          <w:rFonts w:hint="eastAsia"/>
        </w:rPr>
        <w:t>1.</w:t>
      </w:r>
      <w:r>
        <w:rPr>
          <w:rFonts w:hint="eastAsia"/>
        </w:rPr>
        <w:t>手续费收入</w:t>
      </w:r>
    </w:p>
    <w:p w14:paraId="4ADA3EB6" w14:textId="77777777" w:rsidR="00F5533B" w:rsidRDefault="00F5533B" w:rsidP="006E45E9">
      <w:pPr>
        <w:pStyle w:val="4"/>
      </w:pPr>
      <w:bookmarkStart w:id="450" w:name="_Toc393285374"/>
      <w:bookmarkStart w:id="451" w:name="_Toc395083936"/>
      <w:r>
        <w:rPr>
          <w:rFonts w:hint="eastAsia"/>
        </w:rPr>
        <w:t>会计分录</w:t>
      </w:r>
      <w:bookmarkEnd w:id="450"/>
      <w:bookmarkEnd w:id="451"/>
    </w:p>
    <w:p w14:paraId="31A4AB6D" w14:textId="77777777" w:rsidR="00F5533B" w:rsidRDefault="00F5533B" w:rsidP="00F5533B">
      <w:pPr>
        <w:ind w:firstLine="420"/>
      </w:pPr>
      <w:r>
        <w:rPr>
          <w:rFonts w:hint="eastAsia"/>
        </w:rPr>
        <w:t>借：</w:t>
      </w:r>
      <w:r>
        <w:rPr>
          <w:rFonts w:hint="eastAsia"/>
        </w:rPr>
        <w:t>201101</w:t>
      </w:r>
      <w:r>
        <w:rPr>
          <w:rFonts w:hint="eastAsia"/>
        </w:rPr>
        <w:t>活期存款等科目外币或人民币</w:t>
      </w:r>
    </w:p>
    <w:p w14:paraId="1551503D" w14:textId="77777777" w:rsidR="00F5533B" w:rsidRPr="00AB3909" w:rsidRDefault="00F5533B" w:rsidP="00F5533B">
      <w:pPr>
        <w:ind w:firstLine="420"/>
      </w:pPr>
      <w:r>
        <w:rPr>
          <w:rFonts w:hint="eastAsia"/>
        </w:rPr>
        <w:t>贷：</w:t>
      </w:r>
      <w:r>
        <w:rPr>
          <w:rFonts w:hint="eastAsia"/>
        </w:rPr>
        <w:t>60210502</w:t>
      </w:r>
      <w:r>
        <w:rPr>
          <w:rFonts w:hint="eastAsia"/>
        </w:rPr>
        <w:t>保函手续费收入外币或人民币</w:t>
      </w:r>
    </w:p>
    <w:p w14:paraId="6B7FED41" w14:textId="77777777" w:rsidR="00F5533B" w:rsidRDefault="00F5533B" w:rsidP="006E45E9">
      <w:pPr>
        <w:pStyle w:val="4"/>
      </w:pPr>
      <w:bookmarkStart w:id="452" w:name="_Toc393285375"/>
      <w:bookmarkStart w:id="453" w:name="_Toc395083937"/>
      <w:r>
        <w:rPr>
          <w:rFonts w:hint="eastAsia"/>
        </w:rPr>
        <w:t>其它</w:t>
      </w:r>
      <w:bookmarkEnd w:id="452"/>
      <w:bookmarkEnd w:id="453"/>
    </w:p>
    <w:p w14:paraId="25BDC030" w14:textId="77777777" w:rsidR="00F5533B" w:rsidRDefault="00F5533B" w:rsidP="00292ACA">
      <w:pPr>
        <w:ind w:firstLine="420"/>
      </w:pPr>
      <w:r>
        <w:rPr>
          <w:rFonts w:hint="eastAsia"/>
        </w:rPr>
        <w:t>无。</w:t>
      </w:r>
    </w:p>
    <w:p w14:paraId="7B82C8BA" w14:textId="77777777" w:rsidR="00F5533B" w:rsidRDefault="00F5533B" w:rsidP="00F5533B">
      <w:pPr>
        <w:ind w:firstLine="420"/>
      </w:pPr>
    </w:p>
    <w:p w14:paraId="635B78DC" w14:textId="77777777" w:rsidR="00F5533B" w:rsidRDefault="00F5533B" w:rsidP="00B84A42">
      <w:pPr>
        <w:pStyle w:val="3"/>
      </w:pPr>
      <w:bookmarkStart w:id="454" w:name="_Toc415598222"/>
      <w:r>
        <w:rPr>
          <w:rFonts w:hint="eastAsia"/>
        </w:rPr>
        <w:t>保函索赔</w:t>
      </w:r>
      <w:bookmarkEnd w:id="454"/>
    </w:p>
    <w:p w14:paraId="47388256" w14:textId="77777777" w:rsidR="00F5533B" w:rsidRDefault="00F5533B" w:rsidP="006E45E9">
      <w:pPr>
        <w:pStyle w:val="4"/>
      </w:pPr>
      <w:bookmarkStart w:id="455" w:name="_Toc393285377"/>
      <w:bookmarkStart w:id="456" w:name="_Toc395083939"/>
      <w:r>
        <w:rPr>
          <w:rFonts w:hint="eastAsia"/>
        </w:rPr>
        <w:t>交易描述</w:t>
      </w:r>
      <w:bookmarkEnd w:id="455"/>
      <w:bookmarkEnd w:id="456"/>
    </w:p>
    <w:p w14:paraId="5DED0517" w14:textId="77777777" w:rsidR="00F5533B" w:rsidRPr="00AE2794" w:rsidRDefault="00F5533B" w:rsidP="00F5533B">
      <w:pPr>
        <w:ind w:firstLine="420"/>
      </w:pPr>
      <w:r>
        <w:rPr>
          <w:rFonts w:hint="eastAsia"/>
        </w:rPr>
        <w:t>此交易用于对外索赔时的登记，产生索赔报文或信函。一个保函项下可以分多次登记，保函索赔金额随逐次登记递减。</w:t>
      </w:r>
    </w:p>
    <w:p w14:paraId="68E93A1D" w14:textId="77777777" w:rsidR="00F5533B" w:rsidRDefault="00F5533B" w:rsidP="006E45E9">
      <w:pPr>
        <w:pStyle w:val="4"/>
      </w:pPr>
      <w:bookmarkStart w:id="457" w:name="_Toc393285378"/>
      <w:bookmarkStart w:id="458" w:name="_Toc395083940"/>
      <w:r>
        <w:rPr>
          <w:rFonts w:hint="eastAsia"/>
        </w:rPr>
        <w:t>柜员操作</w:t>
      </w:r>
      <w:bookmarkEnd w:id="457"/>
      <w:bookmarkEnd w:id="458"/>
    </w:p>
    <w:p w14:paraId="566766EA" w14:textId="77777777" w:rsidR="00F5533B" w:rsidRDefault="00F5533B" w:rsidP="00F5533B">
      <w:pPr>
        <w:ind w:firstLine="420"/>
      </w:pPr>
      <w:r>
        <w:rPr>
          <w:rFonts w:hint="eastAsia"/>
        </w:rPr>
        <w:t>本交易由具有保函索汇经办权限的柜员操作。</w:t>
      </w:r>
    </w:p>
    <w:p w14:paraId="57E40CED" w14:textId="77777777" w:rsidR="00F5533B" w:rsidRDefault="00F5533B" w:rsidP="00F5533B">
      <w:pPr>
        <w:ind w:firstLine="420"/>
      </w:pPr>
      <w:r>
        <w:rPr>
          <w:rFonts w:hint="eastAsia"/>
        </w:rPr>
        <w:t>系统需支持本交易能多级授权。</w:t>
      </w:r>
    </w:p>
    <w:p w14:paraId="62D0CBD8" w14:textId="77777777" w:rsidR="00F5533B" w:rsidRDefault="00F5533B" w:rsidP="00F5533B">
      <w:pPr>
        <w:ind w:firstLine="420"/>
      </w:pPr>
      <w:r>
        <w:rPr>
          <w:rFonts w:hint="eastAsia"/>
        </w:rPr>
        <w:t>该交易需要支持手工经办和扫描发起。</w:t>
      </w:r>
    </w:p>
    <w:p w14:paraId="7F28FEF2" w14:textId="77777777" w:rsidR="00F5533B" w:rsidRPr="00AB3909" w:rsidRDefault="00F5533B" w:rsidP="006E45E9">
      <w:pPr>
        <w:pStyle w:val="4"/>
      </w:pPr>
      <w:bookmarkStart w:id="459" w:name="_Toc393285379"/>
      <w:bookmarkStart w:id="460" w:name="_Toc395083941"/>
      <w:r>
        <w:rPr>
          <w:rFonts w:hint="eastAsia"/>
        </w:rPr>
        <w:t>界面布局与菜单按钮</w:t>
      </w:r>
      <w:bookmarkEnd w:id="459"/>
      <w:bookmarkEnd w:id="460"/>
    </w:p>
    <w:p w14:paraId="62C9962E" w14:textId="77777777" w:rsidR="00F5533B" w:rsidRDefault="00F5533B" w:rsidP="00F5533B">
      <w:pPr>
        <w:spacing w:line="240" w:lineRule="atLeast"/>
        <w:ind w:firstLine="420"/>
      </w:pPr>
      <w:r>
        <w:rPr>
          <w:rFonts w:hint="eastAsia"/>
        </w:rPr>
        <w:t>同一页面布局原则，从上至下：</w:t>
      </w:r>
    </w:p>
    <w:p w14:paraId="6A933DBF" w14:textId="77777777" w:rsidR="00F5533B" w:rsidRDefault="00F5533B" w:rsidP="00F5533B">
      <w:pPr>
        <w:spacing w:line="240" w:lineRule="atLeast"/>
        <w:ind w:firstLine="420"/>
      </w:pPr>
      <w:r>
        <w:rPr>
          <w:rFonts w:hint="eastAsia"/>
        </w:rPr>
        <w:t>第一区域：基本信息；</w:t>
      </w:r>
    </w:p>
    <w:p w14:paraId="2DB4BCD4" w14:textId="77777777" w:rsidR="00F5533B" w:rsidRDefault="00F5533B" w:rsidP="00F5533B">
      <w:pPr>
        <w:spacing w:line="240" w:lineRule="atLeast"/>
        <w:ind w:firstLine="420"/>
      </w:pPr>
      <w:r>
        <w:rPr>
          <w:rFonts w:hint="eastAsia"/>
        </w:rPr>
        <w:t>第二区域：费用管理；</w:t>
      </w:r>
    </w:p>
    <w:p w14:paraId="09BCCED6" w14:textId="77777777" w:rsidR="00F5533B" w:rsidRDefault="00F5533B" w:rsidP="00F5533B">
      <w:pPr>
        <w:spacing w:line="240" w:lineRule="atLeast"/>
        <w:ind w:firstLine="420"/>
      </w:pPr>
      <w:r>
        <w:rPr>
          <w:rFonts w:hint="eastAsia"/>
        </w:rPr>
        <w:t>第三区域：按钮；</w:t>
      </w:r>
    </w:p>
    <w:p w14:paraId="2B57959A" w14:textId="77777777" w:rsidR="00F5533B" w:rsidRDefault="00F5533B" w:rsidP="00F5533B">
      <w:pPr>
        <w:ind w:left="432"/>
      </w:pPr>
      <w:r>
        <w:rPr>
          <w:rFonts w:hint="eastAsia"/>
        </w:rPr>
        <w:t>第四区域：报文。</w:t>
      </w:r>
    </w:p>
    <w:p w14:paraId="5A12EEB7" w14:textId="77777777" w:rsidR="00F5533B" w:rsidRDefault="00F5533B" w:rsidP="00B84A42">
      <w:pPr>
        <w:pStyle w:val="5"/>
      </w:pPr>
      <w:r>
        <w:rPr>
          <w:rFonts w:hint="eastAsia"/>
        </w:rPr>
        <w:t>基本信息、费用管理和按钮</w:t>
      </w:r>
    </w:p>
    <w:p w14:paraId="235CBE0B" w14:textId="77777777" w:rsidR="00F5533B" w:rsidRDefault="00F5533B" w:rsidP="00F5533B">
      <w:pPr>
        <w:ind w:left="-1418"/>
      </w:pPr>
      <w:r>
        <w:rPr>
          <w:noProof/>
        </w:rPr>
        <w:drawing>
          <wp:inline distT="0" distB="0" distL="0" distR="0" wp14:anchorId="4B204350" wp14:editId="2FC33878">
            <wp:extent cx="6791325" cy="5093903"/>
            <wp:effectExtent l="19050" t="0" r="9525" b="0"/>
            <wp:docPr id="45" name="图片 18" descr="保函索赔.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索赔.bmp"/>
                    <pic:cNvPicPr/>
                  </pic:nvPicPr>
                  <pic:blipFill>
                    <a:blip r:embed="rId46"/>
                    <a:stretch>
                      <a:fillRect/>
                    </a:stretch>
                  </pic:blipFill>
                  <pic:spPr>
                    <a:xfrm>
                      <a:off x="0" y="0"/>
                      <a:ext cx="6796780" cy="5097994"/>
                    </a:xfrm>
                    <a:prstGeom prst="rect">
                      <a:avLst/>
                    </a:prstGeom>
                  </pic:spPr>
                </pic:pic>
              </a:graphicData>
            </a:graphic>
          </wp:inline>
        </w:drawing>
      </w:r>
    </w:p>
    <w:p w14:paraId="37F3847D" w14:textId="77777777" w:rsidR="00F5533B" w:rsidRDefault="00F5533B" w:rsidP="00F5533B">
      <w:pPr>
        <w:ind w:firstLineChars="202" w:firstLine="424"/>
      </w:pPr>
      <w:r>
        <w:rPr>
          <w:rFonts w:hint="eastAsia"/>
        </w:rPr>
        <w:t>备注：</w:t>
      </w:r>
    </w:p>
    <w:p w14:paraId="142E76BF" w14:textId="77777777" w:rsidR="00F5533B" w:rsidRPr="00051CC3" w:rsidRDefault="00F5533B" w:rsidP="00F5533B">
      <w:pPr>
        <w:ind w:firstLine="420"/>
      </w:pPr>
      <w:r>
        <w:rPr>
          <w:rFonts w:hint="eastAsia"/>
        </w:rPr>
        <w:t>按钮从左至右：提交、保存、打印查看、查询、附加功能、取消、返回。</w:t>
      </w:r>
    </w:p>
    <w:p w14:paraId="558E2DDD" w14:textId="77777777" w:rsidR="00F5533B" w:rsidRDefault="00F5533B" w:rsidP="00B84A42">
      <w:pPr>
        <w:pStyle w:val="5"/>
      </w:pPr>
      <w:r>
        <w:rPr>
          <w:rFonts w:hint="eastAsia"/>
        </w:rPr>
        <w:t>报文</w:t>
      </w:r>
    </w:p>
    <w:p w14:paraId="4A826521" w14:textId="77777777" w:rsidR="00F5533B" w:rsidRPr="009512C6" w:rsidRDefault="00F5533B" w:rsidP="00F5533B">
      <w:pPr>
        <w:ind w:left="-1418"/>
      </w:pPr>
      <w:r>
        <w:rPr>
          <w:noProof/>
        </w:rPr>
        <w:drawing>
          <wp:inline distT="0" distB="0" distL="0" distR="0" wp14:anchorId="6F5A165A" wp14:editId="6E1874D3">
            <wp:extent cx="6877050" cy="2975694"/>
            <wp:effectExtent l="19050" t="0" r="0" b="0"/>
            <wp:docPr id="46" name="图片 19" descr="电文79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文799.bmp"/>
                    <pic:cNvPicPr/>
                  </pic:nvPicPr>
                  <pic:blipFill>
                    <a:blip r:embed="rId40"/>
                    <a:stretch>
                      <a:fillRect/>
                    </a:stretch>
                  </pic:blipFill>
                  <pic:spPr>
                    <a:xfrm>
                      <a:off x="0" y="0"/>
                      <a:ext cx="6877050" cy="2975694"/>
                    </a:xfrm>
                    <a:prstGeom prst="rect">
                      <a:avLst/>
                    </a:prstGeom>
                  </pic:spPr>
                </pic:pic>
              </a:graphicData>
            </a:graphic>
          </wp:inline>
        </w:drawing>
      </w:r>
    </w:p>
    <w:p w14:paraId="076E87C5" w14:textId="77777777" w:rsidR="00F5533B" w:rsidRDefault="00F5533B" w:rsidP="006E45E9">
      <w:pPr>
        <w:pStyle w:val="4"/>
      </w:pPr>
      <w:bookmarkStart w:id="461" w:name="_Toc393285380"/>
      <w:bookmarkStart w:id="462" w:name="_Toc395083942"/>
      <w:r>
        <w:rPr>
          <w:rFonts w:hint="eastAsia"/>
        </w:rPr>
        <w:t>输入描述</w:t>
      </w:r>
      <w:bookmarkEnd w:id="461"/>
      <w:bookmarkEnd w:id="462"/>
    </w:p>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2269"/>
        <w:gridCol w:w="2126"/>
        <w:gridCol w:w="993"/>
        <w:gridCol w:w="850"/>
        <w:gridCol w:w="1134"/>
        <w:gridCol w:w="2693"/>
      </w:tblGrid>
      <w:tr w:rsidR="00F5533B" w14:paraId="329E7D82" w14:textId="77777777" w:rsidTr="00C21C5B">
        <w:tc>
          <w:tcPr>
            <w:tcW w:w="850" w:type="dxa"/>
          </w:tcPr>
          <w:p w14:paraId="365B4FCF" w14:textId="77777777" w:rsidR="00F5533B" w:rsidRPr="00446D93" w:rsidRDefault="00F5533B" w:rsidP="00C21C5B">
            <w:pPr>
              <w:jc w:val="center"/>
              <w:rPr>
                <w:b/>
              </w:rPr>
            </w:pPr>
            <w:r>
              <w:rPr>
                <w:rFonts w:hint="eastAsia"/>
                <w:b/>
              </w:rPr>
              <w:t>序号</w:t>
            </w:r>
          </w:p>
        </w:tc>
        <w:tc>
          <w:tcPr>
            <w:tcW w:w="2269" w:type="dxa"/>
            <w:shd w:val="clear" w:color="auto" w:fill="auto"/>
          </w:tcPr>
          <w:p w14:paraId="6811775D" w14:textId="77777777" w:rsidR="00F5533B" w:rsidRPr="00446D93" w:rsidRDefault="00F5533B" w:rsidP="00C21C5B">
            <w:pPr>
              <w:jc w:val="center"/>
              <w:rPr>
                <w:b/>
              </w:rPr>
            </w:pPr>
            <w:r w:rsidRPr="00446D93">
              <w:rPr>
                <w:rFonts w:hint="eastAsia"/>
                <w:b/>
              </w:rPr>
              <w:t>本地名称</w:t>
            </w:r>
          </w:p>
        </w:tc>
        <w:tc>
          <w:tcPr>
            <w:tcW w:w="2126" w:type="dxa"/>
            <w:shd w:val="clear" w:color="auto" w:fill="auto"/>
          </w:tcPr>
          <w:p w14:paraId="011D0959" w14:textId="77777777" w:rsidR="00F5533B" w:rsidRPr="00446D93" w:rsidRDefault="00F5533B" w:rsidP="00C21C5B">
            <w:pPr>
              <w:jc w:val="center"/>
              <w:rPr>
                <w:b/>
              </w:rPr>
            </w:pPr>
            <w:r w:rsidRPr="00446D93">
              <w:rPr>
                <w:rFonts w:hint="eastAsia"/>
                <w:b/>
              </w:rPr>
              <w:t>英文名称</w:t>
            </w:r>
          </w:p>
        </w:tc>
        <w:tc>
          <w:tcPr>
            <w:tcW w:w="993" w:type="dxa"/>
          </w:tcPr>
          <w:p w14:paraId="51FC57A6" w14:textId="77777777" w:rsidR="00F5533B" w:rsidRPr="00446D93" w:rsidRDefault="00F5533B" w:rsidP="00C21C5B">
            <w:pPr>
              <w:jc w:val="center"/>
              <w:rPr>
                <w:b/>
              </w:rPr>
            </w:pPr>
            <w:r>
              <w:rPr>
                <w:rFonts w:hint="eastAsia"/>
                <w:b/>
              </w:rPr>
              <w:t>类型</w:t>
            </w:r>
          </w:p>
        </w:tc>
        <w:tc>
          <w:tcPr>
            <w:tcW w:w="850" w:type="dxa"/>
            <w:shd w:val="clear" w:color="auto" w:fill="auto"/>
          </w:tcPr>
          <w:p w14:paraId="58BB5D9C" w14:textId="77777777" w:rsidR="00F5533B" w:rsidRPr="00446D93" w:rsidRDefault="00F5533B" w:rsidP="00C21C5B">
            <w:pPr>
              <w:jc w:val="center"/>
              <w:rPr>
                <w:b/>
              </w:rPr>
            </w:pPr>
            <w:r w:rsidRPr="00446D93">
              <w:rPr>
                <w:rFonts w:hint="eastAsia"/>
                <w:b/>
              </w:rPr>
              <w:t>M/O/P</w:t>
            </w:r>
          </w:p>
        </w:tc>
        <w:tc>
          <w:tcPr>
            <w:tcW w:w="1134" w:type="dxa"/>
            <w:shd w:val="clear" w:color="auto" w:fill="auto"/>
          </w:tcPr>
          <w:p w14:paraId="27031AF7" w14:textId="77777777" w:rsidR="00F5533B" w:rsidRPr="00446D93" w:rsidRDefault="00F5533B" w:rsidP="00C21C5B">
            <w:pPr>
              <w:jc w:val="center"/>
              <w:rPr>
                <w:b/>
              </w:rPr>
            </w:pPr>
            <w:r w:rsidRPr="00446D93">
              <w:rPr>
                <w:rFonts w:hint="eastAsia"/>
                <w:b/>
              </w:rPr>
              <w:t>数据来源</w:t>
            </w:r>
          </w:p>
        </w:tc>
        <w:tc>
          <w:tcPr>
            <w:tcW w:w="2693" w:type="dxa"/>
            <w:shd w:val="clear" w:color="auto" w:fill="auto"/>
          </w:tcPr>
          <w:p w14:paraId="3D2E41C8" w14:textId="77777777" w:rsidR="00F5533B" w:rsidRPr="00446D93" w:rsidRDefault="00F5533B" w:rsidP="00C21C5B">
            <w:pPr>
              <w:jc w:val="center"/>
              <w:rPr>
                <w:b/>
              </w:rPr>
            </w:pPr>
            <w:r w:rsidRPr="00446D93">
              <w:rPr>
                <w:rFonts w:hint="eastAsia"/>
                <w:b/>
              </w:rPr>
              <w:t>描述</w:t>
            </w:r>
          </w:p>
        </w:tc>
      </w:tr>
      <w:tr w:rsidR="00F5533B" w14:paraId="61C4E77D" w14:textId="77777777" w:rsidTr="00C21C5B">
        <w:tc>
          <w:tcPr>
            <w:tcW w:w="850" w:type="dxa"/>
          </w:tcPr>
          <w:p w14:paraId="0541B4A1" w14:textId="77777777" w:rsidR="00F5533B" w:rsidRDefault="00F5533B" w:rsidP="00F5533B">
            <w:pPr>
              <w:numPr>
                <w:ilvl w:val="0"/>
                <w:numId w:val="30"/>
              </w:numPr>
              <w:spacing w:line="360" w:lineRule="auto"/>
            </w:pPr>
          </w:p>
        </w:tc>
        <w:tc>
          <w:tcPr>
            <w:tcW w:w="2269" w:type="dxa"/>
            <w:shd w:val="clear" w:color="auto" w:fill="auto"/>
          </w:tcPr>
          <w:p w14:paraId="44BB3425" w14:textId="77777777" w:rsidR="00F5533B" w:rsidRDefault="00F5533B" w:rsidP="00C21C5B">
            <w:r>
              <w:rPr>
                <w:rFonts w:hint="eastAsia"/>
              </w:rPr>
              <w:t>保函索汇编号</w:t>
            </w:r>
          </w:p>
        </w:tc>
        <w:tc>
          <w:tcPr>
            <w:tcW w:w="2126" w:type="dxa"/>
            <w:shd w:val="clear" w:color="auto" w:fill="auto"/>
          </w:tcPr>
          <w:p w14:paraId="5CCC36FF" w14:textId="77777777" w:rsidR="00F5533B" w:rsidRDefault="00F5533B" w:rsidP="00C21C5B">
            <w:pPr>
              <w:pStyle w:val="p0"/>
              <w:ind w:firstLine="0"/>
            </w:pPr>
          </w:p>
        </w:tc>
        <w:tc>
          <w:tcPr>
            <w:tcW w:w="993" w:type="dxa"/>
          </w:tcPr>
          <w:p w14:paraId="2166C063" w14:textId="77777777" w:rsidR="00F5533B" w:rsidRDefault="00F5533B" w:rsidP="00C21C5B">
            <w:pPr>
              <w:jc w:val="center"/>
            </w:pPr>
            <w:r>
              <w:rPr>
                <w:rFonts w:hint="eastAsia"/>
              </w:rPr>
              <w:t>V(16)</w:t>
            </w:r>
          </w:p>
        </w:tc>
        <w:tc>
          <w:tcPr>
            <w:tcW w:w="850" w:type="dxa"/>
            <w:shd w:val="clear" w:color="auto" w:fill="auto"/>
          </w:tcPr>
          <w:p w14:paraId="7DEF5114" w14:textId="77777777" w:rsidR="00F5533B" w:rsidRDefault="00F5533B" w:rsidP="00C21C5B">
            <w:pPr>
              <w:jc w:val="center"/>
            </w:pPr>
            <w:r>
              <w:rPr>
                <w:rFonts w:hint="eastAsia"/>
              </w:rPr>
              <w:t>P</w:t>
            </w:r>
          </w:p>
        </w:tc>
        <w:tc>
          <w:tcPr>
            <w:tcW w:w="1134" w:type="dxa"/>
            <w:shd w:val="clear" w:color="auto" w:fill="auto"/>
          </w:tcPr>
          <w:p w14:paraId="61067888" w14:textId="77777777" w:rsidR="00F5533B" w:rsidRDefault="00F5533B" w:rsidP="00C21C5B">
            <w:r>
              <w:rPr>
                <w:rFonts w:hint="eastAsia"/>
              </w:rPr>
              <w:t>系统生成</w:t>
            </w:r>
          </w:p>
        </w:tc>
        <w:tc>
          <w:tcPr>
            <w:tcW w:w="2693" w:type="dxa"/>
            <w:shd w:val="clear" w:color="auto" w:fill="auto"/>
          </w:tcPr>
          <w:p w14:paraId="504AD472" w14:textId="77777777" w:rsidR="00F5533B" w:rsidRDefault="00F5533B" w:rsidP="00C21C5B">
            <w:r>
              <w:rPr>
                <w:rFonts w:hint="eastAsia"/>
              </w:rPr>
              <w:t>唯一性</w:t>
            </w:r>
          </w:p>
        </w:tc>
      </w:tr>
      <w:tr w:rsidR="00F5533B" w14:paraId="17C6AA1F" w14:textId="77777777" w:rsidTr="00C21C5B">
        <w:tc>
          <w:tcPr>
            <w:tcW w:w="850" w:type="dxa"/>
          </w:tcPr>
          <w:p w14:paraId="59F18A97" w14:textId="77777777" w:rsidR="00F5533B" w:rsidRDefault="00F5533B" w:rsidP="00F5533B">
            <w:pPr>
              <w:numPr>
                <w:ilvl w:val="0"/>
                <w:numId w:val="30"/>
              </w:numPr>
              <w:spacing w:line="360" w:lineRule="auto"/>
            </w:pPr>
          </w:p>
        </w:tc>
        <w:tc>
          <w:tcPr>
            <w:tcW w:w="2269" w:type="dxa"/>
            <w:shd w:val="clear" w:color="auto" w:fill="auto"/>
          </w:tcPr>
          <w:p w14:paraId="225E9714" w14:textId="77777777" w:rsidR="00F5533B" w:rsidRDefault="00F5533B" w:rsidP="00C21C5B">
            <w:r>
              <w:rPr>
                <w:rFonts w:hint="eastAsia"/>
              </w:rPr>
              <w:t>保函通知编号</w:t>
            </w:r>
          </w:p>
        </w:tc>
        <w:tc>
          <w:tcPr>
            <w:tcW w:w="2126" w:type="dxa"/>
            <w:shd w:val="clear" w:color="auto" w:fill="auto"/>
          </w:tcPr>
          <w:p w14:paraId="21D6940A" w14:textId="77777777" w:rsidR="00F5533B" w:rsidRDefault="00F5533B" w:rsidP="00C21C5B">
            <w:pPr>
              <w:pStyle w:val="p0"/>
              <w:ind w:firstLine="0"/>
            </w:pPr>
          </w:p>
        </w:tc>
        <w:tc>
          <w:tcPr>
            <w:tcW w:w="993" w:type="dxa"/>
          </w:tcPr>
          <w:p w14:paraId="3FF9F8D5" w14:textId="77777777" w:rsidR="00F5533B" w:rsidRDefault="00F5533B" w:rsidP="00C21C5B">
            <w:pPr>
              <w:jc w:val="center"/>
            </w:pPr>
            <w:r>
              <w:rPr>
                <w:rFonts w:hint="eastAsia"/>
              </w:rPr>
              <w:t>V(16)</w:t>
            </w:r>
          </w:p>
        </w:tc>
        <w:tc>
          <w:tcPr>
            <w:tcW w:w="850" w:type="dxa"/>
            <w:shd w:val="clear" w:color="auto" w:fill="auto"/>
          </w:tcPr>
          <w:p w14:paraId="73CBDBDE" w14:textId="77777777" w:rsidR="00F5533B" w:rsidRDefault="00F5533B" w:rsidP="00C21C5B">
            <w:pPr>
              <w:jc w:val="center"/>
            </w:pPr>
            <w:r>
              <w:rPr>
                <w:rFonts w:hint="eastAsia"/>
              </w:rPr>
              <w:t>P</w:t>
            </w:r>
          </w:p>
        </w:tc>
        <w:tc>
          <w:tcPr>
            <w:tcW w:w="1134" w:type="dxa"/>
            <w:shd w:val="clear" w:color="auto" w:fill="auto"/>
          </w:tcPr>
          <w:p w14:paraId="6EBEC157" w14:textId="77777777" w:rsidR="00F5533B" w:rsidRDefault="00F5533B" w:rsidP="00C21C5B">
            <w:r>
              <w:rPr>
                <w:rFonts w:hint="eastAsia"/>
              </w:rPr>
              <w:t>自动带出</w:t>
            </w:r>
          </w:p>
        </w:tc>
        <w:tc>
          <w:tcPr>
            <w:tcW w:w="2693" w:type="dxa"/>
            <w:shd w:val="clear" w:color="auto" w:fill="auto"/>
          </w:tcPr>
          <w:p w14:paraId="270C23D0" w14:textId="77777777" w:rsidR="00F5533B" w:rsidRDefault="00F5533B" w:rsidP="00C21C5B"/>
        </w:tc>
      </w:tr>
      <w:tr w:rsidR="00F5533B" w14:paraId="51422288" w14:textId="77777777" w:rsidTr="00C21C5B">
        <w:tc>
          <w:tcPr>
            <w:tcW w:w="850" w:type="dxa"/>
          </w:tcPr>
          <w:p w14:paraId="3B792CA5" w14:textId="77777777" w:rsidR="00F5533B" w:rsidRDefault="00F5533B" w:rsidP="00F5533B">
            <w:pPr>
              <w:numPr>
                <w:ilvl w:val="0"/>
                <w:numId w:val="30"/>
              </w:numPr>
              <w:spacing w:line="360" w:lineRule="auto"/>
            </w:pPr>
          </w:p>
        </w:tc>
        <w:tc>
          <w:tcPr>
            <w:tcW w:w="2269" w:type="dxa"/>
            <w:shd w:val="clear" w:color="auto" w:fill="auto"/>
          </w:tcPr>
          <w:p w14:paraId="32B2976D" w14:textId="77777777" w:rsidR="00F5533B" w:rsidRDefault="00F5533B" w:rsidP="00C21C5B">
            <w:r>
              <w:rPr>
                <w:rFonts w:hint="eastAsia"/>
              </w:rPr>
              <w:t>保函币种</w:t>
            </w:r>
          </w:p>
        </w:tc>
        <w:tc>
          <w:tcPr>
            <w:tcW w:w="2126" w:type="dxa"/>
            <w:shd w:val="clear" w:color="auto" w:fill="auto"/>
          </w:tcPr>
          <w:p w14:paraId="0867F024" w14:textId="77777777" w:rsidR="00F5533B" w:rsidRDefault="00F5533B" w:rsidP="00C21C5B">
            <w:pPr>
              <w:pStyle w:val="p0"/>
              <w:ind w:firstLine="0"/>
            </w:pPr>
          </w:p>
        </w:tc>
        <w:tc>
          <w:tcPr>
            <w:tcW w:w="993" w:type="dxa"/>
          </w:tcPr>
          <w:p w14:paraId="167449C1" w14:textId="77777777" w:rsidR="00F5533B" w:rsidRDefault="00F5533B" w:rsidP="00C21C5B">
            <w:pPr>
              <w:jc w:val="center"/>
            </w:pPr>
            <w:r>
              <w:rPr>
                <w:rFonts w:hint="eastAsia"/>
              </w:rPr>
              <w:t>V(3)</w:t>
            </w:r>
          </w:p>
        </w:tc>
        <w:tc>
          <w:tcPr>
            <w:tcW w:w="850" w:type="dxa"/>
            <w:shd w:val="clear" w:color="auto" w:fill="auto"/>
          </w:tcPr>
          <w:p w14:paraId="063E3F31" w14:textId="77777777" w:rsidR="00F5533B" w:rsidRDefault="00F5533B" w:rsidP="00C21C5B">
            <w:pPr>
              <w:jc w:val="center"/>
            </w:pPr>
            <w:r>
              <w:rPr>
                <w:rFonts w:hint="eastAsia"/>
              </w:rPr>
              <w:t>P</w:t>
            </w:r>
          </w:p>
        </w:tc>
        <w:tc>
          <w:tcPr>
            <w:tcW w:w="1134" w:type="dxa"/>
            <w:shd w:val="clear" w:color="auto" w:fill="auto"/>
          </w:tcPr>
          <w:p w14:paraId="1D0AF89E" w14:textId="77777777" w:rsidR="00F5533B" w:rsidRDefault="00F5533B" w:rsidP="00C21C5B">
            <w:r>
              <w:rPr>
                <w:rFonts w:hint="eastAsia"/>
              </w:rPr>
              <w:t>自动带出</w:t>
            </w:r>
          </w:p>
        </w:tc>
        <w:tc>
          <w:tcPr>
            <w:tcW w:w="2693" w:type="dxa"/>
            <w:shd w:val="clear" w:color="auto" w:fill="auto"/>
          </w:tcPr>
          <w:p w14:paraId="48F0999E" w14:textId="77777777" w:rsidR="00F5533B" w:rsidRDefault="00F5533B" w:rsidP="00C21C5B"/>
        </w:tc>
      </w:tr>
      <w:tr w:rsidR="00F5533B" w14:paraId="4B88BFB5" w14:textId="77777777" w:rsidTr="00C21C5B">
        <w:tc>
          <w:tcPr>
            <w:tcW w:w="850" w:type="dxa"/>
          </w:tcPr>
          <w:p w14:paraId="713396F7" w14:textId="77777777" w:rsidR="00F5533B" w:rsidRDefault="00F5533B" w:rsidP="00F5533B">
            <w:pPr>
              <w:numPr>
                <w:ilvl w:val="0"/>
                <w:numId w:val="30"/>
              </w:numPr>
              <w:spacing w:line="360" w:lineRule="auto"/>
            </w:pPr>
          </w:p>
        </w:tc>
        <w:tc>
          <w:tcPr>
            <w:tcW w:w="2269" w:type="dxa"/>
            <w:shd w:val="clear" w:color="auto" w:fill="auto"/>
          </w:tcPr>
          <w:p w14:paraId="63338095" w14:textId="77777777" w:rsidR="00F5533B" w:rsidRDefault="00F5533B" w:rsidP="00C21C5B">
            <w:r>
              <w:rPr>
                <w:rFonts w:hint="eastAsia"/>
              </w:rPr>
              <w:t>保函金额</w:t>
            </w:r>
          </w:p>
        </w:tc>
        <w:tc>
          <w:tcPr>
            <w:tcW w:w="2126" w:type="dxa"/>
            <w:shd w:val="clear" w:color="auto" w:fill="auto"/>
          </w:tcPr>
          <w:p w14:paraId="49D8C1E6" w14:textId="77777777" w:rsidR="00F5533B" w:rsidRDefault="00F5533B" w:rsidP="00C21C5B">
            <w:pPr>
              <w:pStyle w:val="p0"/>
              <w:ind w:firstLine="0"/>
            </w:pPr>
          </w:p>
        </w:tc>
        <w:tc>
          <w:tcPr>
            <w:tcW w:w="993" w:type="dxa"/>
          </w:tcPr>
          <w:p w14:paraId="1B93725E" w14:textId="77777777" w:rsidR="00F5533B" w:rsidRDefault="00F5533B" w:rsidP="00C21C5B">
            <w:pPr>
              <w:jc w:val="center"/>
            </w:pPr>
            <w:r>
              <w:rPr>
                <w:rFonts w:hint="eastAsia"/>
              </w:rPr>
              <w:t>N(18,2)</w:t>
            </w:r>
          </w:p>
        </w:tc>
        <w:tc>
          <w:tcPr>
            <w:tcW w:w="850" w:type="dxa"/>
            <w:shd w:val="clear" w:color="auto" w:fill="auto"/>
          </w:tcPr>
          <w:p w14:paraId="02974383" w14:textId="77777777" w:rsidR="00F5533B" w:rsidRDefault="00F5533B" w:rsidP="00C21C5B">
            <w:pPr>
              <w:jc w:val="center"/>
            </w:pPr>
            <w:r>
              <w:rPr>
                <w:rFonts w:hint="eastAsia"/>
              </w:rPr>
              <w:t>P</w:t>
            </w:r>
          </w:p>
        </w:tc>
        <w:tc>
          <w:tcPr>
            <w:tcW w:w="1134" w:type="dxa"/>
            <w:shd w:val="clear" w:color="auto" w:fill="auto"/>
          </w:tcPr>
          <w:p w14:paraId="0005B762" w14:textId="77777777" w:rsidR="00F5533B" w:rsidRDefault="00F5533B" w:rsidP="00C21C5B">
            <w:r>
              <w:rPr>
                <w:rFonts w:hint="eastAsia"/>
              </w:rPr>
              <w:t>自动带出</w:t>
            </w:r>
          </w:p>
        </w:tc>
        <w:tc>
          <w:tcPr>
            <w:tcW w:w="2693" w:type="dxa"/>
            <w:shd w:val="clear" w:color="auto" w:fill="auto"/>
          </w:tcPr>
          <w:p w14:paraId="7658E652" w14:textId="77777777" w:rsidR="00F5533B" w:rsidRDefault="00F5533B" w:rsidP="00C21C5B"/>
        </w:tc>
      </w:tr>
      <w:tr w:rsidR="00F5533B" w14:paraId="671859EE" w14:textId="77777777" w:rsidTr="00C21C5B">
        <w:tc>
          <w:tcPr>
            <w:tcW w:w="850" w:type="dxa"/>
          </w:tcPr>
          <w:p w14:paraId="582F6FC6" w14:textId="77777777" w:rsidR="00F5533B" w:rsidRDefault="00F5533B" w:rsidP="00F5533B">
            <w:pPr>
              <w:numPr>
                <w:ilvl w:val="0"/>
                <w:numId w:val="30"/>
              </w:numPr>
              <w:spacing w:line="360" w:lineRule="auto"/>
            </w:pPr>
          </w:p>
        </w:tc>
        <w:tc>
          <w:tcPr>
            <w:tcW w:w="2269" w:type="dxa"/>
            <w:shd w:val="clear" w:color="auto" w:fill="auto"/>
          </w:tcPr>
          <w:p w14:paraId="2EDFE3C9" w14:textId="77777777" w:rsidR="00F5533B" w:rsidRDefault="00F5533B" w:rsidP="00C21C5B">
            <w:r>
              <w:rPr>
                <w:rFonts w:hint="eastAsia"/>
              </w:rPr>
              <w:t>索赔币种</w:t>
            </w:r>
          </w:p>
        </w:tc>
        <w:tc>
          <w:tcPr>
            <w:tcW w:w="2126" w:type="dxa"/>
            <w:shd w:val="clear" w:color="auto" w:fill="auto"/>
          </w:tcPr>
          <w:p w14:paraId="5E325C3A" w14:textId="77777777" w:rsidR="00F5533B" w:rsidRDefault="00F5533B" w:rsidP="00C21C5B">
            <w:pPr>
              <w:pStyle w:val="p0"/>
              <w:ind w:firstLine="0"/>
            </w:pPr>
          </w:p>
        </w:tc>
        <w:tc>
          <w:tcPr>
            <w:tcW w:w="993" w:type="dxa"/>
          </w:tcPr>
          <w:p w14:paraId="4D08FE7A" w14:textId="77777777" w:rsidR="00F5533B" w:rsidRDefault="00F5533B" w:rsidP="00C21C5B">
            <w:pPr>
              <w:jc w:val="center"/>
            </w:pPr>
            <w:r>
              <w:rPr>
                <w:rFonts w:hint="eastAsia"/>
              </w:rPr>
              <w:t>V(3)</w:t>
            </w:r>
          </w:p>
        </w:tc>
        <w:tc>
          <w:tcPr>
            <w:tcW w:w="850" w:type="dxa"/>
            <w:shd w:val="clear" w:color="auto" w:fill="auto"/>
          </w:tcPr>
          <w:p w14:paraId="6D176D41" w14:textId="77777777" w:rsidR="00F5533B" w:rsidRDefault="00F5533B" w:rsidP="00C21C5B">
            <w:pPr>
              <w:jc w:val="center"/>
            </w:pPr>
            <w:r>
              <w:rPr>
                <w:rFonts w:hint="eastAsia"/>
              </w:rPr>
              <w:t>P</w:t>
            </w:r>
          </w:p>
        </w:tc>
        <w:tc>
          <w:tcPr>
            <w:tcW w:w="1134" w:type="dxa"/>
            <w:shd w:val="clear" w:color="auto" w:fill="auto"/>
          </w:tcPr>
          <w:p w14:paraId="36C735C6" w14:textId="77777777" w:rsidR="00F5533B" w:rsidRDefault="00F5533B" w:rsidP="00C21C5B">
            <w:r>
              <w:rPr>
                <w:rFonts w:hint="eastAsia"/>
              </w:rPr>
              <w:t>自动带出</w:t>
            </w:r>
          </w:p>
        </w:tc>
        <w:tc>
          <w:tcPr>
            <w:tcW w:w="2693" w:type="dxa"/>
            <w:shd w:val="clear" w:color="auto" w:fill="auto"/>
          </w:tcPr>
          <w:p w14:paraId="1366BAC9" w14:textId="77777777" w:rsidR="00F5533B" w:rsidRDefault="00F5533B" w:rsidP="00C21C5B">
            <w:r>
              <w:rPr>
                <w:rFonts w:hint="eastAsia"/>
              </w:rPr>
              <w:t>默认为保函币种。不可修改</w:t>
            </w:r>
          </w:p>
        </w:tc>
      </w:tr>
      <w:tr w:rsidR="00F5533B" w14:paraId="33ADBD0D" w14:textId="77777777" w:rsidTr="00C21C5B">
        <w:tc>
          <w:tcPr>
            <w:tcW w:w="850" w:type="dxa"/>
          </w:tcPr>
          <w:p w14:paraId="2C3EE00C" w14:textId="77777777" w:rsidR="00F5533B" w:rsidRDefault="00F5533B" w:rsidP="00F5533B">
            <w:pPr>
              <w:numPr>
                <w:ilvl w:val="0"/>
                <w:numId w:val="30"/>
              </w:numPr>
              <w:spacing w:line="360" w:lineRule="auto"/>
            </w:pPr>
          </w:p>
        </w:tc>
        <w:tc>
          <w:tcPr>
            <w:tcW w:w="2269" w:type="dxa"/>
            <w:shd w:val="clear" w:color="auto" w:fill="auto"/>
          </w:tcPr>
          <w:p w14:paraId="0325E502" w14:textId="77777777" w:rsidR="00F5533B" w:rsidRDefault="00F5533B" w:rsidP="00C21C5B">
            <w:r>
              <w:rPr>
                <w:rFonts w:hint="eastAsia"/>
              </w:rPr>
              <w:t>索赔金额</w:t>
            </w:r>
          </w:p>
        </w:tc>
        <w:tc>
          <w:tcPr>
            <w:tcW w:w="2126" w:type="dxa"/>
            <w:shd w:val="clear" w:color="auto" w:fill="auto"/>
          </w:tcPr>
          <w:p w14:paraId="5FCF3D7D" w14:textId="77777777" w:rsidR="00F5533B" w:rsidRDefault="00F5533B" w:rsidP="00C21C5B">
            <w:pPr>
              <w:pStyle w:val="p0"/>
              <w:ind w:firstLine="0"/>
            </w:pPr>
          </w:p>
        </w:tc>
        <w:tc>
          <w:tcPr>
            <w:tcW w:w="993" w:type="dxa"/>
          </w:tcPr>
          <w:p w14:paraId="2C76D45B" w14:textId="77777777" w:rsidR="00F5533B" w:rsidRDefault="00F5533B" w:rsidP="00C21C5B">
            <w:pPr>
              <w:jc w:val="center"/>
            </w:pPr>
            <w:r>
              <w:rPr>
                <w:rFonts w:hint="eastAsia"/>
              </w:rPr>
              <w:t>N(18,2)</w:t>
            </w:r>
          </w:p>
        </w:tc>
        <w:tc>
          <w:tcPr>
            <w:tcW w:w="850" w:type="dxa"/>
            <w:shd w:val="clear" w:color="auto" w:fill="auto"/>
          </w:tcPr>
          <w:p w14:paraId="65BD7FC6" w14:textId="77777777" w:rsidR="00F5533B" w:rsidRDefault="00F5533B" w:rsidP="00C21C5B">
            <w:pPr>
              <w:jc w:val="center"/>
            </w:pPr>
            <w:r>
              <w:rPr>
                <w:rFonts w:hint="eastAsia"/>
              </w:rPr>
              <w:t>M</w:t>
            </w:r>
          </w:p>
        </w:tc>
        <w:tc>
          <w:tcPr>
            <w:tcW w:w="1134" w:type="dxa"/>
            <w:shd w:val="clear" w:color="auto" w:fill="auto"/>
          </w:tcPr>
          <w:p w14:paraId="31DBAB2B" w14:textId="77777777" w:rsidR="00F5533B" w:rsidRDefault="00F5533B" w:rsidP="00C21C5B">
            <w:r>
              <w:rPr>
                <w:rFonts w:hint="eastAsia"/>
              </w:rPr>
              <w:t>手工录入</w:t>
            </w:r>
          </w:p>
        </w:tc>
        <w:tc>
          <w:tcPr>
            <w:tcW w:w="2693" w:type="dxa"/>
            <w:shd w:val="clear" w:color="auto" w:fill="auto"/>
          </w:tcPr>
          <w:p w14:paraId="53425B19" w14:textId="77777777" w:rsidR="00F5533B" w:rsidRDefault="00F5533B" w:rsidP="00C21C5B"/>
        </w:tc>
      </w:tr>
      <w:tr w:rsidR="00F5533B" w14:paraId="4C935192" w14:textId="77777777" w:rsidTr="00C21C5B">
        <w:tc>
          <w:tcPr>
            <w:tcW w:w="850" w:type="dxa"/>
          </w:tcPr>
          <w:p w14:paraId="2B3A75F0" w14:textId="77777777" w:rsidR="00F5533B" w:rsidRDefault="00F5533B" w:rsidP="00F5533B">
            <w:pPr>
              <w:numPr>
                <w:ilvl w:val="0"/>
                <w:numId w:val="30"/>
              </w:numPr>
              <w:spacing w:line="360" w:lineRule="auto"/>
            </w:pPr>
          </w:p>
        </w:tc>
        <w:tc>
          <w:tcPr>
            <w:tcW w:w="2269" w:type="dxa"/>
            <w:shd w:val="clear" w:color="auto" w:fill="auto"/>
          </w:tcPr>
          <w:p w14:paraId="7CCB4656" w14:textId="77777777" w:rsidR="00F5533B" w:rsidRDefault="00F5533B" w:rsidP="00C21C5B">
            <w:r>
              <w:rPr>
                <w:rFonts w:hint="eastAsia"/>
              </w:rPr>
              <w:t>索赔利息</w:t>
            </w:r>
          </w:p>
        </w:tc>
        <w:tc>
          <w:tcPr>
            <w:tcW w:w="2126" w:type="dxa"/>
            <w:shd w:val="clear" w:color="auto" w:fill="auto"/>
          </w:tcPr>
          <w:p w14:paraId="1D563C64" w14:textId="77777777" w:rsidR="00F5533B" w:rsidRDefault="00F5533B" w:rsidP="00C21C5B">
            <w:pPr>
              <w:pStyle w:val="p0"/>
              <w:ind w:firstLine="0"/>
            </w:pPr>
          </w:p>
        </w:tc>
        <w:tc>
          <w:tcPr>
            <w:tcW w:w="993" w:type="dxa"/>
          </w:tcPr>
          <w:p w14:paraId="10579894" w14:textId="77777777" w:rsidR="00F5533B" w:rsidRDefault="00F5533B" w:rsidP="00C21C5B">
            <w:pPr>
              <w:jc w:val="center"/>
            </w:pPr>
            <w:r>
              <w:rPr>
                <w:rFonts w:hint="eastAsia"/>
              </w:rPr>
              <w:t>N(18,2)</w:t>
            </w:r>
          </w:p>
        </w:tc>
        <w:tc>
          <w:tcPr>
            <w:tcW w:w="850" w:type="dxa"/>
            <w:shd w:val="clear" w:color="auto" w:fill="auto"/>
          </w:tcPr>
          <w:p w14:paraId="0B852DDA" w14:textId="77777777" w:rsidR="00F5533B" w:rsidRDefault="00F5533B" w:rsidP="00C21C5B">
            <w:pPr>
              <w:jc w:val="center"/>
            </w:pPr>
            <w:r>
              <w:rPr>
                <w:rFonts w:hint="eastAsia"/>
              </w:rPr>
              <w:t>O</w:t>
            </w:r>
          </w:p>
        </w:tc>
        <w:tc>
          <w:tcPr>
            <w:tcW w:w="1134" w:type="dxa"/>
            <w:shd w:val="clear" w:color="auto" w:fill="auto"/>
          </w:tcPr>
          <w:p w14:paraId="0F3CADA2" w14:textId="77777777" w:rsidR="00F5533B" w:rsidRDefault="00F5533B" w:rsidP="00C21C5B">
            <w:r>
              <w:rPr>
                <w:rFonts w:hint="eastAsia"/>
              </w:rPr>
              <w:t>手工录入</w:t>
            </w:r>
          </w:p>
        </w:tc>
        <w:tc>
          <w:tcPr>
            <w:tcW w:w="2693" w:type="dxa"/>
            <w:shd w:val="clear" w:color="auto" w:fill="auto"/>
          </w:tcPr>
          <w:p w14:paraId="25DDE47D" w14:textId="77777777" w:rsidR="00F5533B" w:rsidRDefault="00F5533B" w:rsidP="00C21C5B"/>
        </w:tc>
      </w:tr>
      <w:tr w:rsidR="00F5533B" w14:paraId="3C252D6F" w14:textId="77777777" w:rsidTr="00C21C5B">
        <w:tc>
          <w:tcPr>
            <w:tcW w:w="850" w:type="dxa"/>
          </w:tcPr>
          <w:p w14:paraId="4AAD36CA" w14:textId="77777777" w:rsidR="00F5533B" w:rsidRDefault="00F5533B" w:rsidP="00F5533B">
            <w:pPr>
              <w:numPr>
                <w:ilvl w:val="0"/>
                <w:numId w:val="30"/>
              </w:numPr>
              <w:spacing w:line="360" w:lineRule="auto"/>
            </w:pPr>
          </w:p>
        </w:tc>
        <w:tc>
          <w:tcPr>
            <w:tcW w:w="2269" w:type="dxa"/>
            <w:shd w:val="clear" w:color="auto" w:fill="auto"/>
          </w:tcPr>
          <w:p w14:paraId="721BBAAC" w14:textId="77777777" w:rsidR="00F5533B" w:rsidRDefault="00F5533B" w:rsidP="00C21C5B">
            <w:r>
              <w:rPr>
                <w:rFonts w:hint="eastAsia"/>
              </w:rPr>
              <w:t>索赔</w:t>
            </w:r>
            <w:r>
              <w:t>费用</w:t>
            </w:r>
          </w:p>
        </w:tc>
        <w:tc>
          <w:tcPr>
            <w:tcW w:w="2126" w:type="dxa"/>
            <w:shd w:val="clear" w:color="auto" w:fill="auto"/>
          </w:tcPr>
          <w:p w14:paraId="2CD549C7" w14:textId="77777777" w:rsidR="00F5533B" w:rsidRDefault="00F5533B" w:rsidP="00C21C5B">
            <w:pPr>
              <w:pStyle w:val="p0"/>
              <w:ind w:firstLine="0"/>
            </w:pPr>
          </w:p>
        </w:tc>
        <w:tc>
          <w:tcPr>
            <w:tcW w:w="993" w:type="dxa"/>
          </w:tcPr>
          <w:p w14:paraId="0D7C2359" w14:textId="77777777" w:rsidR="00F5533B" w:rsidRDefault="00F5533B" w:rsidP="00C21C5B">
            <w:pPr>
              <w:jc w:val="center"/>
            </w:pPr>
            <w:r>
              <w:rPr>
                <w:rFonts w:hint="eastAsia"/>
              </w:rPr>
              <w:t>N(18,2)</w:t>
            </w:r>
          </w:p>
        </w:tc>
        <w:tc>
          <w:tcPr>
            <w:tcW w:w="850" w:type="dxa"/>
            <w:shd w:val="clear" w:color="auto" w:fill="auto"/>
          </w:tcPr>
          <w:p w14:paraId="6E64CED1" w14:textId="77777777" w:rsidR="00F5533B" w:rsidRDefault="00F5533B" w:rsidP="00C21C5B">
            <w:pPr>
              <w:jc w:val="center"/>
            </w:pPr>
            <w:r>
              <w:rPr>
                <w:rFonts w:hint="eastAsia"/>
              </w:rPr>
              <w:t>O</w:t>
            </w:r>
          </w:p>
        </w:tc>
        <w:tc>
          <w:tcPr>
            <w:tcW w:w="1134" w:type="dxa"/>
            <w:shd w:val="clear" w:color="auto" w:fill="auto"/>
          </w:tcPr>
          <w:p w14:paraId="2C5F1EB0" w14:textId="77777777" w:rsidR="00F5533B" w:rsidRDefault="00F5533B" w:rsidP="00C21C5B">
            <w:r>
              <w:rPr>
                <w:rFonts w:hint="eastAsia"/>
              </w:rPr>
              <w:t>手工录入</w:t>
            </w:r>
          </w:p>
        </w:tc>
        <w:tc>
          <w:tcPr>
            <w:tcW w:w="2693" w:type="dxa"/>
            <w:shd w:val="clear" w:color="auto" w:fill="auto"/>
          </w:tcPr>
          <w:p w14:paraId="58291C07" w14:textId="77777777" w:rsidR="00F5533B" w:rsidRDefault="00F5533B" w:rsidP="00C21C5B"/>
        </w:tc>
      </w:tr>
      <w:tr w:rsidR="00F5533B" w14:paraId="36BC96E3" w14:textId="77777777" w:rsidTr="00C21C5B">
        <w:tc>
          <w:tcPr>
            <w:tcW w:w="850" w:type="dxa"/>
          </w:tcPr>
          <w:p w14:paraId="794CBC95" w14:textId="77777777" w:rsidR="00F5533B" w:rsidRDefault="00F5533B" w:rsidP="00F5533B">
            <w:pPr>
              <w:numPr>
                <w:ilvl w:val="0"/>
                <w:numId w:val="30"/>
              </w:numPr>
              <w:spacing w:line="360" w:lineRule="auto"/>
            </w:pPr>
          </w:p>
        </w:tc>
        <w:tc>
          <w:tcPr>
            <w:tcW w:w="2269" w:type="dxa"/>
            <w:shd w:val="clear" w:color="auto" w:fill="auto"/>
          </w:tcPr>
          <w:p w14:paraId="0FEBA85A" w14:textId="77777777" w:rsidR="00F5533B" w:rsidRDefault="00F5533B" w:rsidP="00C21C5B">
            <w:r>
              <w:rPr>
                <w:rFonts w:hint="eastAsia"/>
              </w:rPr>
              <w:t>索赔总金额</w:t>
            </w:r>
          </w:p>
        </w:tc>
        <w:tc>
          <w:tcPr>
            <w:tcW w:w="2126" w:type="dxa"/>
            <w:shd w:val="clear" w:color="auto" w:fill="auto"/>
          </w:tcPr>
          <w:p w14:paraId="5EA640DC" w14:textId="77777777" w:rsidR="00F5533B" w:rsidRDefault="00F5533B" w:rsidP="00C21C5B">
            <w:pPr>
              <w:pStyle w:val="p0"/>
              <w:ind w:firstLine="0"/>
            </w:pPr>
          </w:p>
        </w:tc>
        <w:tc>
          <w:tcPr>
            <w:tcW w:w="993" w:type="dxa"/>
          </w:tcPr>
          <w:p w14:paraId="2B1332A8" w14:textId="77777777" w:rsidR="00F5533B" w:rsidRDefault="00F5533B" w:rsidP="00C21C5B">
            <w:pPr>
              <w:jc w:val="center"/>
            </w:pPr>
            <w:r>
              <w:rPr>
                <w:rFonts w:hint="eastAsia"/>
              </w:rPr>
              <w:t>N(18,2)</w:t>
            </w:r>
          </w:p>
        </w:tc>
        <w:tc>
          <w:tcPr>
            <w:tcW w:w="850" w:type="dxa"/>
            <w:shd w:val="clear" w:color="auto" w:fill="auto"/>
          </w:tcPr>
          <w:p w14:paraId="1A8B1EBE" w14:textId="77777777" w:rsidR="00F5533B" w:rsidRDefault="00F5533B" w:rsidP="00C21C5B">
            <w:pPr>
              <w:jc w:val="center"/>
            </w:pPr>
            <w:r>
              <w:rPr>
                <w:rFonts w:hint="eastAsia"/>
              </w:rPr>
              <w:t>P</w:t>
            </w:r>
          </w:p>
        </w:tc>
        <w:tc>
          <w:tcPr>
            <w:tcW w:w="1134" w:type="dxa"/>
            <w:shd w:val="clear" w:color="auto" w:fill="auto"/>
          </w:tcPr>
          <w:p w14:paraId="66270BFA" w14:textId="77777777" w:rsidR="00F5533B" w:rsidRDefault="00F5533B" w:rsidP="00C21C5B">
            <w:r>
              <w:rPr>
                <w:rFonts w:hint="eastAsia"/>
              </w:rPr>
              <w:t>自动计算</w:t>
            </w:r>
          </w:p>
        </w:tc>
        <w:tc>
          <w:tcPr>
            <w:tcW w:w="2693" w:type="dxa"/>
            <w:shd w:val="clear" w:color="auto" w:fill="auto"/>
          </w:tcPr>
          <w:p w14:paraId="0303756D" w14:textId="77777777" w:rsidR="00F5533B" w:rsidRDefault="00F5533B" w:rsidP="00C21C5B">
            <w:r>
              <w:rPr>
                <w:rFonts w:hint="eastAsia"/>
              </w:rPr>
              <w:t>索赔金额</w:t>
            </w:r>
            <w:r>
              <w:rPr>
                <w:rFonts w:hint="eastAsia"/>
              </w:rPr>
              <w:t>+</w:t>
            </w:r>
            <w:r>
              <w:rPr>
                <w:rFonts w:hint="eastAsia"/>
              </w:rPr>
              <w:t>索赔利息</w:t>
            </w:r>
            <w:r>
              <w:rPr>
                <w:rFonts w:hint="eastAsia"/>
              </w:rPr>
              <w:t>+</w:t>
            </w:r>
            <w:r>
              <w:rPr>
                <w:rFonts w:hint="eastAsia"/>
              </w:rPr>
              <w:t>索赔费用</w:t>
            </w:r>
          </w:p>
        </w:tc>
      </w:tr>
      <w:tr w:rsidR="00F5533B" w14:paraId="53553E04" w14:textId="77777777" w:rsidTr="00C21C5B">
        <w:tc>
          <w:tcPr>
            <w:tcW w:w="850" w:type="dxa"/>
          </w:tcPr>
          <w:p w14:paraId="7BF55675" w14:textId="77777777" w:rsidR="00F5533B" w:rsidRDefault="00F5533B" w:rsidP="00F5533B">
            <w:pPr>
              <w:numPr>
                <w:ilvl w:val="0"/>
                <w:numId w:val="30"/>
              </w:numPr>
              <w:spacing w:line="360" w:lineRule="auto"/>
            </w:pPr>
          </w:p>
        </w:tc>
        <w:tc>
          <w:tcPr>
            <w:tcW w:w="2269" w:type="dxa"/>
            <w:shd w:val="clear" w:color="auto" w:fill="auto"/>
          </w:tcPr>
          <w:p w14:paraId="0E02CF1A" w14:textId="77777777" w:rsidR="00F5533B" w:rsidRDefault="00F5533B" w:rsidP="00C21C5B">
            <w:r>
              <w:rPr>
                <w:rFonts w:hint="eastAsia"/>
              </w:rPr>
              <w:t>索赔内容</w:t>
            </w:r>
          </w:p>
        </w:tc>
        <w:tc>
          <w:tcPr>
            <w:tcW w:w="2126" w:type="dxa"/>
            <w:shd w:val="clear" w:color="auto" w:fill="auto"/>
          </w:tcPr>
          <w:p w14:paraId="1CCFD105" w14:textId="77777777" w:rsidR="00F5533B" w:rsidRDefault="00F5533B" w:rsidP="00C21C5B">
            <w:pPr>
              <w:pStyle w:val="p0"/>
              <w:ind w:firstLine="0"/>
            </w:pPr>
          </w:p>
        </w:tc>
        <w:tc>
          <w:tcPr>
            <w:tcW w:w="993" w:type="dxa"/>
          </w:tcPr>
          <w:p w14:paraId="6B92659C" w14:textId="77777777" w:rsidR="00F5533B" w:rsidRDefault="00F5533B" w:rsidP="00C21C5B">
            <w:pPr>
              <w:jc w:val="center"/>
            </w:pPr>
            <w:r>
              <w:rPr>
                <w:rFonts w:hint="eastAsia"/>
              </w:rPr>
              <w:t>V(1750)</w:t>
            </w:r>
          </w:p>
        </w:tc>
        <w:tc>
          <w:tcPr>
            <w:tcW w:w="850" w:type="dxa"/>
            <w:shd w:val="clear" w:color="auto" w:fill="auto"/>
          </w:tcPr>
          <w:p w14:paraId="6A5105BC" w14:textId="77777777" w:rsidR="00F5533B" w:rsidRDefault="00F5533B" w:rsidP="00C21C5B">
            <w:pPr>
              <w:jc w:val="center"/>
            </w:pPr>
            <w:r>
              <w:rPr>
                <w:rFonts w:hint="eastAsia"/>
              </w:rPr>
              <w:t>O</w:t>
            </w:r>
          </w:p>
        </w:tc>
        <w:tc>
          <w:tcPr>
            <w:tcW w:w="1134" w:type="dxa"/>
            <w:shd w:val="clear" w:color="auto" w:fill="auto"/>
          </w:tcPr>
          <w:p w14:paraId="4155E513" w14:textId="77777777" w:rsidR="00F5533B" w:rsidRDefault="00F5533B" w:rsidP="00C21C5B">
            <w:r>
              <w:rPr>
                <w:rFonts w:hint="eastAsia"/>
              </w:rPr>
              <w:t>手工录入</w:t>
            </w:r>
          </w:p>
        </w:tc>
        <w:tc>
          <w:tcPr>
            <w:tcW w:w="2693" w:type="dxa"/>
            <w:shd w:val="clear" w:color="auto" w:fill="auto"/>
          </w:tcPr>
          <w:p w14:paraId="1741D356" w14:textId="77777777" w:rsidR="00F5533B" w:rsidRDefault="00F5533B" w:rsidP="00C21C5B"/>
        </w:tc>
      </w:tr>
      <w:tr w:rsidR="00F5533B" w14:paraId="61256C55" w14:textId="77777777" w:rsidTr="00C21C5B">
        <w:tc>
          <w:tcPr>
            <w:tcW w:w="850" w:type="dxa"/>
          </w:tcPr>
          <w:p w14:paraId="08390D01" w14:textId="77777777" w:rsidR="00F5533B" w:rsidRDefault="00F5533B" w:rsidP="00F5533B">
            <w:pPr>
              <w:numPr>
                <w:ilvl w:val="0"/>
                <w:numId w:val="30"/>
              </w:numPr>
              <w:spacing w:line="360" w:lineRule="auto"/>
            </w:pPr>
          </w:p>
        </w:tc>
        <w:tc>
          <w:tcPr>
            <w:tcW w:w="2269" w:type="dxa"/>
            <w:shd w:val="clear" w:color="auto" w:fill="auto"/>
          </w:tcPr>
          <w:p w14:paraId="0FB481E9" w14:textId="77777777" w:rsidR="00F5533B" w:rsidRDefault="00F5533B" w:rsidP="00C21C5B">
            <w:r>
              <w:rPr>
                <w:rFonts w:hint="eastAsia"/>
              </w:rPr>
              <w:t>索赔日期</w:t>
            </w:r>
          </w:p>
        </w:tc>
        <w:tc>
          <w:tcPr>
            <w:tcW w:w="2126" w:type="dxa"/>
            <w:shd w:val="clear" w:color="auto" w:fill="auto"/>
          </w:tcPr>
          <w:p w14:paraId="1AE87102" w14:textId="77777777" w:rsidR="00F5533B" w:rsidRDefault="00F5533B" w:rsidP="00C21C5B">
            <w:pPr>
              <w:pStyle w:val="p0"/>
              <w:ind w:firstLine="0"/>
            </w:pPr>
          </w:p>
        </w:tc>
        <w:tc>
          <w:tcPr>
            <w:tcW w:w="993" w:type="dxa"/>
          </w:tcPr>
          <w:p w14:paraId="62441764" w14:textId="77777777" w:rsidR="00F5533B" w:rsidRDefault="00F5533B" w:rsidP="00C21C5B">
            <w:pPr>
              <w:jc w:val="center"/>
            </w:pPr>
            <w:r>
              <w:rPr>
                <w:rFonts w:hint="eastAsia"/>
              </w:rPr>
              <w:t>D</w:t>
            </w:r>
          </w:p>
        </w:tc>
        <w:tc>
          <w:tcPr>
            <w:tcW w:w="850" w:type="dxa"/>
            <w:shd w:val="clear" w:color="auto" w:fill="auto"/>
          </w:tcPr>
          <w:p w14:paraId="694243F9" w14:textId="77777777" w:rsidR="00F5533B" w:rsidRDefault="00F5533B" w:rsidP="00C21C5B">
            <w:pPr>
              <w:jc w:val="center"/>
            </w:pPr>
            <w:r>
              <w:rPr>
                <w:rFonts w:hint="eastAsia"/>
              </w:rPr>
              <w:t>M</w:t>
            </w:r>
          </w:p>
        </w:tc>
        <w:tc>
          <w:tcPr>
            <w:tcW w:w="1134" w:type="dxa"/>
            <w:shd w:val="clear" w:color="auto" w:fill="auto"/>
          </w:tcPr>
          <w:p w14:paraId="2E368FD5" w14:textId="77777777" w:rsidR="00F5533B" w:rsidRDefault="00F5533B" w:rsidP="00C21C5B">
            <w:r>
              <w:rPr>
                <w:rFonts w:hint="eastAsia"/>
              </w:rPr>
              <w:t>日期选择</w:t>
            </w:r>
          </w:p>
        </w:tc>
        <w:tc>
          <w:tcPr>
            <w:tcW w:w="2693" w:type="dxa"/>
            <w:shd w:val="clear" w:color="auto" w:fill="auto"/>
          </w:tcPr>
          <w:p w14:paraId="7E38B930" w14:textId="77777777" w:rsidR="00F5533B" w:rsidRDefault="00F5533B" w:rsidP="00C21C5B"/>
        </w:tc>
      </w:tr>
      <w:tr w:rsidR="00F5533B" w14:paraId="25E586D4" w14:textId="77777777" w:rsidTr="00C21C5B">
        <w:tc>
          <w:tcPr>
            <w:tcW w:w="850" w:type="dxa"/>
          </w:tcPr>
          <w:p w14:paraId="73B9E97E" w14:textId="77777777" w:rsidR="00F5533B" w:rsidRDefault="00F5533B" w:rsidP="00F5533B">
            <w:pPr>
              <w:numPr>
                <w:ilvl w:val="0"/>
                <w:numId w:val="30"/>
              </w:numPr>
              <w:spacing w:line="360" w:lineRule="auto"/>
            </w:pPr>
          </w:p>
        </w:tc>
        <w:tc>
          <w:tcPr>
            <w:tcW w:w="2269" w:type="dxa"/>
            <w:shd w:val="clear" w:color="auto" w:fill="auto"/>
          </w:tcPr>
          <w:p w14:paraId="3E3F8733" w14:textId="77777777" w:rsidR="00F5533B" w:rsidRPr="00AF653D" w:rsidRDefault="00F5533B" w:rsidP="00C21C5B">
            <w:r w:rsidRPr="00AF653D">
              <w:rPr>
                <w:rFonts w:hint="eastAsia"/>
              </w:rPr>
              <w:t>是否反担保</w:t>
            </w:r>
          </w:p>
        </w:tc>
        <w:tc>
          <w:tcPr>
            <w:tcW w:w="2126" w:type="dxa"/>
            <w:shd w:val="clear" w:color="auto" w:fill="auto"/>
          </w:tcPr>
          <w:p w14:paraId="26329642" w14:textId="77777777" w:rsidR="00F5533B" w:rsidRDefault="00F5533B" w:rsidP="00C21C5B">
            <w:pPr>
              <w:pStyle w:val="p0"/>
              <w:ind w:firstLine="0"/>
            </w:pPr>
          </w:p>
        </w:tc>
        <w:tc>
          <w:tcPr>
            <w:tcW w:w="993" w:type="dxa"/>
          </w:tcPr>
          <w:p w14:paraId="7DBB1693" w14:textId="77777777" w:rsidR="00F5533B" w:rsidRDefault="00F5533B" w:rsidP="00C21C5B">
            <w:pPr>
              <w:jc w:val="center"/>
            </w:pPr>
            <w:r>
              <w:rPr>
                <w:rFonts w:hint="eastAsia"/>
              </w:rPr>
              <w:t>V(3)</w:t>
            </w:r>
          </w:p>
        </w:tc>
        <w:tc>
          <w:tcPr>
            <w:tcW w:w="850" w:type="dxa"/>
            <w:shd w:val="clear" w:color="auto" w:fill="auto"/>
          </w:tcPr>
          <w:p w14:paraId="0D5DF2E0" w14:textId="77777777" w:rsidR="00F5533B" w:rsidRDefault="00F5533B" w:rsidP="00C21C5B">
            <w:pPr>
              <w:jc w:val="center"/>
            </w:pPr>
            <w:r>
              <w:rPr>
                <w:rFonts w:hint="eastAsia"/>
              </w:rPr>
              <w:t>P</w:t>
            </w:r>
          </w:p>
        </w:tc>
        <w:tc>
          <w:tcPr>
            <w:tcW w:w="1134" w:type="dxa"/>
            <w:shd w:val="clear" w:color="auto" w:fill="auto"/>
          </w:tcPr>
          <w:p w14:paraId="683B3D62" w14:textId="77777777" w:rsidR="00F5533B" w:rsidRDefault="00F5533B" w:rsidP="00C21C5B">
            <w:r>
              <w:rPr>
                <w:rFonts w:hint="eastAsia"/>
              </w:rPr>
              <w:t>自动带出</w:t>
            </w:r>
          </w:p>
        </w:tc>
        <w:tc>
          <w:tcPr>
            <w:tcW w:w="2693" w:type="dxa"/>
            <w:shd w:val="clear" w:color="auto" w:fill="auto"/>
          </w:tcPr>
          <w:p w14:paraId="43AED9C7" w14:textId="77777777" w:rsidR="00F5533B" w:rsidRDefault="00F5533B" w:rsidP="00C21C5B"/>
        </w:tc>
      </w:tr>
      <w:tr w:rsidR="00F5533B" w14:paraId="6F222659" w14:textId="77777777" w:rsidTr="00C21C5B">
        <w:tc>
          <w:tcPr>
            <w:tcW w:w="850" w:type="dxa"/>
          </w:tcPr>
          <w:p w14:paraId="71723D31" w14:textId="77777777" w:rsidR="00F5533B" w:rsidRDefault="00F5533B" w:rsidP="00F5533B">
            <w:pPr>
              <w:numPr>
                <w:ilvl w:val="0"/>
                <w:numId w:val="30"/>
              </w:numPr>
              <w:spacing w:line="360" w:lineRule="auto"/>
            </w:pPr>
          </w:p>
        </w:tc>
        <w:tc>
          <w:tcPr>
            <w:tcW w:w="2269" w:type="dxa"/>
            <w:shd w:val="clear" w:color="auto" w:fill="auto"/>
          </w:tcPr>
          <w:p w14:paraId="46A27A42" w14:textId="77777777" w:rsidR="00F5533B" w:rsidRPr="00AF653D" w:rsidRDefault="00F5533B" w:rsidP="00C21C5B">
            <w:r w:rsidRPr="00AF653D">
              <w:rPr>
                <w:rFonts w:hint="eastAsia"/>
              </w:rPr>
              <w:t>申请人名称</w:t>
            </w:r>
          </w:p>
        </w:tc>
        <w:tc>
          <w:tcPr>
            <w:tcW w:w="2126" w:type="dxa"/>
            <w:shd w:val="clear" w:color="auto" w:fill="auto"/>
          </w:tcPr>
          <w:p w14:paraId="623920BF" w14:textId="77777777" w:rsidR="00F5533B" w:rsidRDefault="00F5533B" w:rsidP="00C21C5B">
            <w:pPr>
              <w:pStyle w:val="p0"/>
              <w:ind w:firstLine="0"/>
            </w:pPr>
          </w:p>
        </w:tc>
        <w:tc>
          <w:tcPr>
            <w:tcW w:w="993" w:type="dxa"/>
          </w:tcPr>
          <w:p w14:paraId="44AA395F" w14:textId="77777777" w:rsidR="00F5533B" w:rsidRDefault="00F5533B" w:rsidP="00C21C5B">
            <w:pPr>
              <w:jc w:val="center"/>
            </w:pPr>
            <w:r>
              <w:rPr>
                <w:rFonts w:hint="eastAsia"/>
              </w:rPr>
              <w:t>V(200)</w:t>
            </w:r>
          </w:p>
        </w:tc>
        <w:tc>
          <w:tcPr>
            <w:tcW w:w="850" w:type="dxa"/>
            <w:shd w:val="clear" w:color="auto" w:fill="auto"/>
          </w:tcPr>
          <w:p w14:paraId="5167C043" w14:textId="77777777" w:rsidR="00F5533B" w:rsidRDefault="00F5533B" w:rsidP="00C21C5B">
            <w:pPr>
              <w:jc w:val="center"/>
            </w:pPr>
            <w:r>
              <w:rPr>
                <w:rFonts w:hint="eastAsia"/>
              </w:rPr>
              <w:t>P</w:t>
            </w:r>
          </w:p>
        </w:tc>
        <w:tc>
          <w:tcPr>
            <w:tcW w:w="1134" w:type="dxa"/>
            <w:shd w:val="clear" w:color="auto" w:fill="auto"/>
          </w:tcPr>
          <w:p w14:paraId="1447A083" w14:textId="77777777" w:rsidR="00F5533B" w:rsidRDefault="00F5533B" w:rsidP="00C21C5B">
            <w:r>
              <w:rPr>
                <w:rFonts w:hint="eastAsia"/>
              </w:rPr>
              <w:t>自动带出</w:t>
            </w:r>
          </w:p>
        </w:tc>
        <w:tc>
          <w:tcPr>
            <w:tcW w:w="2693" w:type="dxa"/>
            <w:shd w:val="clear" w:color="auto" w:fill="auto"/>
          </w:tcPr>
          <w:p w14:paraId="1AE570B9" w14:textId="77777777" w:rsidR="00F5533B" w:rsidRDefault="00F5533B" w:rsidP="00C21C5B"/>
        </w:tc>
      </w:tr>
      <w:tr w:rsidR="00F5533B" w14:paraId="066E0290" w14:textId="77777777" w:rsidTr="00C21C5B">
        <w:tc>
          <w:tcPr>
            <w:tcW w:w="850" w:type="dxa"/>
          </w:tcPr>
          <w:p w14:paraId="0C260691" w14:textId="77777777" w:rsidR="00F5533B" w:rsidRDefault="00F5533B" w:rsidP="00F5533B">
            <w:pPr>
              <w:numPr>
                <w:ilvl w:val="0"/>
                <w:numId w:val="30"/>
              </w:numPr>
              <w:spacing w:line="360" w:lineRule="auto"/>
            </w:pPr>
          </w:p>
        </w:tc>
        <w:tc>
          <w:tcPr>
            <w:tcW w:w="2269" w:type="dxa"/>
            <w:shd w:val="clear" w:color="auto" w:fill="auto"/>
          </w:tcPr>
          <w:p w14:paraId="29D6A140" w14:textId="77777777" w:rsidR="00F5533B" w:rsidRPr="00AF653D" w:rsidRDefault="00F5533B" w:rsidP="00C21C5B">
            <w:r w:rsidRPr="00AF653D">
              <w:rPr>
                <w:rFonts w:hint="eastAsia"/>
              </w:rPr>
              <w:t>申请人名称地址</w:t>
            </w:r>
          </w:p>
        </w:tc>
        <w:tc>
          <w:tcPr>
            <w:tcW w:w="2126" w:type="dxa"/>
            <w:shd w:val="clear" w:color="auto" w:fill="auto"/>
          </w:tcPr>
          <w:p w14:paraId="29F4CD0C" w14:textId="77777777" w:rsidR="00F5533B" w:rsidRDefault="00F5533B" w:rsidP="00C21C5B">
            <w:pPr>
              <w:pStyle w:val="p0"/>
              <w:ind w:firstLine="0"/>
            </w:pPr>
          </w:p>
        </w:tc>
        <w:tc>
          <w:tcPr>
            <w:tcW w:w="993" w:type="dxa"/>
          </w:tcPr>
          <w:p w14:paraId="2F6B1310" w14:textId="77777777" w:rsidR="00F5533B" w:rsidRDefault="00F5533B" w:rsidP="00C21C5B">
            <w:pPr>
              <w:jc w:val="center"/>
            </w:pPr>
            <w:r>
              <w:rPr>
                <w:rFonts w:hint="eastAsia"/>
              </w:rPr>
              <w:t>V(200)</w:t>
            </w:r>
          </w:p>
        </w:tc>
        <w:tc>
          <w:tcPr>
            <w:tcW w:w="850" w:type="dxa"/>
            <w:shd w:val="clear" w:color="auto" w:fill="auto"/>
          </w:tcPr>
          <w:p w14:paraId="39C70E27" w14:textId="77777777" w:rsidR="00F5533B" w:rsidRDefault="00F5533B" w:rsidP="00C21C5B">
            <w:pPr>
              <w:jc w:val="center"/>
            </w:pPr>
            <w:r>
              <w:rPr>
                <w:rFonts w:hint="eastAsia"/>
              </w:rPr>
              <w:t>P</w:t>
            </w:r>
          </w:p>
        </w:tc>
        <w:tc>
          <w:tcPr>
            <w:tcW w:w="1134" w:type="dxa"/>
            <w:shd w:val="clear" w:color="auto" w:fill="auto"/>
          </w:tcPr>
          <w:p w14:paraId="2476B0A2" w14:textId="77777777" w:rsidR="00F5533B" w:rsidRDefault="00F5533B" w:rsidP="00C21C5B">
            <w:r>
              <w:rPr>
                <w:rFonts w:hint="eastAsia"/>
              </w:rPr>
              <w:t>自动带出</w:t>
            </w:r>
          </w:p>
        </w:tc>
        <w:tc>
          <w:tcPr>
            <w:tcW w:w="2693" w:type="dxa"/>
            <w:shd w:val="clear" w:color="auto" w:fill="auto"/>
          </w:tcPr>
          <w:p w14:paraId="7862EEBF" w14:textId="77777777" w:rsidR="00F5533B" w:rsidRDefault="00F5533B" w:rsidP="00C21C5B"/>
        </w:tc>
      </w:tr>
      <w:tr w:rsidR="00F5533B" w14:paraId="4B790D25" w14:textId="77777777" w:rsidTr="00C21C5B">
        <w:tc>
          <w:tcPr>
            <w:tcW w:w="850" w:type="dxa"/>
          </w:tcPr>
          <w:p w14:paraId="4564F473" w14:textId="77777777" w:rsidR="00F5533B" w:rsidRDefault="00F5533B" w:rsidP="00F5533B">
            <w:pPr>
              <w:numPr>
                <w:ilvl w:val="0"/>
                <w:numId w:val="30"/>
              </w:numPr>
              <w:spacing w:line="360" w:lineRule="auto"/>
            </w:pPr>
          </w:p>
        </w:tc>
        <w:tc>
          <w:tcPr>
            <w:tcW w:w="2269" w:type="dxa"/>
            <w:shd w:val="clear" w:color="auto" w:fill="auto"/>
          </w:tcPr>
          <w:p w14:paraId="4D02CB13" w14:textId="77777777" w:rsidR="00F5533B" w:rsidRPr="00AF653D" w:rsidRDefault="00F5533B" w:rsidP="00C21C5B">
            <w:r w:rsidRPr="00AF653D">
              <w:rPr>
                <w:rFonts w:hint="eastAsia"/>
              </w:rPr>
              <w:t>保函类型</w:t>
            </w:r>
          </w:p>
        </w:tc>
        <w:tc>
          <w:tcPr>
            <w:tcW w:w="2126" w:type="dxa"/>
            <w:shd w:val="clear" w:color="auto" w:fill="auto"/>
          </w:tcPr>
          <w:p w14:paraId="7F3575EF" w14:textId="77777777" w:rsidR="00F5533B" w:rsidRDefault="00F5533B" w:rsidP="00C21C5B">
            <w:pPr>
              <w:pStyle w:val="p0"/>
              <w:ind w:firstLine="0"/>
            </w:pPr>
          </w:p>
        </w:tc>
        <w:tc>
          <w:tcPr>
            <w:tcW w:w="993" w:type="dxa"/>
          </w:tcPr>
          <w:p w14:paraId="40FA5074" w14:textId="77777777" w:rsidR="00F5533B" w:rsidRDefault="00F5533B" w:rsidP="00C21C5B">
            <w:pPr>
              <w:jc w:val="center"/>
            </w:pPr>
            <w:r>
              <w:rPr>
                <w:rFonts w:hint="eastAsia"/>
              </w:rPr>
              <w:t>V(3)</w:t>
            </w:r>
          </w:p>
        </w:tc>
        <w:tc>
          <w:tcPr>
            <w:tcW w:w="850" w:type="dxa"/>
            <w:shd w:val="clear" w:color="auto" w:fill="auto"/>
          </w:tcPr>
          <w:p w14:paraId="5DED4B14" w14:textId="77777777" w:rsidR="00F5533B" w:rsidRDefault="00F5533B" w:rsidP="00C21C5B">
            <w:pPr>
              <w:jc w:val="center"/>
            </w:pPr>
            <w:r>
              <w:rPr>
                <w:rFonts w:hint="eastAsia"/>
              </w:rPr>
              <w:t>P</w:t>
            </w:r>
          </w:p>
        </w:tc>
        <w:tc>
          <w:tcPr>
            <w:tcW w:w="1134" w:type="dxa"/>
            <w:shd w:val="clear" w:color="auto" w:fill="auto"/>
          </w:tcPr>
          <w:p w14:paraId="73662F68" w14:textId="77777777" w:rsidR="00F5533B" w:rsidRDefault="00F5533B" w:rsidP="00C21C5B">
            <w:r>
              <w:rPr>
                <w:rFonts w:hint="eastAsia"/>
              </w:rPr>
              <w:t>自动带出</w:t>
            </w:r>
          </w:p>
        </w:tc>
        <w:tc>
          <w:tcPr>
            <w:tcW w:w="2693" w:type="dxa"/>
            <w:shd w:val="clear" w:color="auto" w:fill="auto"/>
          </w:tcPr>
          <w:p w14:paraId="32358D43" w14:textId="77777777" w:rsidR="00F5533B" w:rsidRDefault="00F5533B" w:rsidP="00C21C5B"/>
        </w:tc>
      </w:tr>
      <w:tr w:rsidR="00F5533B" w14:paraId="1ABEC3AE" w14:textId="77777777" w:rsidTr="00C21C5B">
        <w:tc>
          <w:tcPr>
            <w:tcW w:w="850" w:type="dxa"/>
          </w:tcPr>
          <w:p w14:paraId="7DFA1B0E" w14:textId="77777777" w:rsidR="00F5533B" w:rsidRDefault="00F5533B" w:rsidP="00F5533B">
            <w:pPr>
              <w:numPr>
                <w:ilvl w:val="0"/>
                <w:numId w:val="30"/>
              </w:numPr>
              <w:spacing w:line="360" w:lineRule="auto"/>
            </w:pPr>
          </w:p>
        </w:tc>
        <w:tc>
          <w:tcPr>
            <w:tcW w:w="2269" w:type="dxa"/>
            <w:shd w:val="clear" w:color="auto" w:fill="auto"/>
          </w:tcPr>
          <w:p w14:paraId="7EECE763" w14:textId="77777777" w:rsidR="00F5533B" w:rsidRPr="00AF653D" w:rsidRDefault="00F5533B" w:rsidP="00C21C5B">
            <w:r w:rsidRPr="00AF653D">
              <w:rPr>
                <w:rFonts w:hint="eastAsia"/>
              </w:rPr>
              <w:t>受益人类型</w:t>
            </w:r>
          </w:p>
        </w:tc>
        <w:tc>
          <w:tcPr>
            <w:tcW w:w="2126" w:type="dxa"/>
            <w:shd w:val="clear" w:color="auto" w:fill="auto"/>
          </w:tcPr>
          <w:p w14:paraId="6175B22E" w14:textId="77777777" w:rsidR="00F5533B" w:rsidRDefault="00F5533B" w:rsidP="00C21C5B">
            <w:pPr>
              <w:pStyle w:val="p0"/>
              <w:ind w:firstLine="0"/>
            </w:pPr>
          </w:p>
        </w:tc>
        <w:tc>
          <w:tcPr>
            <w:tcW w:w="993" w:type="dxa"/>
          </w:tcPr>
          <w:p w14:paraId="7B417A3B" w14:textId="77777777" w:rsidR="00F5533B" w:rsidRDefault="00F5533B" w:rsidP="00C21C5B">
            <w:pPr>
              <w:jc w:val="center"/>
            </w:pPr>
            <w:r>
              <w:rPr>
                <w:rFonts w:hint="eastAsia"/>
              </w:rPr>
              <w:t>V(3)</w:t>
            </w:r>
          </w:p>
        </w:tc>
        <w:tc>
          <w:tcPr>
            <w:tcW w:w="850" w:type="dxa"/>
            <w:shd w:val="clear" w:color="auto" w:fill="auto"/>
          </w:tcPr>
          <w:p w14:paraId="19FB1C60" w14:textId="77777777" w:rsidR="00F5533B" w:rsidRDefault="00F5533B" w:rsidP="00C21C5B">
            <w:pPr>
              <w:jc w:val="center"/>
            </w:pPr>
            <w:r>
              <w:rPr>
                <w:rFonts w:hint="eastAsia"/>
              </w:rPr>
              <w:t>P</w:t>
            </w:r>
          </w:p>
        </w:tc>
        <w:tc>
          <w:tcPr>
            <w:tcW w:w="1134" w:type="dxa"/>
            <w:shd w:val="clear" w:color="auto" w:fill="auto"/>
          </w:tcPr>
          <w:p w14:paraId="517C5AED" w14:textId="77777777" w:rsidR="00F5533B" w:rsidRDefault="00F5533B" w:rsidP="00C21C5B">
            <w:r>
              <w:rPr>
                <w:rFonts w:hint="eastAsia"/>
              </w:rPr>
              <w:t>自动带出</w:t>
            </w:r>
          </w:p>
        </w:tc>
        <w:tc>
          <w:tcPr>
            <w:tcW w:w="2693" w:type="dxa"/>
            <w:shd w:val="clear" w:color="auto" w:fill="auto"/>
          </w:tcPr>
          <w:p w14:paraId="2AB91DF3" w14:textId="77777777" w:rsidR="00F5533B" w:rsidRDefault="00F5533B" w:rsidP="00C21C5B"/>
        </w:tc>
      </w:tr>
      <w:tr w:rsidR="00F5533B" w14:paraId="30CFF9C4" w14:textId="77777777" w:rsidTr="00C21C5B">
        <w:tc>
          <w:tcPr>
            <w:tcW w:w="850" w:type="dxa"/>
          </w:tcPr>
          <w:p w14:paraId="236599DE" w14:textId="77777777" w:rsidR="00F5533B" w:rsidRDefault="00F5533B" w:rsidP="00F5533B">
            <w:pPr>
              <w:numPr>
                <w:ilvl w:val="0"/>
                <w:numId w:val="30"/>
              </w:numPr>
              <w:spacing w:line="360" w:lineRule="auto"/>
            </w:pPr>
          </w:p>
        </w:tc>
        <w:tc>
          <w:tcPr>
            <w:tcW w:w="2269" w:type="dxa"/>
            <w:shd w:val="clear" w:color="auto" w:fill="auto"/>
          </w:tcPr>
          <w:p w14:paraId="0BCCA135" w14:textId="77777777" w:rsidR="00F5533B" w:rsidRPr="00AF653D" w:rsidRDefault="00F5533B" w:rsidP="00C21C5B">
            <w:r w:rsidRPr="00AF653D">
              <w:rPr>
                <w:rFonts w:hint="eastAsia"/>
              </w:rPr>
              <w:t>受益人名称</w:t>
            </w:r>
          </w:p>
        </w:tc>
        <w:tc>
          <w:tcPr>
            <w:tcW w:w="2126" w:type="dxa"/>
            <w:shd w:val="clear" w:color="auto" w:fill="auto"/>
          </w:tcPr>
          <w:p w14:paraId="445133A3" w14:textId="77777777" w:rsidR="00F5533B" w:rsidRDefault="00F5533B" w:rsidP="00C21C5B">
            <w:pPr>
              <w:pStyle w:val="p0"/>
              <w:ind w:firstLine="0"/>
            </w:pPr>
          </w:p>
        </w:tc>
        <w:tc>
          <w:tcPr>
            <w:tcW w:w="993" w:type="dxa"/>
          </w:tcPr>
          <w:p w14:paraId="7A36D5B1" w14:textId="77777777" w:rsidR="00F5533B" w:rsidRDefault="00F5533B" w:rsidP="00C21C5B">
            <w:pPr>
              <w:jc w:val="center"/>
            </w:pPr>
            <w:r>
              <w:rPr>
                <w:rFonts w:hint="eastAsia"/>
              </w:rPr>
              <w:t>V(200)</w:t>
            </w:r>
          </w:p>
        </w:tc>
        <w:tc>
          <w:tcPr>
            <w:tcW w:w="850" w:type="dxa"/>
            <w:shd w:val="clear" w:color="auto" w:fill="auto"/>
          </w:tcPr>
          <w:p w14:paraId="24B0F392" w14:textId="77777777" w:rsidR="00F5533B" w:rsidRDefault="00F5533B" w:rsidP="00C21C5B">
            <w:pPr>
              <w:jc w:val="center"/>
            </w:pPr>
            <w:r>
              <w:rPr>
                <w:rFonts w:hint="eastAsia"/>
              </w:rPr>
              <w:t>P</w:t>
            </w:r>
          </w:p>
        </w:tc>
        <w:tc>
          <w:tcPr>
            <w:tcW w:w="1134" w:type="dxa"/>
            <w:shd w:val="clear" w:color="auto" w:fill="auto"/>
          </w:tcPr>
          <w:p w14:paraId="337CDCB7" w14:textId="77777777" w:rsidR="00F5533B" w:rsidRDefault="00F5533B" w:rsidP="00C21C5B">
            <w:r>
              <w:rPr>
                <w:rFonts w:hint="eastAsia"/>
              </w:rPr>
              <w:t>自动带出</w:t>
            </w:r>
          </w:p>
        </w:tc>
        <w:tc>
          <w:tcPr>
            <w:tcW w:w="2693" w:type="dxa"/>
            <w:shd w:val="clear" w:color="auto" w:fill="auto"/>
          </w:tcPr>
          <w:p w14:paraId="582C268E" w14:textId="77777777" w:rsidR="00F5533B" w:rsidRDefault="00F5533B" w:rsidP="00C21C5B"/>
        </w:tc>
      </w:tr>
      <w:tr w:rsidR="00F5533B" w14:paraId="2819805B" w14:textId="77777777" w:rsidTr="00C21C5B">
        <w:tc>
          <w:tcPr>
            <w:tcW w:w="850" w:type="dxa"/>
          </w:tcPr>
          <w:p w14:paraId="35ADA86C" w14:textId="77777777" w:rsidR="00F5533B" w:rsidRDefault="00F5533B" w:rsidP="00F5533B">
            <w:pPr>
              <w:numPr>
                <w:ilvl w:val="0"/>
                <w:numId w:val="30"/>
              </w:numPr>
              <w:spacing w:line="360" w:lineRule="auto"/>
            </w:pPr>
          </w:p>
        </w:tc>
        <w:tc>
          <w:tcPr>
            <w:tcW w:w="2269" w:type="dxa"/>
            <w:shd w:val="clear" w:color="auto" w:fill="auto"/>
          </w:tcPr>
          <w:p w14:paraId="6223175E" w14:textId="77777777" w:rsidR="00F5533B" w:rsidRPr="00AF653D" w:rsidRDefault="00F5533B" w:rsidP="00C21C5B">
            <w:r>
              <w:rPr>
                <w:rFonts w:hint="eastAsia"/>
              </w:rPr>
              <w:t>受</w:t>
            </w:r>
            <w:r w:rsidRPr="00AF653D">
              <w:rPr>
                <w:rFonts w:hint="eastAsia"/>
              </w:rPr>
              <w:t>益人名称地址</w:t>
            </w:r>
          </w:p>
        </w:tc>
        <w:tc>
          <w:tcPr>
            <w:tcW w:w="2126" w:type="dxa"/>
            <w:shd w:val="clear" w:color="auto" w:fill="auto"/>
          </w:tcPr>
          <w:p w14:paraId="77444CB5" w14:textId="77777777" w:rsidR="00F5533B" w:rsidRDefault="00F5533B" w:rsidP="00C21C5B">
            <w:pPr>
              <w:pStyle w:val="p0"/>
              <w:ind w:firstLine="0"/>
            </w:pPr>
          </w:p>
        </w:tc>
        <w:tc>
          <w:tcPr>
            <w:tcW w:w="993" w:type="dxa"/>
          </w:tcPr>
          <w:p w14:paraId="123FBA9C" w14:textId="77777777" w:rsidR="00F5533B" w:rsidRDefault="00F5533B" w:rsidP="00C21C5B">
            <w:pPr>
              <w:jc w:val="center"/>
            </w:pPr>
            <w:r>
              <w:rPr>
                <w:rFonts w:hint="eastAsia"/>
              </w:rPr>
              <w:t>V(200)</w:t>
            </w:r>
          </w:p>
        </w:tc>
        <w:tc>
          <w:tcPr>
            <w:tcW w:w="850" w:type="dxa"/>
            <w:shd w:val="clear" w:color="auto" w:fill="auto"/>
          </w:tcPr>
          <w:p w14:paraId="31E6BA14" w14:textId="77777777" w:rsidR="00F5533B" w:rsidRDefault="00F5533B" w:rsidP="00C21C5B">
            <w:pPr>
              <w:jc w:val="center"/>
            </w:pPr>
            <w:r>
              <w:rPr>
                <w:rFonts w:hint="eastAsia"/>
              </w:rPr>
              <w:t>P</w:t>
            </w:r>
          </w:p>
        </w:tc>
        <w:tc>
          <w:tcPr>
            <w:tcW w:w="1134" w:type="dxa"/>
            <w:shd w:val="clear" w:color="auto" w:fill="auto"/>
          </w:tcPr>
          <w:p w14:paraId="7B7D6F13" w14:textId="77777777" w:rsidR="00F5533B" w:rsidRDefault="00F5533B" w:rsidP="00C21C5B">
            <w:r>
              <w:rPr>
                <w:rFonts w:hint="eastAsia"/>
              </w:rPr>
              <w:t>自动带出</w:t>
            </w:r>
          </w:p>
        </w:tc>
        <w:tc>
          <w:tcPr>
            <w:tcW w:w="2693" w:type="dxa"/>
            <w:shd w:val="clear" w:color="auto" w:fill="auto"/>
          </w:tcPr>
          <w:p w14:paraId="161B15A1" w14:textId="77777777" w:rsidR="00F5533B" w:rsidRDefault="00F5533B" w:rsidP="00C21C5B"/>
        </w:tc>
      </w:tr>
      <w:tr w:rsidR="00F5533B" w14:paraId="732B7003" w14:textId="77777777" w:rsidTr="00C21C5B">
        <w:tc>
          <w:tcPr>
            <w:tcW w:w="850" w:type="dxa"/>
          </w:tcPr>
          <w:p w14:paraId="755DE5BE" w14:textId="77777777" w:rsidR="00F5533B" w:rsidRDefault="00F5533B" w:rsidP="00F5533B">
            <w:pPr>
              <w:numPr>
                <w:ilvl w:val="0"/>
                <w:numId w:val="30"/>
              </w:numPr>
              <w:spacing w:line="360" w:lineRule="auto"/>
            </w:pPr>
          </w:p>
        </w:tc>
        <w:tc>
          <w:tcPr>
            <w:tcW w:w="2269" w:type="dxa"/>
            <w:shd w:val="clear" w:color="auto" w:fill="auto"/>
          </w:tcPr>
          <w:p w14:paraId="2E439D31" w14:textId="77777777" w:rsidR="00F5533B" w:rsidRPr="00AF653D" w:rsidRDefault="00F5533B" w:rsidP="00C21C5B">
            <w:r w:rsidRPr="00AF653D">
              <w:rPr>
                <w:rFonts w:hint="eastAsia"/>
              </w:rPr>
              <w:t>保函开立银行</w:t>
            </w:r>
            <w:r w:rsidRPr="00AF653D">
              <w:rPr>
                <w:rFonts w:hint="eastAsia"/>
              </w:rPr>
              <w:t>SWIFTCODE</w:t>
            </w:r>
          </w:p>
        </w:tc>
        <w:tc>
          <w:tcPr>
            <w:tcW w:w="2126" w:type="dxa"/>
            <w:shd w:val="clear" w:color="auto" w:fill="auto"/>
          </w:tcPr>
          <w:p w14:paraId="72F21B51" w14:textId="77777777" w:rsidR="00F5533B" w:rsidRDefault="00F5533B" w:rsidP="00C21C5B">
            <w:pPr>
              <w:pStyle w:val="p0"/>
              <w:ind w:firstLine="0"/>
            </w:pPr>
          </w:p>
        </w:tc>
        <w:tc>
          <w:tcPr>
            <w:tcW w:w="993" w:type="dxa"/>
          </w:tcPr>
          <w:p w14:paraId="4D0EED4F" w14:textId="77777777" w:rsidR="00F5533B" w:rsidRDefault="00F5533B" w:rsidP="00C21C5B">
            <w:pPr>
              <w:jc w:val="center"/>
            </w:pPr>
            <w:r>
              <w:rPr>
                <w:rFonts w:hint="eastAsia"/>
              </w:rPr>
              <w:t>V(20)</w:t>
            </w:r>
          </w:p>
        </w:tc>
        <w:tc>
          <w:tcPr>
            <w:tcW w:w="850" w:type="dxa"/>
            <w:shd w:val="clear" w:color="auto" w:fill="auto"/>
          </w:tcPr>
          <w:p w14:paraId="50B2C557" w14:textId="77777777" w:rsidR="00F5533B" w:rsidRDefault="00F5533B" w:rsidP="00C21C5B">
            <w:pPr>
              <w:jc w:val="center"/>
            </w:pPr>
            <w:r>
              <w:rPr>
                <w:rFonts w:hint="eastAsia"/>
              </w:rPr>
              <w:t>P</w:t>
            </w:r>
          </w:p>
        </w:tc>
        <w:tc>
          <w:tcPr>
            <w:tcW w:w="1134" w:type="dxa"/>
            <w:shd w:val="clear" w:color="auto" w:fill="auto"/>
          </w:tcPr>
          <w:p w14:paraId="75498C0B" w14:textId="77777777" w:rsidR="00F5533B" w:rsidRDefault="00F5533B" w:rsidP="00C21C5B">
            <w:r>
              <w:rPr>
                <w:rFonts w:hint="eastAsia"/>
              </w:rPr>
              <w:t>自动带出</w:t>
            </w:r>
          </w:p>
        </w:tc>
        <w:tc>
          <w:tcPr>
            <w:tcW w:w="2693" w:type="dxa"/>
            <w:shd w:val="clear" w:color="auto" w:fill="auto"/>
          </w:tcPr>
          <w:p w14:paraId="218E825A" w14:textId="77777777" w:rsidR="00F5533B" w:rsidRDefault="00F5533B" w:rsidP="00C21C5B"/>
        </w:tc>
      </w:tr>
      <w:tr w:rsidR="00F5533B" w14:paraId="34C95D11" w14:textId="77777777" w:rsidTr="00C21C5B">
        <w:tc>
          <w:tcPr>
            <w:tcW w:w="850" w:type="dxa"/>
          </w:tcPr>
          <w:p w14:paraId="64752191" w14:textId="77777777" w:rsidR="00F5533B" w:rsidRDefault="00F5533B" w:rsidP="00F5533B">
            <w:pPr>
              <w:numPr>
                <w:ilvl w:val="0"/>
                <w:numId w:val="30"/>
              </w:numPr>
              <w:spacing w:line="360" w:lineRule="auto"/>
            </w:pPr>
          </w:p>
        </w:tc>
        <w:tc>
          <w:tcPr>
            <w:tcW w:w="2269" w:type="dxa"/>
            <w:shd w:val="clear" w:color="auto" w:fill="auto"/>
          </w:tcPr>
          <w:p w14:paraId="7C95A8E4" w14:textId="77777777" w:rsidR="00F5533B" w:rsidRPr="00AF653D" w:rsidRDefault="00F5533B" w:rsidP="00C21C5B">
            <w:r w:rsidRPr="00AF653D">
              <w:rPr>
                <w:rFonts w:hint="eastAsia"/>
              </w:rPr>
              <w:t>保函开立银行名称地址</w:t>
            </w:r>
          </w:p>
        </w:tc>
        <w:tc>
          <w:tcPr>
            <w:tcW w:w="2126" w:type="dxa"/>
            <w:shd w:val="clear" w:color="auto" w:fill="auto"/>
          </w:tcPr>
          <w:p w14:paraId="147D1E47" w14:textId="77777777" w:rsidR="00F5533B" w:rsidRDefault="00F5533B" w:rsidP="00C21C5B">
            <w:pPr>
              <w:pStyle w:val="p0"/>
              <w:ind w:firstLine="0"/>
            </w:pPr>
          </w:p>
        </w:tc>
        <w:tc>
          <w:tcPr>
            <w:tcW w:w="993" w:type="dxa"/>
          </w:tcPr>
          <w:p w14:paraId="1EFF4F8E" w14:textId="77777777" w:rsidR="00F5533B" w:rsidRDefault="00F5533B" w:rsidP="00C21C5B">
            <w:pPr>
              <w:jc w:val="center"/>
            </w:pPr>
            <w:r>
              <w:rPr>
                <w:rFonts w:hint="eastAsia"/>
              </w:rPr>
              <w:t>V(200)</w:t>
            </w:r>
          </w:p>
        </w:tc>
        <w:tc>
          <w:tcPr>
            <w:tcW w:w="850" w:type="dxa"/>
            <w:shd w:val="clear" w:color="auto" w:fill="auto"/>
          </w:tcPr>
          <w:p w14:paraId="439BB22F" w14:textId="77777777" w:rsidR="00F5533B" w:rsidRDefault="00F5533B" w:rsidP="00C21C5B">
            <w:pPr>
              <w:jc w:val="center"/>
            </w:pPr>
            <w:r>
              <w:rPr>
                <w:rFonts w:hint="eastAsia"/>
              </w:rPr>
              <w:t>P</w:t>
            </w:r>
          </w:p>
        </w:tc>
        <w:tc>
          <w:tcPr>
            <w:tcW w:w="1134" w:type="dxa"/>
            <w:shd w:val="clear" w:color="auto" w:fill="auto"/>
          </w:tcPr>
          <w:p w14:paraId="470F865F" w14:textId="77777777" w:rsidR="00F5533B" w:rsidRDefault="00F5533B" w:rsidP="00C21C5B">
            <w:r>
              <w:rPr>
                <w:rFonts w:hint="eastAsia"/>
              </w:rPr>
              <w:t>自动带出</w:t>
            </w:r>
          </w:p>
        </w:tc>
        <w:tc>
          <w:tcPr>
            <w:tcW w:w="2693" w:type="dxa"/>
            <w:shd w:val="clear" w:color="auto" w:fill="auto"/>
          </w:tcPr>
          <w:p w14:paraId="39A2C76C" w14:textId="77777777" w:rsidR="00F5533B" w:rsidRDefault="00F5533B" w:rsidP="00C21C5B"/>
        </w:tc>
      </w:tr>
      <w:tr w:rsidR="00F5533B" w14:paraId="72C2440E" w14:textId="77777777" w:rsidTr="00C21C5B">
        <w:tc>
          <w:tcPr>
            <w:tcW w:w="850" w:type="dxa"/>
          </w:tcPr>
          <w:p w14:paraId="2C041F0E" w14:textId="77777777" w:rsidR="00F5533B" w:rsidRDefault="00F5533B" w:rsidP="00F5533B">
            <w:pPr>
              <w:numPr>
                <w:ilvl w:val="0"/>
                <w:numId w:val="30"/>
              </w:numPr>
              <w:spacing w:line="360" w:lineRule="auto"/>
            </w:pPr>
          </w:p>
        </w:tc>
        <w:tc>
          <w:tcPr>
            <w:tcW w:w="2269" w:type="dxa"/>
            <w:shd w:val="clear" w:color="auto" w:fill="auto"/>
          </w:tcPr>
          <w:p w14:paraId="352839AC" w14:textId="77777777" w:rsidR="00F5533B" w:rsidRPr="00AF653D" w:rsidRDefault="00F5533B" w:rsidP="00C21C5B">
            <w:r w:rsidRPr="00AF653D">
              <w:rPr>
                <w:rFonts w:hint="eastAsia"/>
              </w:rPr>
              <w:t>通知日期</w:t>
            </w:r>
          </w:p>
        </w:tc>
        <w:tc>
          <w:tcPr>
            <w:tcW w:w="2126" w:type="dxa"/>
            <w:shd w:val="clear" w:color="auto" w:fill="auto"/>
          </w:tcPr>
          <w:p w14:paraId="6339504D" w14:textId="77777777" w:rsidR="00F5533B" w:rsidRDefault="00F5533B" w:rsidP="00C21C5B">
            <w:pPr>
              <w:pStyle w:val="p0"/>
              <w:ind w:firstLine="0"/>
            </w:pPr>
          </w:p>
        </w:tc>
        <w:tc>
          <w:tcPr>
            <w:tcW w:w="993" w:type="dxa"/>
          </w:tcPr>
          <w:p w14:paraId="28CA8B7E" w14:textId="77777777" w:rsidR="00F5533B" w:rsidRDefault="00F5533B" w:rsidP="00C21C5B">
            <w:pPr>
              <w:jc w:val="center"/>
            </w:pPr>
            <w:r>
              <w:rPr>
                <w:rFonts w:hint="eastAsia"/>
              </w:rPr>
              <w:t>D</w:t>
            </w:r>
          </w:p>
        </w:tc>
        <w:tc>
          <w:tcPr>
            <w:tcW w:w="850" w:type="dxa"/>
            <w:shd w:val="clear" w:color="auto" w:fill="auto"/>
          </w:tcPr>
          <w:p w14:paraId="7D561B5D" w14:textId="77777777" w:rsidR="00F5533B" w:rsidRDefault="00F5533B" w:rsidP="00C21C5B">
            <w:pPr>
              <w:jc w:val="center"/>
            </w:pPr>
            <w:r>
              <w:rPr>
                <w:rFonts w:hint="eastAsia"/>
              </w:rPr>
              <w:t>P</w:t>
            </w:r>
          </w:p>
        </w:tc>
        <w:tc>
          <w:tcPr>
            <w:tcW w:w="1134" w:type="dxa"/>
            <w:shd w:val="clear" w:color="auto" w:fill="auto"/>
          </w:tcPr>
          <w:p w14:paraId="6B64C0A2" w14:textId="77777777" w:rsidR="00F5533B" w:rsidRDefault="00F5533B" w:rsidP="00C21C5B">
            <w:r>
              <w:rPr>
                <w:rFonts w:hint="eastAsia"/>
              </w:rPr>
              <w:t>自动带出</w:t>
            </w:r>
          </w:p>
        </w:tc>
        <w:tc>
          <w:tcPr>
            <w:tcW w:w="2693" w:type="dxa"/>
            <w:shd w:val="clear" w:color="auto" w:fill="auto"/>
          </w:tcPr>
          <w:p w14:paraId="133EFED1" w14:textId="77777777" w:rsidR="00F5533B" w:rsidRDefault="00F5533B" w:rsidP="00C21C5B"/>
        </w:tc>
      </w:tr>
      <w:tr w:rsidR="00F5533B" w14:paraId="735EAE9F" w14:textId="77777777" w:rsidTr="00C21C5B">
        <w:tc>
          <w:tcPr>
            <w:tcW w:w="850" w:type="dxa"/>
          </w:tcPr>
          <w:p w14:paraId="21B9CCC4" w14:textId="77777777" w:rsidR="00F5533B" w:rsidRDefault="00F5533B" w:rsidP="00F5533B">
            <w:pPr>
              <w:numPr>
                <w:ilvl w:val="0"/>
                <w:numId w:val="30"/>
              </w:numPr>
              <w:spacing w:line="360" w:lineRule="auto"/>
            </w:pPr>
          </w:p>
        </w:tc>
        <w:tc>
          <w:tcPr>
            <w:tcW w:w="2269" w:type="dxa"/>
            <w:shd w:val="clear" w:color="auto" w:fill="auto"/>
          </w:tcPr>
          <w:p w14:paraId="6FF14275" w14:textId="77777777" w:rsidR="00F5533B" w:rsidRPr="00AF653D" w:rsidRDefault="00F5533B" w:rsidP="00C21C5B">
            <w:r w:rsidRPr="00AF653D">
              <w:rPr>
                <w:rFonts w:hint="eastAsia"/>
              </w:rPr>
              <w:t>开立日期</w:t>
            </w:r>
          </w:p>
        </w:tc>
        <w:tc>
          <w:tcPr>
            <w:tcW w:w="2126" w:type="dxa"/>
            <w:shd w:val="clear" w:color="auto" w:fill="auto"/>
          </w:tcPr>
          <w:p w14:paraId="158F78BE" w14:textId="77777777" w:rsidR="00F5533B" w:rsidRDefault="00F5533B" w:rsidP="00C21C5B">
            <w:pPr>
              <w:pStyle w:val="p0"/>
              <w:ind w:firstLine="0"/>
            </w:pPr>
          </w:p>
        </w:tc>
        <w:tc>
          <w:tcPr>
            <w:tcW w:w="993" w:type="dxa"/>
          </w:tcPr>
          <w:p w14:paraId="3C17DCC7" w14:textId="77777777" w:rsidR="00F5533B" w:rsidRDefault="00F5533B" w:rsidP="00C21C5B">
            <w:pPr>
              <w:jc w:val="center"/>
            </w:pPr>
            <w:r>
              <w:rPr>
                <w:rFonts w:hint="eastAsia"/>
              </w:rPr>
              <w:t>D</w:t>
            </w:r>
          </w:p>
        </w:tc>
        <w:tc>
          <w:tcPr>
            <w:tcW w:w="850" w:type="dxa"/>
            <w:shd w:val="clear" w:color="auto" w:fill="auto"/>
          </w:tcPr>
          <w:p w14:paraId="7A7D8A44" w14:textId="77777777" w:rsidR="00F5533B" w:rsidRDefault="00F5533B" w:rsidP="00C21C5B">
            <w:pPr>
              <w:jc w:val="center"/>
            </w:pPr>
            <w:r>
              <w:rPr>
                <w:rFonts w:hint="eastAsia"/>
              </w:rPr>
              <w:t>P</w:t>
            </w:r>
          </w:p>
        </w:tc>
        <w:tc>
          <w:tcPr>
            <w:tcW w:w="1134" w:type="dxa"/>
            <w:shd w:val="clear" w:color="auto" w:fill="auto"/>
          </w:tcPr>
          <w:p w14:paraId="3D2E59F3" w14:textId="77777777" w:rsidR="00F5533B" w:rsidRDefault="00F5533B" w:rsidP="00C21C5B">
            <w:r>
              <w:rPr>
                <w:rFonts w:hint="eastAsia"/>
              </w:rPr>
              <w:t>自动带出</w:t>
            </w:r>
          </w:p>
        </w:tc>
        <w:tc>
          <w:tcPr>
            <w:tcW w:w="2693" w:type="dxa"/>
            <w:shd w:val="clear" w:color="auto" w:fill="auto"/>
          </w:tcPr>
          <w:p w14:paraId="363D93DF" w14:textId="77777777" w:rsidR="00F5533B" w:rsidRDefault="00F5533B" w:rsidP="00C21C5B"/>
        </w:tc>
      </w:tr>
      <w:tr w:rsidR="00F5533B" w14:paraId="02E0BF34" w14:textId="77777777" w:rsidTr="00C21C5B">
        <w:tc>
          <w:tcPr>
            <w:tcW w:w="850" w:type="dxa"/>
          </w:tcPr>
          <w:p w14:paraId="125DF716" w14:textId="77777777" w:rsidR="00F5533B" w:rsidRDefault="00F5533B" w:rsidP="00F5533B">
            <w:pPr>
              <w:numPr>
                <w:ilvl w:val="0"/>
                <w:numId w:val="30"/>
              </w:numPr>
              <w:spacing w:line="360" w:lineRule="auto"/>
            </w:pPr>
          </w:p>
        </w:tc>
        <w:tc>
          <w:tcPr>
            <w:tcW w:w="2269" w:type="dxa"/>
            <w:shd w:val="clear" w:color="auto" w:fill="auto"/>
          </w:tcPr>
          <w:p w14:paraId="39DCBB11" w14:textId="77777777" w:rsidR="00F5533B" w:rsidRPr="00AF653D" w:rsidRDefault="00F5533B" w:rsidP="00C21C5B">
            <w:r>
              <w:rPr>
                <w:rFonts w:hint="eastAsia"/>
              </w:rPr>
              <w:t>生效日</w:t>
            </w:r>
            <w:r w:rsidRPr="00AF653D">
              <w:rPr>
                <w:rFonts w:hint="eastAsia"/>
              </w:rPr>
              <w:t>期</w:t>
            </w:r>
          </w:p>
        </w:tc>
        <w:tc>
          <w:tcPr>
            <w:tcW w:w="2126" w:type="dxa"/>
            <w:shd w:val="clear" w:color="auto" w:fill="auto"/>
          </w:tcPr>
          <w:p w14:paraId="64015E3B" w14:textId="77777777" w:rsidR="00F5533B" w:rsidRDefault="00F5533B" w:rsidP="00C21C5B">
            <w:pPr>
              <w:pStyle w:val="p0"/>
              <w:ind w:firstLine="0"/>
            </w:pPr>
          </w:p>
        </w:tc>
        <w:tc>
          <w:tcPr>
            <w:tcW w:w="993" w:type="dxa"/>
          </w:tcPr>
          <w:p w14:paraId="2388DC38" w14:textId="77777777" w:rsidR="00F5533B" w:rsidRDefault="00F5533B" w:rsidP="00C21C5B">
            <w:pPr>
              <w:jc w:val="center"/>
            </w:pPr>
            <w:r>
              <w:rPr>
                <w:rFonts w:hint="eastAsia"/>
              </w:rPr>
              <w:t>V(3)</w:t>
            </w:r>
          </w:p>
        </w:tc>
        <w:tc>
          <w:tcPr>
            <w:tcW w:w="850" w:type="dxa"/>
            <w:shd w:val="clear" w:color="auto" w:fill="auto"/>
          </w:tcPr>
          <w:p w14:paraId="54752191" w14:textId="77777777" w:rsidR="00F5533B" w:rsidRDefault="00F5533B" w:rsidP="00C21C5B">
            <w:pPr>
              <w:jc w:val="center"/>
            </w:pPr>
            <w:r>
              <w:rPr>
                <w:rFonts w:hint="eastAsia"/>
              </w:rPr>
              <w:t>P</w:t>
            </w:r>
          </w:p>
        </w:tc>
        <w:tc>
          <w:tcPr>
            <w:tcW w:w="1134" w:type="dxa"/>
            <w:shd w:val="clear" w:color="auto" w:fill="auto"/>
          </w:tcPr>
          <w:p w14:paraId="2C958D9F" w14:textId="77777777" w:rsidR="00F5533B" w:rsidRDefault="00F5533B" w:rsidP="00C21C5B">
            <w:r>
              <w:rPr>
                <w:rFonts w:hint="eastAsia"/>
              </w:rPr>
              <w:t>自动带出</w:t>
            </w:r>
          </w:p>
        </w:tc>
        <w:tc>
          <w:tcPr>
            <w:tcW w:w="2693" w:type="dxa"/>
            <w:shd w:val="clear" w:color="auto" w:fill="auto"/>
          </w:tcPr>
          <w:p w14:paraId="0066CD5B" w14:textId="77777777" w:rsidR="00F5533B" w:rsidRDefault="00F5533B" w:rsidP="00C21C5B"/>
        </w:tc>
      </w:tr>
      <w:tr w:rsidR="00F5533B" w14:paraId="78C97853" w14:textId="77777777" w:rsidTr="00C21C5B">
        <w:tc>
          <w:tcPr>
            <w:tcW w:w="850" w:type="dxa"/>
          </w:tcPr>
          <w:p w14:paraId="0313E8A4" w14:textId="77777777" w:rsidR="00F5533B" w:rsidRDefault="00F5533B" w:rsidP="00F5533B">
            <w:pPr>
              <w:numPr>
                <w:ilvl w:val="0"/>
                <w:numId w:val="30"/>
              </w:numPr>
              <w:spacing w:line="360" w:lineRule="auto"/>
            </w:pPr>
          </w:p>
        </w:tc>
        <w:tc>
          <w:tcPr>
            <w:tcW w:w="2269" w:type="dxa"/>
            <w:shd w:val="clear" w:color="auto" w:fill="auto"/>
          </w:tcPr>
          <w:p w14:paraId="2DD086A7" w14:textId="77777777" w:rsidR="00F5533B" w:rsidRPr="00AF653D" w:rsidRDefault="00F5533B" w:rsidP="00C21C5B">
            <w:r w:rsidRPr="00AF653D">
              <w:rPr>
                <w:rFonts w:hint="eastAsia"/>
              </w:rPr>
              <w:t>效期类型</w:t>
            </w:r>
          </w:p>
        </w:tc>
        <w:tc>
          <w:tcPr>
            <w:tcW w:w="2126" w:type="dxa"/>
            <w:shd w:val="clear" w:color="auto" w:fill="auto"/>
          </w:tcPr>
          <w:p w14:paraId="33CA7944" w14:textId="77777777" w:rsidR="00F5533B" w:rsidRDefault="00F5533B" w:rsidP="00C21C5B">
            <w:pPr>
              <w:pStyle w:val="p0"/>
              <w:ind w:firstLine="0"/>
            </w:pPr>
          </w:p>
        </w:tc>
        <w:tc>
          <w:tcPr>
            <w:tcW w:w="993" w:type="dxa"/>
          </w:tcPr>
          <w:p w14:paraId="799AF78F" w14:textId="77777777" w:rsidR="00F5533B" w:rsidRDefault="00F5533B" w:rsidP="00C21C5B">
            <w:pPr>
              <w:jc w:val="center"/>
            </w:pPr>
            <w:r>
              <w:rPr>
                <w:rFonts w:hint="eastAsia"/>
              </w:rPr>
              <w:t>D</w:t>
            </w:r>
          </w:p>
        </w:tc>
        <w:tc>
          <w:tcPr>
            <w:tcW w:w="850" w:type="dxa"/>
            <w:shd w:val="clear" w:color="auto" w:fill="auto"/>
          </w:tcPr>
          <w:p w14:paraId="491826F1" w14:textId="77777777" w:rsidR="00F5533B" w:rsidRDefault="00F5533B" w:rsidP="00C21C5B">
            <w:pPr>
              <w:jc w:val="center"/>
            </w:pPr>
            <w:r>
              <w:rPr>
                <w:rFonts w:hint="eastAsia"/>
              </w:rPr>
              <w:t>P</w:t>
            </w:r>
          </w:p>
        </w:tc>
        <w:tc>
          <w:tcPr>
            <w:tcW w:w="1134" w:type="dxa"/>
            <w:shd w:val="clear" w:color="auto" w:fill="auto"/>
          </w:tcPr>
          <w:p w14:paraId="3E9AC2B1" w14:textId="77777777" w:rsidR="00F5533B" w:rsidRDefault="00F5533B" w:rsidP="00C21C5B">
            <w:r>
              <w:rPr>
                <w:rFonts w:hint="eastAsia"/>
              </w:rPr>
              <w:t>自动带出</w:t>
            </w:r>
          </w:p>
        </w:tc>
        <w:tc>
          <w:tcPr>
            <w:tcW w:w="2693" w:type="dxa"/>
            <w:shd w:val="clear" w:color="auto" w:fill="auto"/>
          </w:tcPr>
          <w:p w14:paraId="522BE3A8" w14:textId="77777777" w:rsidR="00F5533B" w:rsidRDefault="00F5533B" w:rsidP="00C21C5B"/>
        </w:tc>
      </w:tr>
      <w:tr w:rsidR="00F5533B" w14:paraId="1FA3A8A2" w14:textId="77777777" w:rsidTr="00C21C5B">
        <w:tc>
          <w:tcPr>
            <w:tcW w:w="850" w:type="dxa"/>
          </w:tcPr>
          <w:p w14:paraId="6419EF40" w14:textId="77777777" w:rsidR="00F5533B" w:rsidRDefault="00F5533B" w:rsidP="00F5533B">
            <w:pPr>
              <w:numPr>
                <w:ilvl w:val="0"/>
                <w:numId w:val="30"/>
              </w:numPr>
              <w:spacing w:line="360" w:lineRule="auto"/>
            </w:pPr>
          </w:p>
        </w:tc>
        <w:tc>
          <w:tcPr>
            <w:tcW w:w="2269" w:type="dxa"/>
            <w:shd w:val="clear" w:color="auto" w:fill="auto"/>
          </w:tcPr>
          <w:p w14:paraId="51FC680E" w14:textId="77777777" w:rsidR="00F5533B" w:rsidRPr="00AF653D" w:rsidRDefault="00F5533B" w:rsidP="00C21C5B">
            <w:r>
              <w:rPr>
                <w:rFonts w:hint="eastAsia"/>
              </w:rPr>
              <w:t>失效日期</w:t>
            </w:r>
          </w:p>
        </w:tc>
        <w:tc>
          <w:tcPr>
            <w:tcW w:w="2126" w:type="dxa"/>
            <w:shd w:val="clear" w:color="auto" w:fill="auto"/>
          </w:tcPr>
          <w:p w14:paraId="5B30B9F3" w14:textId="77777777" w:rsidR="00F5533B" w:rsidRDefault="00F5533B" w:rsidP="00C21C5B">
            <w:pPr>
              <w:pStyle w:val="p0"/>
              <w:ind w:firstLine="0"/>
            </w:pPr>
          </w:p>
        </w:tc>
        <w:tc>
          <w:tcPr>
            <w:tcW w:w="993" w:type="dxa"/>
          </w:tcPr>
          <w:p w14:paraId="775A8973" w14:textId="77777777" w:rsidR="00F5533B" w:rsidRDefault="00F5533B" w:rsidP="00C21C5B">
            <w:pPr>
              <w:jc w:val="center"/>
            </w:pPr>
            <w:r>
              <w:rPr>
                <w:rFonts w:hint="eastAsia"/>
              </w:rPr>
              <w:t>D</w:t>
            </w:r>
          </w:p>
        </w:tc>
        <w:tc>
          <w:tcPr>
            <w:tcW w:w="850" w:type="dxa"/>
            <w:shd w:val="clear" w:color="auto" w:fill="auto"/>
          </w:tcPr>
          <w:p w14:paraId="6757E960" w14:textId="77777777" w:rsidR="00F5533B" w:rsidRDefault="00F5533B" w:rsidP="00C21C5B">
            <w:pPr>
              <w:jc w:val="center"/>
            </w:pPr>
            <w:r>
              <w:rPr>
                <w:rFonts w:hint="eastAsia"/>
              </w:rPr>
              <w:t>P</w:t>
            </w:r>
          </w:p>
        </w:tc>
        <w:tc>
          <w:tcPr>
            <w:tcW w:w="1134" w:type="dxa"/>
            <w:shd w:val="clear" w:color="auto" w:fill="auto"/>
          </w:tcPr>
          <w:p w14:paraId="32A0F798" w14:textId="77777777" w:rsidR="00F5533B" w:rsidRDefault="00F5533B" w:rsidP="00C21C5B">
            <w:r>
              <w:rPr>
                <w:rFonts w:hint="eastAsia"/>
              </w:rPr>
              <w:t>自动带出</w:t>
            </w:r>
          </w:p>
        </w:tc>
        <w:tc>
          <w:tcPr>
            <w:tcW w:w="2693" w:type="dxa"/>
            <w:shd w:val="clear" w:color="auto" w:fill="auto"/>
          </w:tcPr>
          <w:p w14:paraId="64475563" w14:textId="77777777" w:rsidR="00F5533B" w:rsidRDefault="00F5533B" w:rsidP="00C21C5B"/>
        </w:tc>
      </w:tr>
      <w:tr w:rsidR="00F5533B" w14:paraId="705EA84B" w14:textId="77777777" w:rsidTr="00C21C5B">
        <w:tc>
          <w:tcPr>
            <w:tcW w:w="850" w:type="dxa"/>
          </w:tcPr>
          <w:p w14:paraId="64891761" w14:textId="77777777" w:rsidR="00F5533B" w:rsidRDefault="00F5533B" w:rsidP="00F5533B">
            <w:pPr>
              <w:numPr>
                <w:ilvl w:val="0"/>
                <w:numId w:val="30"/>
              </w:numPr>
              <w:spacing w:line="360" w:lineRule="auto"/>
            </w:pPr>
          </w:p>
        </w:tc>
        <w:tc>
          <w:tcPr>
            <w:tcW w:w="2269" w:type="dxa"/>
            <w:shd w:val="clear" w:color="auto" w:fill="auto"/>
          </w:tcPr>
          <w:p w14:paraId="7A52DDD8" w14:textId="77777777" w:rsidR="00F5533B" w:rsidRPr="00AF653D" w:rsidRDefault="00F5533B" w:rsidP="00C21C5B">
            <w:r>
              <w:rPr>
                <w:rFonts w:hint="eastAsia"/>
              </w:rPr>
              <w:t>备注</w:t>
            </w:r>
          </w:p>
        </w:tc>
        <w:tc>
          <w:tcPr>
            <w:tcW w:w="2126" w:type="dxa"/>
            <w:shd w:val="clear" w:color="auto" w:fill="auto"/>
          </w:tcPr>
          <w:p w14:paraId="5815A01A" w14:textId="77777777" w:rsidR="00F5533B" w:rsidRDefault="00F5533B" w:rsidP="00C21C5B">
            <w:pPr>
              <w:pStyle w:val="p0"/>
              <w:ind w:firstLine="0"/>
            </w:pPr>
          </w:p>
        </w:tc>
        <w:tc>
          <w:tcPr>
            <w:tcW w:w="993" w:type="dxa"/>
          </w:tcPr>
          <w:p w14:paraId="50ABF05E" w14:textId="77777777" w:rsidR="00F5533B" w:rsidRDefault="00F5533B" w:rsidP="00C21C5B">
            <w:pPr>
              <w:jc w:val="center"/>
            </w:pPr>
            <w:r>
              <w:rPr>
                <w:rFonts w:hint="eastAsia"/>
              </w:rPr>
              <w:t>V(200)</w:t>
            </w:r>
          </w:p>
        </w:tc>
        <w:tc>
          <w:tcPr>
            <w:tcW w:w="850" w:type="dxa"/>
            <w:shd w:val="clear" w:color="auto" w:fill="auto"/>
          </w:tcPr>
          <w:p w14:paraId="6F3127B4" w14:textId="77777777" w:rsidR="00F5533B" w:rsidRDefault="00F5533B" w:rsidP="00C21C5B">
            <w:pPr>
              <w:jc w:val="center"/>
            </w:pPr>
            <w:r>
              <w:rPr>
                <w:rFonts w:hint="eastAsia"/>
              </w:rPr>
              <w:t>O</w:t>
            </w:r>
          </w:p>
        </w:tc>
        <w:tc>
          <w:tcPr>
            <w:tcW w:w="1134" w:type="dxa"/>
            <w:shd w:val="clear" w:color="auto" w:fill="auto"/>
          </w:tcPr>
          <w:p w14:paraId="4BCD1143" w14:textId="77777777" w:rsidR="00F5533B" w:rsidRDefault="00F5533B" w:rsidP="00C21C5B">
            <w:r>
              <w:rPr>
                <w:rFonts w:hint="eastAsia"/>
              </w:rPr>
              <w:t>手工录入</w:t>
            </w:r>
          </w:p>
        </w:tc>
        <w:tc>
          <w:tcPr>
            <w:tcW w:w="2693" w:type="dxa"/>
            <w:shd w:val="clear" w:color="auto" w:fill="auto"/>
          </w:tcPr>
          <w:p w14:paraId="151C0E56" w14:textId="77777777" w:rsidR="00F5533B" w:rsidRDefault="00F5533B" w:rsidP="00C21C5B"/>
        </w:tc>
      </w:tr>
      <w:tr w:rsidR="00F5533B" w14:paraId="6DF6A027" w14:textId="77777777" w:rsidTr="00C21C5B">
        <w:tc>
          <w:tcPr>
            <w:tcW w:w="850" w:type="dxa"/>
          </w:tcPr>
          <w:p w14:paraId="7A6B4825" w14:textId="77777777" w:rsidR="00F5533B" w:rsidRDefault="00F5533B" w:rsidP="00F5533B">
            <w:pPr>
              <w:numPr>
                <w:ilvl w:val="0"/>
                <w:numId w:val="30"/>
              </w:numPr>
              <w:spacing w:line="360" w:lineRule="auto"/>
            </w:pPr>
          </w:p>
        </w:tc>
        <w:tc>
          <w:tcPr>
            <w:tcW w:w="2269" w:type="dxa"/>
            <w:shd w:val="clear" w:color="auto" w:fill="auto"/>
          </w:tcPr>
          <w:p w14:paraId="00BB99DF" w14:textId="77777777" w:rsidR="00F5533B" w:rsidRDefault="00F5533B" w:rsidP="00C21C5B">
            <w:r>
              <w:rPr>
                <w:rFonts w:hint="eastAsia"/>
              </w:rPr>
              <w:t>费用管理</w:t>
            </w:r>
          </w:p>
        </w:tc>
        <w:tc>
          <w:tcPr>
            <w:tcW w:w="2126" w:type="dxa"/>
            <w:shd w:val="clear" w:color="auto" w:fill="auto"/>
          </w:tcPr>
          <w:p w14:paraId="380ABF2D" w14:textId="77777777" w:rsidR="00F5533B" w:rsidRDefault="00F5533B" w:rsidP="00C21C5B">
            <w:pPr>
              <w:pStyle w:val="p0"/>
              <w:ind w:firstLine="0"/>
            </w:pPr>
          </w:p>
        </w:tc>
        <w:tc>
          <w:tcPr>
            <w:tcW w:w="993" w:type="dxa"/>
          </w:tcPr>
          <w:p w14:paraId="0F54FFE9" w14:textId="77777777" w:rsidR="00F5533B" w:rsidRDefault="00F5533B" w:rsidP="00C21C5B">
            <w:pPr>
              <w:jc w:val="center"/>
            </w:pPr>
            <w:r>
              <w:rPr>
                <w:rFonts w:hint="eastAsia"/>
              </w:rPr>
              <w:t>控件</w:t>
            </w:r>
          </w:p>
        </w:tc>
        <w:tc>
          <w:tcPr>
            <w:tcW w:w="850" w:type="dxa"/>
            <w:shd w:val="clear" w:color="auto" w:fill="auto"/>
          </w:tcPr>
          <w:p w14:paraId="4AEA556D" w14:textId="77777777" w:rsidR="00F5533B" w:rsidRDefault="00F5533B" w:rsidP="00C21C5B">
            <w:pPr>
              <w:jc w:val="center"/>
            </w:pPr>
            <w:r>
              <w:rPr>
                <w:rFonts w:hint="eastAsia"/>
              </w:rPr>
              <w:t>O</w:t>
            </w:r>
          </w:p>
        </w:tc>
        <w:tc>
          <w:tcPr>
            <w:tcW w:w="1134" w:type="dxa"/>
            <w:shd w:val="clear" w:color="auto" w:fill="auto"/>
          </w:tcPr>
          <w:p w14:paraId="1ADC10E4" w14:textId="77777777" w:rsidR="00F5533B" w:rsidRDefault="00F5533B" w:rsidP="00C21C5B">
            <w:r>
              <w:rPr>
                <w:rFonts w:hint="eastAsia"/>
              </w:rPr>
              <w:t>手工录入</w:t>
            </w:r>
          </w:p>
        </w:tc>
        <w:tc>
          <w:tcPr>
            <w:tcW w:w="2693" w:type="dxa"/>
            <w:shd w:val="clear" w:color="auto" w:fill="auto"/>
          </w:tcPr>
          <w:p w14:paraId="0780A996" w14:textId="77777777" w:rsidR="00F5533B" w:rsidRDefault="00F5533B" w:rsidP="00C21C5B"/>
        </w:tc>
      </w:tr>
    </w:tbl>
    <w:p w14:paraId="296AEF02" w14:textId="77777777" w:rsidR="00F5533B" w:rsidRDefault="00F5533B" w:rsidP="006E45E9">
      <w:pPr>
        <w:pStyle w:val="4"/>
      </w:pPr>
      <w:bookmarkStart w:id="463" w:name="_Toc393285381"/>
      <w:bookmarkStart w:id="464" w:name="_Toc395083943"/>
      <w:r>
        <w:rPr>
          <w:rFonts w:hint="eastAsia"/>
        </w:rPr>
        <w:t>交易控制</w:t>
      </w:r>
      <w:bookmarkEnd w:id="463"/>
      <w:bookmarkEnd w:id="464"/>
    </w:p>
    <w:p w14:paraId="065FD681" w14:textId="77777777" w:rsidR="00F5533B" w:rsidRDefault="00F5533B" w:rsidP="00B84A42">
      <w:pPr>
        <w:pStyle w:val="5"/>
      </w:pPr>
      <w:r>
        <w:rPr>
          <w:rFonts w:hint="eastAsia"/>
        </w:rPr>
        <w:t>左树控制</w:t>
      </w:r>
    </w:p>
    <w:p w14:paraId="25B4BDE0" w14:textId="77777777" w:rsidR="00F5533B" w:rsidRPr="0041545D" w:rsidRDefault="00F5533B" w:rsidP="00F5533B">
      <w:pPr>
        <w:ind w:firstLine="420"/>
      </w:pPr>
      <w:r>
        <w:rPr>
          <w:rFonts w:hint="eastAsia"/>
        </w:rPr>
        <w:t>交易加载未注销、未撤销的通知信息。</w:t>
      </w:r>
    </w:p>
    <w:p w14:paraId="21E4F7E5" w14:textId="77777777" w:rsidR="00F5533B" w:rsidRDefault="00F5533B" w:rsidP="006E45E9">
      <w:pPr>
        <w:pStyle w:val="4"/>
      </w:pPr>
      <w:bookmarkStart w:id="465" w:name="_Toc393285382"/>
      <w:bookmarkStart w:id="466" w:name="_Toc395083944"/>
      <w:r>
        <w:rPr>
          <w:rFonts w:hint="eastAsia"/>
        </w:rPr>
        <w:t>边界描述</w:t>
      </w:r>
      <w:bookmarkEnd w:id="465"/>
      <w:bookmarkEnd w:id="466"/>
    </w:p>
    <w:p w14:paraId="6806C489" w14:textId="77777777" w:rsidR="00F5533B" w:rsidRPr="00CE1DF6" w:rsidRDefault="00F5533B" w:rsidP="00F5533B">
      <w:pPr>
        <w:ind w:firstLine="420"/>
      </w:pPr>
      <w:r>
        <w:rPr>
          <w:rFonts w:hint="eastAsia"/>
        </w:rPr>
        <w:t>无。</w:t>
      </w:r>
    </w:p>
    <w:p w14:paraId="66AEAC62" w14:textId="77777777" w:rsidR="00F5533B" w:rsidRPr="00F67303" w:rsidRDefault="00F5533B" w:rsidP="006E45E9">
      <w:pPr>
        <w:pStyle w:val="4"/>
      </w:pPr>
      <w:bookmarkStart w:id="467" w:name="_Toc393285383"/>
      <w:bookmarkStart w:id="468" w:name="_Toc395083945"/>
      <w:r>
        <w:rPr>
          <w:rFonts w:hint="eastAsia"/>
        </w:rPr>
        <w:t>输出描述</w:t>
      </w:r>
      <w:bookmarkEnd w:id="467"/>
      <w:bookmarkEnd w:id="468"/>
    </w:p>
    <w:p w14:paraId="56182C07" w14:textId="77777777" w:rsidR="00F5533B" w:rsidRDefault="00F5533B" w:rsidP="00B84A42">
      <w:pPr>
        <w:pStyle w:val="5"/>
      </w:pPr>
      <w:r>
        <w:rPr>
          <w:rFonts w:hint="eastAsia"/>
        </w:rPr>
        <w:t>面函</w:t>
      </w:r>
    </w:p>
    <w:p w14:paraId="785DEF1E" w14:textId="77777777" w:rsidR="00F5533B" w:rsidRPr="00A56B7B" w:rsidRDefault="00F5533B" w:rsidP="00F5533B">
      <w:pPr>
        <w:ind w:firstLine="420"/>
      </w:pPr>
      <w:r>
        <w:rPr>
          <w:rFonts w:hint="eastAsia"/>
        </w:rPr>
        <w:t>产生</w:t>
      </w:r>
      <w:r>
        <w:rPr>
          <w:rFonts w:hint="eastAsia"/>
        </w:rPr>
        <w:t>&lt;</w:t>
      </w:r>
      <w:r>
        <w:rPr>
          <w:rFonts w:hint="eastAsia"/>
        </w:rPr>
        <w:t>索赔面函</w:t>
      </w:r>
      <w:r>
        <w:rPr>
          <w:rFonts w:hint="eastAsia"/>
        </w:rPr>
        <w:t>&gt;</w:t>
      </w:r>
      <w:r>
        <w:rPr>
          <w:rFonts w:hint="eastAsia"/>
        </w:rPr>
        <w:t>用于索赔</w:t>
      </w:r>
    </w:p>
    <w:p w14:paraId="46AB454A" w14:textId="77777777" w:rsidR="00F5533B" w:rsidRDefault="00F5533B" w:rsidP="00B84A42">
      <w:pPr>
        <w:pStyle w:val="5"/>
      </w:pPr>
      <w:r>
        <w:rPr>
          <w:rFonts w:hint="eastAsia"/>
        </w:rPr>
        <w:t>报文</w:t>
      </w:r>
    </w:p>
    <w:p w14:paraId="338DF73C" w14:textId="77777777" w:rsidR="00F5533B" w:rsidRDefault="00F5533B" w:rsidP="00F5533B">
      <w:pPr>
        <w:ind w:firstLine="420"/>
      </w:pPr>
      <w:r>
        <w:rPr>
          <w:rFonts w:hint="eastAsia"/>
        </w:rPr>
        <w:t>可发送</w:t>
      </w:r>
      <w:r>
        <w:rPr>
          <w:rFonts w:hint="eastAsia"/>
        </w:rPr>
        <w:t>MT799</w:t>
      </w:r>
      <w:r>
        <w:rPr>
          <w:rFonts w:hint="eastAsia"/>
        </w:rPr>
        <w:t>用于索赔。</w:t>
      </w:r>
    </w:p>
    <w:p w14:paraId="685279FB" w14:textId="77777777" w:rsidR="00F5533B" w:rsidRPr="0080498F" w:rsidRDefault="00F5533B" w:rsidP="006E45E9">
      <w:pPr>
        <w:pStyle w:val="4"/>
      </w:pPr>
      <w:bookmarkStart w:id="469" w:name="_Toc393285384"/>
      <w:bookmarkStart w:id="470" w:name="_Toc395083946"/>
      <w:r>
        <w:rPr>
          <w:rFonts w:hint="eastAsia"/>
        </w:rPr>
        <w:t>额度</w:t>
      </w:r>
      <w:bookmarkEnd w:id="469"/>
      <w:bookmarkEnd w:id="470"/>
    </w:p>
    <w:p w14:paraId="3F1E936F" w14:textId="77777777" w:rsidR="00F5533B" w:rsidRPr="00534776" w:rsidRDefault="00F5533B" w:rsidP="00F5533B">
      <w:pPr>
        <w:ind w:firstLine="420"/>
      </w:pPr>
      <w:r>
        <w:rPr>
          <w:rFonts w:hint="eastAsia"/>
        </w:rPr>
        <w:t>无。</w:t>
      </w:r>
    </w:p>
    <w:p w14:paraId="130AEFD4" w14:textId="77777777" w:rsidR="00F5533B" w:rsidRDefault="00F5533B" w:rsidP="006E45E9">
      <w:pPr>
        <w:pStyle w:val="4"/>
      </w:pPr>
      <w:bookmarkStart w:id="471" w:name="_Toc393285385"/>
      <w:bookmarkStart w:id="472" w:name="_Toc395083947"/>
      <w:r>
        <w:rPr>
          <w:rFonts w:hint="eastAsia"/>
        </w:rPr>
        <w:t>手续费</w:t>
      </w:r>
      <w:bookmarkEnd w:id="471"/>
      <w:bookmarkEnd w:id="472"/>
    </w:p>
    <w:p w14:paraId="259F5E13" w14:textId="77777777" w:rsidR="00F5533B" w:rsidRPr="00051E17" w:rsidRDefault="00F5533B" w:rsidP="00F5533B">
      <w:pPr>
        <w:spacing w:line="240" w:lineRule="atLeast"/>
        <w:ind w:left="432"/>
      </w:pPr>
      <w:r w:rsidRPr="000F2D9F">
        <w:rPr>
          <w:rFonts w:hint="eastAsia"/>
        </w:rPr>
        <w:t>默认的收费方式：</w:t>
      </w:r>
      <w:r>
        <w:rPr>
          <w:rFonts w:hint="eastAsia"/>
        </w:rPr>
        <w:t>后收、外收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p>
    <w:p w14:paraId="6DE8D25F" w14:textId="77777777" w:rsidR="00F5533B" w:rsidRDefault="00F5533B" w:rsidP="00F5533B">
      <w:pPr>
        <w:spacing w:line="240" w:lineRule="atLeast"/>
        <w:ind w:firstLine="420"/>
      </w:pPr>
      <w:r>
        <w:rPr>
          <w:rFonts w:hint="eastAsia"/>
        </w:rPr>
        <w:t>交易可能收取：</w:t>
      </w:r>
    </w:p>
    <w:p w14:paraId="17DB6DB1" w14:textId="77777777" w:rsidR="00F5533B" w:rsidRDefault="00F5533B" w:rsidP="00F5533B">
      <w:pPr>
        <w:numPr>
          <w:ilvl w:val="0"/>
          <w:numId w:val="31"/>
        </w:numPr>
        <w:spacing w:line="240" w:lineRule="atLeast"/>
      </w:pPr>
      <w:r>
        <w:rPr>
          <w:rFonts w:hint="eastAsia"/>
        </w:rPr>
        <w:t>电报费。见【</w:t>
      </w:r>
      <w:r>
        <w:rPr>
          <w:rFonts w:hint="eastAsia"/>
        </w:rPr>
        <w:t>1.7.2</w:t>
      </w:r>
      <w:r>
        <w:rPr>
          <w:rFonts w:hint="eastAsia"/>
        </w:rPr>
        <w:t>电报费】</w:t>
      </w:r>
    </w:p>
    <w:p w14:paraId="580BD76C" w14:textId="77777777" w:rsidR="00F5533B" w:rsidRPr="00051E17" w:rsidRDefault="00F5533B" w:rsidP="00F5533B">
      <w:pPr>
        <w:numPr>
          <w:ilvl w:val="0"/>
          <w:numId w:val="31"/>
        </w:numPr>
        <w:spacing w:line="240" w:lineRule="atLeast"/>
      </w:pPr>
      <w:r>
        <w:rPr>
          <w:rFonts w:hint="eastAsia"/>
        </w:rPr>
        <w:t>索赔手续费。见【</w:t>
      </w:r>
      <w:r>
        <w:rPr>
          <w:rFonts w:hint="eastAsia"/>
        </w:rPr>
        <w:t>1.7.2</w:t>
      </w:r>
      <w:r>
        <w:rPr>
          <w:rFonts w:hint="eastAsia"/>
        </w:rPr>
        <w:t>手续费】</w:t>
      </w:r>
    </w:p>
    <w:p w14:paraId="595425F2" w14:textId="77777777" w:rsidR="00F5533B" w:rsidRDefault="00F5533B" w:rsidP="006E45E9">
      <w:pPr>
        <w:pStyle w:val="4"/>
      </w:pPr>
      <w:bookmarkStart w:id="473" w:name="_Toc393285386"/>
      <w:bookmarkStart w:id="474" w:name="_Toc395083948"/>
      <w:r>
        <w:rPr>
          <w:rFonts w:hint="eastAsia"/>
        </w:rPr>
        <w:t>会计分录</w:t>
      </w:r>
      <w:bookmarkEnd w:id="473"/>
      <w:bookmarkEnd w:id="474"/>
    </w:p>
    <w:p w14:paraId="0C409B58" w14:textId="77777777" w:rsidR="00F5533B" w:rsidRDefault="00F5533B" w:rsidP="00F5533B">
      <w:pPr>
        <w:spacing w:line="240" w:lineRule="atLeast"/>
        <w:ind w:firstLine="420"/>
      </w:pPr>
      <w:r>
        <w:rPr>
          <w:rFonts w:hint="eastAsia"/>
        </w:rPr>
        <w:t>借：</w:t>
      </w:r>
      <w:r>
        <w:rPr>
          <w:rFonts w:hint="eastAsia"/>
        </w:rPr>
        <w:t>201101</w:t>
      </w:r>
      <w:r>
        <w:rPr>
          <w:rFonts w:hint="eastAsia"/>
        </w:rPr>
        <w:t>活期存款等科目外币或人民币</w:t>
      </w:r>
    </w:p>
    <w:p w14:paraId="25943E0F" w14:textId="77777777" w:rsidR="00F5533B" w:rsidRPr="00051E17" w:rsidRDefault="00F5533B" w:rsidP="00F5533B">
      <w:pPr>
        <w:spacing w:line="240" w:lineRule="atLeast"/>
        <w:ind w:firstLine="420"/>
      </w:pPr>
      <w:r>
        <w:rPr>
          <w:rFonts w:hint="eastAsia"/>
        </w:rPr>
        <w:t>贷：</w:t>
      </w:r>
      <w:r>
        <w:rPr>
          <w:rFonts w:hint="eastAsia"/>
        </w:rPr>
        <w:t>60210502</w:t>
      </w:r>
      <w:r>
        <w:rPr>
          <w:rFonts w:hint="eastAsia"/>
        </w:rPr>
        <w:t>保函手续费收入外币或人民币</w:t>
      </w:r>
    </w:p>
    <w:p w14:paraId="431D9D0A" w14:textId="77777777" w:rsidR="00F5533B" w:rsidRDefault="00F5533B" w:rsidP="006E45E9">
      <w:pPr>
        <w:pStyle w:val="4"/>
        <w:ind w:left="565"/>
      </w:pPr>
      <w:bookmarkStart w:id="475" w:name="_Toc393285387"/>
      <w:bookmarkStart w:id="476" w:name="_Toc395083949"/>
      <w:r>
        <w:rPr>
          <w:rFonts w:hint="eastAsia"/>
        </w:rPr>
        <w:t>其它</w:t>
      </w:r>
      <w:bookmarkEnd w:id="475"/>
      <w:bookmarkEnd w:id="476"/>
    </w:p>
    <w:p w14:paraId="621E6F6F" w14:textId="77777777" w:rsidR="00F5533B" w:rsidRDefault="00F5533B" w:rsidP="00F5533B">
      <w:pPr>
        <w:ind w:firstLine="420"/>
      </w:pPr>
      <w:r>
        <w:rPr>
          <w:rFonts w:hint="eastAsia"/>
        </w:rPr>
        <w:t>无。</w:t>
      </w:r>
    </w:p>
    <w:p w14:paraId="44A5D741" w14:textId="77777777" w:rsidR="00BB27EE" w:rsidRDefault="00BB27EE" w:rsidP="00B84A42">
      <w:pPr>
        <w:pStyle w:val="3"/>
      </w:pPr>
      <w:bookmarkStart w:id="477" w:name="_Toc415598223"/>
      <w:r>
        <w:rPr>
          <w:rFonts w:hint="eastAsia"/>
        </w:rPr>
        <w:t>保函索赔修改</w:t>
      </w:r>
      <w:bookmarkEnd w:id="477"/>
    </w:p>
    <w:p w14:paraId="293FC1F7" w14:textId="77777777" w:rsidR="00BB27EE" w:rsidRDefault="00BB27EE" w:rsidP="006E45E9">
      <w:pPr>
        <w:pStyle w:val="4"/>
        <w:ind w:left="0"/>
      </w:pPr>
      <w:r>
        <w:rPr>
          <w:rFonts w:hint="eastAsia"/>
        </w:rPr>
        <w:t>交易描述</w:t>
      </w:r>
    </w:p>
    <w:p w14:paraId="0E00E30C" w14:textId="77777777" w:rsidR="00BB27EE" w:rsidRPr="00AE2794" w:rsidRDefault="00BB27EE" w:rsidP="00BB27EE">
      <w:pPr>
        <w:ind w:firstLine="420"/>
      </w:pPr>
      <w:r>
        <w:rPr>
          <w:rFonts w:hint="eastAsia"/>
        </w:rPr>
        <w:t>此交易用于对外索赔后，对原索赔信息进行修改。</w:t>
      </w:r>
    </w:p>
    <w:p w14:paraId="5312ED52" w14:textId="77777777" w:rsidR="00BB27EE" w:rsidRDefault="00BB27EE" w:rsidP="006E45E9">
      <w:pPr>
        <w:pStyle w:val="4"/>
      </w:pPr>
      <w:r>
        <w:rPr>
          <w:rFonts w:hint="eastAsia"/>
        </w:rPr>
        <w:t>柜员操作</w:t>
      </w:r>
    </w:p>
    <w:p w14:paraId="182731D7" w14:textId="77777777" w:rsidR="00BB27EE" w:rsidRDefault="00BB27EE" w:rsidP="00BB27EE">
      <w:pPr>
        <w:ind w:firstLine="420"/>
      </w:pPr>
      <w:r>
        <w:rPr>
          <w:rFonts w:hint="eastAsia"/>
        </w:rPr>
        <w:t>本交易由具有保函索汇修改经办权限的柜员操作。</w:t>
      </w:r>
    </w:p>
    <w:p w14:paraId="32AFD0C9" w14:textId="77777777" w:rsidR="00BB27EE" w:rsidRDefault="00BB27EE" w:rsidP="00BB27EE">
      <w:pPr>
        <w:ind w:firstLine="420"/>
      </w:pPr>
      <w:r>
        <w:rPr>
          <w:rFonts w:hint="eastAsia"/>
        </w:rPr>
        <w:t>系统需支持本交易能多级授权。</w:t>
      </w:r>
    </w:p>
    <w:p w14:paraId="1DE97408" w14:textId="77777777" w:rsidR="00BB27EE" w:rsidRDefault="00BB27EE" w:rsidP="00BB27EE">
      <w:pPr>
        <w:ind w:firstLine="420"/>
      </w:pPr>
      <w:r>
        <w:rPr>
          <w:rFonts w:hint="eastAsia"/>
        </w:rPr>
        <w:t>该交易需要支持手工经办发起。</w:t>
      </w:r>
    </w:p>
    <w:p w14:paraId="2015158C" w14:textId="77777777" w:rsidR="00BB27EE" w:rsidRPr="00AB3909" w:rsidRDefault="00BB27EE" w:rsidP="006E45E9">
      <w:pPr>
        <w:pStyle w:val="4"/>
      </w:pPr>
      <w:r>
        <w:rPr>
          <w:rFonts w:hint="eastAsia"/>
        </w:rPr>
        <w:t>界面布局与菜单按钮</w:t>
      </w:r>
    </w:p>
    <w:p w14:paraId="63E87001" w14:textId="77777777" w:rsidR="00BB27EE" w:rsidRDefault="00BB27EE" w:rsidP="00BB27EE">
      <w:pPr>
        <w:spacing w:line="240" w:lineRule="atLeast"/>
        <w:ind w:firstLine="420"/>
      </w:pPr>
      <w:r>
        <w:rPr>
          <w:rFonts w:hint="eastAsia"/>
        </w:rPr>
        <w:t>同一页面布局原则，从上至下：</w:t>
      </w:r>
    </w:p>
    <w:p w14:paraId="671DAF87" w14:textId="77777777" w:rsidR="00BB27EE" w:rsidRDefault="00BB27EE" w:rsidP="00BB27EE">
      <w:pPr>
        <w:spacing w:line="240" w:lineRule="atLeast"/>
        <w:ind w:firstLine="420"/>
      </w:pPr>
      <w:r>
        <w:rPr>
          <w:rFonts w:hint="eastAsia"/>
        </w:rPr>
        <w:t>第一区域：基本信息；</w:t>
      </w:r>
    </w:p>
    <w:p w14:paraId="78E3ADB9" w14:textId="77777777" w:rsidR="00BB27EE" w:rsidRDefault="00BB27EE" w:rsidP="00BB27EE">
      <w:pPr>
        <w:spacing w:line="240" w:lineRule="atLeast"/>
        <w:ind w:firstLine="420"/>
      </w:pPr>
      <w:r>
        <w:rPr>
          <w:rFonts w:hint="eastAsia"/>
        </w:rPr>
        <w:t>第二区域：费用管理；</w:t>
      </w:r>
    </w:p>
    <w:p w14:paraId="518C90AF" w14:textId="77777777" w:rsidR="00BB27EE" w:rsidRDefault="00BB27EE" w:rsidP="00BB27EE">
      <w:pPr>
        <w:spacing w:line="240" w:lineRule="atLeast"/>
        <w:ind w:firstLine="420"/>
      </w:pPr>
      <w:r>
        <w:rPr>
          <w:rFonts w:hint="eastAsia"/>
        </w:rPr>
        <w:t>第三区域：按钮；</w:t>
      </w:r>
    </w:p>
    <w:p w14:paraId="18977ACB" w14:textId="77777777" w:rsidR="00BB27EE" w:rsidRDefault="00BB27EE" w:rsidP="00BB27EE">
      <w:pPr>
        <w:ind w:left="432"/>
      </w:pPr>
      <w:r>
        <w:rPr>
          <w:rFonts w:hint="eastAsia"/>
        </w:rPr>
        <w:t>第四区域：报文。</w:t>
      </w:r>
    </w:p>
    <w:p w14:paraId="064E82D5" w14:textId="77777777" w:rsidR="00BB27EE" w:rsidRDefault="00BB27EE" w:rsidP="00B84A42">
      <w:pPr>
        <w:pStyle w:val="5"/>
      </w:pPr>
      <w:r>
        <w:rPr>
          <w:rFonts w:hint="eastAsia"/>
        </w:rPr>
        <w:t>基本信息、费用管理和按钮</w:t>
      </w:r>
    </w:p>
    <w:p w14:paraId="0CFDEAFE" w14:textId="77777777" w:rsidR="00BB27EE" w:rsidRDefault="00914304" w:rsidP="00BB27EE">
      <w:pPr>
        <w:ind w:left="-1418"/>
      </w:pPr>
      <w:r>
        <w:rPr>
          <w:noProof/>
        </w:rPr>
        <w:drawing>
          <wp:inline distT="0" distB="0" distL="0" distR="0" wp14:anchorId="3B46C5DA" wp14:editId="25211822">
            <wp:extent cx="6791325" cy="5093903"/>
            <wp:effectExtent l="19050" t="0" r="9525" b="0"/>
            <wp:docPr id="55" name="图片 18" descr="保函索赔.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索赔.bmp"/>
                    <pic:cNvPicPr/>
                  </pic:nvPicPr>
                  <pic:blipFill>
                    <a:blip r:embed="rId46"/>
                    <a:stretch>
                      <a:fillRect/>
                    </a:stretch>
                  </pic:blipFill>
                  <pic:spPr>
                    <a:xfrm>
                      <a:off x="0" y="0"/>
                      <a:ext cx="6796780" cy="5097994"/>
                    </a:xfrm>
                    <a:prstGeom prst="rect">
                      <a:avLst/>
                    </a:prstGeom>
                  </pic:spPr>
                </pic:pic>
              </a:graphicData>
            </a:graphic>
          </wp:inline>
        </w:drawing>
      </w:r>
    </w:p>
    <w:p w14:paraId="042CBBF0" w14:textId="77777777" w:rsidR="00BB27EE" w:rsidRDefault="00BB27EE" w:rsidP="00BB27EE">
      <w:pPr>
        <w:ind w:firstLineChars="202" w:firstLine="424"/>
      </w:pPr>
      <w:r>
        <w:rPr>
          <w:rFonts w:hint="eastAsia"/>
        </w:rPr>
        <w:t>备注：</w:t>
      </w:r>
    </w:p>
    <w:p w14:paraId="4332995D" w14:textId="77777777" w:rsidR="00BB27EE" w:rsidRPr="00051CC3" w:rsidRDefault="00BB27EE" w:rsidP="00BB27EE">
      <w:pPr>
        <w:ind w:firstLine="420"/>
      </w:pPr>
      <w:r>
        <w:rPr>
          <w:rFonts w:hint="eastAsia"/>
        </w:rPr>
        <w:t>按钮从左至右：提交、保存、打印查看、查询、附加功能、取消、返回。</w:t>
      </w:r>
    </w:p>
    <w:p w14:paraId="073260F3" w14:textId="77777777" w:rsidR="00BB27EE" w:rsidRDefault="00BB27EE" w:rsidP="00B84A42">
      <w:pPr>
        <w:pStyle w:val="5"/>
      </w:pPr>
      <w:r>
        <w:rPr>
          <w:rFonts w:hint="eastAsia"/>
        </w:rPr>
        <w:t>报文</w:t>
      </w:r>
    </w:p>
    <w:p w14:paraId="32BE0DCA" w14:textId="77777777" w:rsidR="00BB27EE" w:rsidRPr="009512C6" w:rsidRDefault="00914304" w:rsidP="00BB27EE">
      <w:pPr>
        <w:ind w:left="-1418"/>
      </w:pPr>
      <w:r>
        <w:rPr>
          <w:noProof/>
        </w:rPr>
        <w:drawing>
          <wp:inline distT="0" distB="0" distL="0" distR="0" wp14:anchorId="01A7A553" wp14:editId="177E13E2">
            <wp:extent cx="6877050" cy="2975694"/>
            <wp:effectExtent l="19050" t="0" r="0" b="0"/>
            <wp:docPr id="56" name="图片 19" descr="电文79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文799.bmp"/>
                    <pic:cNvPicPr/>
                  </pic:nvPicPr>
                  <pic:blipFill>
                    <a:blip r:embed="rId40"/>
                    <a:stretch>
                      <a:fillRect/>
                    </a:stretch>
                  </pic:blipFill>
                  <pic:spPr>
                    <a:xfrm>
                      <a:off x="0" y="0"/>
                      <a:ext cx="6877050" cy="2975694"/>
                    </a:xfrm>
                    <a:prstGeom prst="rect">
                      <a:avLst/>
                    </a:prstGeom>
                  </pic:spPr>
                </pic:pic>
              </a:graphicData>
            </a:graphic>
          </wp:inline>
        </w:drawing>
      </w:r>
    </w:p>
    <w:p w14:paraId="4023CB1C" w14:textId="77777777" w:rsidR="00BB27EE" w:rsidRDefault="00BB27EE" w:rsidP="006E45E9">
      <w:pPr>
        <w:pStyle w:val="4"/>
        <w:ind w:left="735" w:hanging="735"/>
      </w:pPr>
      <w:r>
        <w:rPr>
          <w:rFonts w:hint="eastAsia"/>
        </w:rPr>
        <w:t>输入描述</w:t>
      </w:r>
    </w:p>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2269"/>
        <w:gridCol w:w="2126"/>
        <w:gridCol w:w="993"/>
        <w:gridCol w:w="850"/>
        <w:gridCol w:w="1134"/>
        <w:gridCol w:w="2693"/>
      </w:tblGrid>
      <w:tr w:rsidR="00BB27EE" w14:paraId="6E55D8A7" w14:textId="77777777" w:rsidTr="00D664E2">
        <w:tc>
          <w:tcPr>
            <w:tcW w:w="850" w:type="dxa"/>
          </w:tcPr>
          <w:p w14:paraId="3833CB03" w14:textId="77777777" w:rsidR="00BB27EE" w:rsidRPr="00446D93" w:rsidRDefault="00BB27EE" w:rsidP="00D664E2">
            <w:pPr>
              <w:jc w:val="center"/>
              <w:rPr>
                <w:b/>
              </w:rPr>
            </w:pPr>
            <w:r>
              <w:rPr>
                <w:rFonts w:hint="eastAsia"/>
                <w:b/>
              </w:rPr>
              <w:t>序号</w:t>
            </w:r>
          </w:p>
        </w:tc>
        <w:tc>
          <w:tcPr>
            <w:tcW w:w="2269" w:type="dxa"/>
            <w:shd w:val="clear" w:color="auto" w:fill="auto"/>
          </w:tcPr>
          <w:p w14:paraId="360003C3" w14:textId="77777777" w:rsidR="00BB27EE" w:rsidRPr="00446D93" w:rsidRDefault="00BB27EE" w:rsidP="00D664E2">
            <w:pPr>
              <w:jc w:val="center"/>
              <w:rPr>
                <w:b/>
              </w:rPr>
            </w:pPr>
            <w:r w:rsidRPr="00446D93">
              <w:rPr>
                <w:rFonts w:hint="eastAsia"/>
                <w:b/>
              </w:rPr>
              <w:t>本地名称</w:t>
            </w:r>
          </w:p>
        </w:tc>
        <w:tc>
          <w:tcPr>
            <w:tcW w:w="2126" w:type="dxa"/>
            <w:shd w:val="clear" w:color="auto" w:fill="auto"/>
          </w:tcPr>
          <w:p w14:paraId="399D293B" w14:textId="77777777" w:rsidR="00BB27EE" w:rsidRPr="00446D93" w:rsidRDefault="00BB27EE" w:rsidP="00D664E2">
            <w:pPr>
              <w:jc w:val="center"/>
              <w:rPr>
                <w:b/>
              </w:rPr>
            </w:pPr>
            <w:r w:rsidRPr="00446D93">
              <w:rPr>
                <w:rFonts w:hint="eastAsia"/>
                <w:b/>
              </w:rPr>
              <w:t>英文名称</w:t>
            </w:r>
          </w:p>
        </w:tc>
        <w:tc>
          <w:tcPr>
            <w:tcW w:w="993" w:type="dxa"/>
          </w:tcPr>
          <w:p w14:paraId="5D438AA8" w14:textId="77777777" w:rsidR="00BB27EE" w:rsidRPr="00446D93" w:rsidRDefault="00BB27EE" w:rsidP="00D664E2">
            <w:pPr>
              <w:jc w:val="center"/>
              <w:rPr>
                <w:b/>
              </w:rPr>
            </w:pPr>
            <w:r>
              <w:rPr>
                <w:rFonts w:hint="eastAsia"/>
                <w:b/>
              </w:rPr>
              <w:t>类型</w:t>
            </w:r>
          </w:p>
        </w:tc>
        <w:tc>
          <w:tcPr>
            <w:tcW w:w="850" w:type="dxa"/>
            <w:shd w:val="clear" w:color="auto" w:fill="auto"/>
          </w:tcPr>
          <w:p w14:paraId="032B4127" w14:textId="77777777" w:rsidR="00BB27EE" w:rsidRPr="00446D93" w:rsidRDefault="00BB27EE" w:rsidP="00D664E2">
            <w:pPr>
              <w:jc w:val="center"/>
              <w:rPr>
                <w:b/>
              </w:rPr>
            </w:pPr>
            <w:r w:rsidRPr="00446D93">
              <w:rPr>
                <w:rFonts w:hint="eastAsia"/>
                <w:b/>
              </w:rPr>
              <w:t>M/O/P</w:t>
            </w:r>
          </w:p>
        </w:tc>
        <w:tc>
          <w:tcPr>
            <w:tcW w:w="1134" w:type="dxa"/>
            <w:shd w:val="clear" w:color="auto" w:fill="auto"/>
          </w:tcPr>
          <w:p w14:paraId="2D6F1AC9" w14:textId="77777777" w:rsidR="00BB27EE" w:rsidRPr="00446D93" w:rsidRDefault="00BB27EE" w:rsidP="00D664E2">
            <w:pPr>
              <w:jc w:val="center"/>
              <w:rPr>
                <w:b/>
              </w:rPr>
            </w:pPr>
            <w:r w:rsidRPr="00446D93">
              <w:rPr>
                <w:rFonts w:hint="eastAsia"/>
                <w:b/>
              </w:rPr>
              <w:t>数据来源</w:t>
            </w:r>
          </w:p>
        </w:tc>
        <w:tc>
          <w:tcPr>
            <w:tcW w:w="2693" w:type="dxa"/>
            <w:shd w:val="clear" w:color="auto" w:fill="auto"/>
          </w:tcPr>
          <w:p w14:paraId="1A634B8B" w14:textId="77777777" w:rsidR="00BB27EE" w:rsidRPr="00446D93" w:rsidRDefault="00BB27EE" w:rsidP="00D664E2">
            <w:pPr>
              <w:jc w:val="center"/>
              <w:rPr>
                <w:b/>
              </w:rPr>
            </w:pPr>
            <w:r w:rsidRPr="00446D93">
              <w:rPr>
                <w:rFonts w:hint="eastAsia"/>
                <w:b/>
              </w:rPr>
              <w:t>描述</w:t>
            </w:r>
          </w:p>
        </w:tc>
      </w:tr>
      <w:tr w:rsidR="00BB27EE" w14:paraId="39A39A9A" w14:textId="77777777" w:rsidTr="00D664E2">
        <w:tc>
          <w:tcPr>
            <w:tcW w:w="850" w:type="dxa"/>
          </w:tcPr>
          <w:p w14:paraId="6E65719B" w14:textId="77777777" w:rsidR="003C2EAC" w:rsidRDefault="003C2EAC" w:rsidP="003C2EAC">
            <w:pPr>
              <w:numPr>
                <w:ilvl w:val="0"/>
                <w:numId w:val="50"/>
              </w:numPr>
              <w:spacing w:line="360" w:lineRule="auto"/>
            </w:pPr>
          </w:p>
        </w:tc>
        <w:tc>
          <w:tcPr>
            <w:tcW w:w="2269" w:type="dxa"/>
            <w:shd w:val="clear" w:color="auto" w:fill="auto"/>
          </w:tcPr>
          <w:p w14:paraId="44C439B9" w14:textId="77777777" w:rsidR="00BB27EE" w:rsidRDefault="00BB27EE" w:rsidP="00D664E2">
            <w:r>
              <w:rPr>
                <w:rFonts w:hint="eastAsia"/>
              </w:rPr>
              <w:t>保函索汇编号</w:t>
            </w:r>
          </w:p>
        </w:tc>
        <w:tc>
          <w:tcPr>
            <w:tcW w:w="2126" w:type="dxa"/>
            <w:shd w:val="clear" w:color="auto" w:fill="auto"/>
          </w:tcPr>
          <w:p w14:paraId="36E75622" w14:textId="77777777" w:rsidR="00BB27EE" w:rsidRDefault="00BB27EE" w:rsidP="00D664E2">
            <w:pPr>
              <w:pStyle w:val="p0"/>
              <w:ind w:firstLine="0"/>
            </w:pPr>
          </w:p>
        </w:tc>
        <w:tc>
          <w:tcPr>
            <w:tcW w:w="993" w:type="dxa"/>
          </w:tcPr>
          <w:p w14:paraId="63E02DB7" w14:textId="77777777" w:rsidR="00BB27EE" w:rsidRDefault="00BB27EE" w:rsidP="00D664E2">
            <w:pPr>
              <w:jc w:val="center"/>
            </w:pPr>
            <w:r>
              <w:rPr>
                <w:rFonts w:hint="eastAsia"/>
              </w:rPr>
              <w:t>V(16)</w:t>
            </w:r>
          </w:p>
        </w:tc>
        <w:tc>
          <w:tcPr>
            <w:tcW w:w="850" w:type="dxa"/>
            <w:shd w:val="clear" w:color="auto" w:fill="auto"/>
          </w:tcPr>
          <w:p w14:paraId="2A46BDBE" w14:textId="77777777" w:rsidR="00BB27EE" w:rsidRDefault="00BB27EE" w:rsidP="00D664E2">
            <w:pPr>
              <w:jc w:val="center"/>
            </w:pPr>
            <w:r>
              <w:rPr>
                <w:rFonts w:hint="eastAsia"/>
              </w:rPr>
              <w:t>P</w:t>
            </w:r>
          </w:p>
        </w:tc>
        <w:tc>
          <w:tcPr>
            <w:tcW w:w="1134" w:type="dxa"/>
            <w:shd w:val="clear" w:color="auto" w:fill="auto"/>
          </w:tcPr>
          <w:p w14:paraId="76E9E9F4" w14:textId="77777777" w:rsidR="00BB27EE" w:rsidRDefault="00BB27EE" w:rsidP="00D664E2">
            <w:r>
              <w:rPr>
                <w:rFonts w:hint="eastAsia"/>
              </w:rPr>
              <w:t>系统生成</w:t>
            </w:r>
          </w:p>
        </w:tc>
        <w:tc>
          <w:tcPr>
            <w:tcW w:w="2693" w:type="dxa"/>
            <w:shd w:val="clear" w:color="auto" w:fill="auto"/>
          </w:tcPr>
          <w:p w14:paraId="06C11DDF" w14:textId="77777777" w:rsidR="00BB27EE" w:rsidRDefault="00BB27EE" w:rsidP="00D664E2">
            <w:r>
              <w:rPr>
                <w:rFonts w:hint="eastAsia"/>
              </w:rPr>
              <w:t>唯一性</w:t>
            </w:r>
          </w:p>
        </w:tc>
      </w:tr>
      <w:tr w:rsidR="00BB27EE" w14:paraId="6F0A9322" w14:textId="77777777" w:rsidTr="00D664E2">
        <w:tc>
          <w:tcPr>
            <w:tcW w:w="850" w:type="dxa"/>
          </w:tcPr>
          <w:p w14:paraId="546ECE53" w14:textId="77777777" w:rsidR="003C2EAC" w:rsidRDefault="003C2EAC" w:rsidP="003C2EAC">
            <w:pPr>
              <w:numPr>
                <w:ilvl w:val="0"/>
                <w:numId w:val="50"/>
              </w:numPr>
              <w:spacing w:line="360" w:lineRule="auto"/>
            </w:pPr>
          </w:p>
        </w:tc>
        <w:tc>
          <w:tcPr>
            <w:tcW w:w="2269" w:type="dxa"/>
            <w:shd w:val="clear" w:color="auto" w:fill="auto"/>
          </w:tcPr>
          <w:p w14:paraId="39EE31D3" w14:textId="77777777" w:rsidR="00BB27EE" w:rsidRDefault="00BB27EE" w:rsidP="00D664E2">
            <w:r>
              <w:rPr>
                <w:rFonts w:hint="eastAsia"/>
              </w:rPr>
              <w:t>保函通知编号</w:t>
            </w:r>
          </w:p>
        </w:tc>
        <w:tc>
          <w:tcPr>
            <w:tcW w:w="2126" w:type="dxa"/>
            <w:shd w:val="clear" w:color="auto" w:fill="auto"/>
          </w:tcPr>
          <w:p w14:paraId="01FA462B" w14:textId="77777777" w:rsidR="00BB27EE" w:rsidRDefault="00BB27EE" w:rsidP="00D664E2">
            <w:pPr>
              <w:pStyle w:val="p0"/>
              <w:ind w:firstLine="0"/>
            </w:pPr>
          </w:p>
        </w:tc>
        <w:tc>
          <w:tcPr>
            <w:tcW w:w="993" w:type="dxa"/>
          </w:tcPr>
          <w:p w14:paraId="7962A347" w14:textId="77777777" w:rsidR="00BB27EE" w:rsidRDefault="00BB27EE" w:rsidP="00D664E2">
            <w:pPr>
              <w:jc w:val="center"/>
            </w:pPr>
            <w:r>
              <w:rPr>
                <w:rFonts w:hint="eastAsia"/>
              </w:rPr>
              <w:t>V(16)</w:t>
            </w:r>
          </w:p>
        </w:tc>
        <w:tc>
          <w:tcPr>
            <w:tcW w:w="850" w:type="dxa"/>
            <w:shd w:val="clear" w:color="auto" w:fill="auto"/>
          </w:tcPr>
          <w:p w14:paraId="581EDBD2" w14:textId="77777777" w:rsidR="00BB27EE" w:rsidRDefault="00BB27EE" w:rsidP="00D664E2">
            <w:pPr>
              <w:jc w:val="center"/>
            </w:pPr>
            <w:r>
              <w:rPr>
                <w:rFonts w:hint="eastAsia"/>
              </w:rPr>
              <w:t>P</w:t>
            </w:r>
          </w:p>
        </w:tc>
        <w:tc>
          <w:tcPr>
            <w:tcW w:w="1134" w:type="dxa"/>
            <w:shd w:val="clear" w:color="auto" w:fill="auto"/>
          </w:tcPr>
          <w:p w14:paraId="32E3EFF7" w14:textId="77777777" w:rsidR="00BB27EE" w:rsidRDefault="00BB27EE" w:rsidP="00D664E2">
            <w:r>
              <w:rPr>
                <w:rFonts w:hint="eastAsia"/>
              </w:rPr>
              <w:t>自动带出</w:t>
            </w:r>
          </w:p>
        </w:tc>
        <w:tc>
          <w:tcPr>
            <w:tcW w:w="2693" w:type="dxa"/>
            <w:shd w:val="clear" w:color="auto" w:fill="auto"/>
          </w:tcPr>
          <w:p w14:paraId="6D79A70D" w14:textId="77777777" w:rsidR="00BB27EE" w:rsidRDefault="00BB27EE" w:rsidP="00D664E2"/>
        </w:tc>
      </w:tr>
      <w:tr w:rsidR="00BB27EE" w14:paraId="654038AA" w14:textId="77777777" w:rsidTr="00D664E2">
        <w:tc>
          <w:tcPr>
            <w:tcW w:w="850" w:type="dxa"/>
          </w:tcPr>
          <w:p w14:paraId="03BB7179" w14:textId="77777777" w:rsidR="003C2EAC" w:rsidRDefault="003C2EAC" w:rsidP="003C2EAC">
            <w:pPr>
              <w:numPr>
                <w:ilvl w:val="0"/>
                <w:numId w:val="50"/>
              </w:numPr>
              <w:spacing w:line="360" w:lineRule="auto"/>
            </w:pPr>
          </w:p>
        </w:tc>
        <w:tc>
          <w:tcPr>
            <w:tcW w:w="2269" w:type="dxa"/>
            <w:shd w:val="clear" w:color="auto" w:fill="auto"/>
          </w:tcPr>
          <w:p w14:paraId="48FCD4A5" w14:textId="77777777" w:rsidR="00BB27EE" w:rsidRDefault="00BB27EE" w:rsidP="00D664E2">
            <w:r>
              <w:rPr>
                <w:rFonts w:hint="eastAsia"/>
              </w:rPr>
              <w:t>保函币种</w:t>
            </w:r>
          </w:p>
        </w:tc>
        <w:tc>
          <w:tcPr>
            <w:tcW w:w="2126" w:type="dxa"/>
            <w:shd w:val="clear" w:color="auto" w:fill="auto"/>
          </w:tcPr>
          <w:p w14:paraId="2676A5CB" w14:textId="77777777" w:rsidR="00BB27EE" w:rsidRDefault="00BB27EE" w:rsidP="00D664E2">
            <w:pPr>
              <w:pStyle w:val="p0"/>
              <w:ind w:firstLine="0"/>
            </w:pPr>
          </w:p>
        </w:tc>
        <w:tc>
          <w:tcPr>
            <w:tcW w:w="993" w:type="dxa"/>
          </w:tcPr>
          <w:p w14:paraId="30C32D25" w14:textId="77777777" w:rsidR="00BB27EE" w:rsidRDefault="00BB27EE" w:rsidP="00D664E2">
            <w:pPr>
              <w:jc w:val="center"/>
            </w:pPr>
            <w:r>
              <w:rPr>
                <w:rFonts w:hint="eastAsia"/>
              </w:rPr>
              <w:t>V(3)</w:t>
            </w:r>
          </w:p>
        </w:tc>
        <w:tc>
          <w:tcPr>
            <w:tcW w:w="850" w:type="dxa"/>
            <w:shd w:val="clear" w:color="auto" w:fill="auto"/>
          </w:tcPr>
          <w:p w14:paraId="4AA7BA75" w14:textId="77777777" w:rsidR="00BB27EE" w:rsidRDefault="00BB27EE" w:rsidP="00D664E2">
            <w:pPr>
              <w:jc w:val="center"/>
            </w:pPr>
            <w:r>
              <w:rPr>
                <w:rFonts w:hint="eastAsia"/>
              </w:rPr>
              <w:t>P</w:t>
            </w:r>
          </w:p>
        </w:tc>
        <w:tc>
          <w:tcPr>
            <w:tcW w:w="1134" w:type="dxa"/>
            <w:shd w:val="clear" w:color="auto" w:fill="auto"/>
          </w:tcPr>
          <w:p w14:paraId="1FA9086D" w14:textId="77777777" w:rsidR="00BB27EE" w:rsidRDefault="00BB27EE" w:rsidP="00D664E2">
            <w:r>
              <w:rPr>
                <w:rFonts w:hint="eastAsia"/>
              </w:rPr>
              <w:t>自动带出</w:t>
            </w:r>
          </w:p>
        </w:tc>
        <w:tc>
          <w:tcPr>
            <w:tcW w:w="2693" w:type="dxa"/>
            <w:shd w:val="clear" w:color="auto" w:fill="auto"/>
          </w:tcPr>
          <w:p w14:paraId="32B502FB" w14:textId="77777777" w:rsidR="00BB27EE" w:rsidRDefault="00BB27EE" w:rsidP="00D664E2"/>
        </w:tc>
      </w:tr>
      <w:tr w:rsidR="00BB27EE" w14:paraId="7C2585C7" w14:textId="77777777" w:rsidTr="00D664E2">
        <w:tc>
          <w:tcPr>
            <w:tcW w:w="850" w:type="dxa"/>
          </w:tcPr>
          <w:p w14:paraId="6BCAB7A8" w14:textId="77777777" w:rsidR="003C2EAC" w:rsidRDefault="003C2EAC" w:rsidP="003C2EAC">
            <w:pPr>
              <w:numPr>
                <w:ilvl w:val="0"/>
                <w:numId w:val="50"/>
              </w:numPr>
              <w:spacing w:line="360" w:lineRule="auto"/>
            </w:pPr>
          </w:p>
        </w:tc>
        <w:tc>
          <w:tcPr>
            <w:tcW w:w="2269" w:type="dxa"/>
            <w:shd w:val="clear" w:color="auto" w:fill="auto"/>
          </w:tcPr>
          <w:p w14:paraId="5AF4A96E" w14:textId="77777777" w:rsidR="00BB27EE" w:rsidRDefault="00BB27EE" w:rsidP="00D664E2">
            <w:r>
              <w:rPr>
                <w:rFonts w:hint="eastAsia"/>
              </w:rPr>
              <w:t>保函金额</w:t>
            </w:r>
          </w:p>
        </w:tc>
        <w:tc>
          <w:tcPr>
            <w:tcW w:w="2126" w:type="dxa"/>
            <w:shd w:val="clear" w:color="auto" w:fill="auto"/>
          </w:tcPr>
          <w:p w14:paraId="7714D579" w14:textId="77777777" w:rsidR="00BB27EE" w:rsidRDefault="00BB27EE" w:rsidP="00D664E2">
            <w:pPr>
              <w:pStyle w:val="p0"/>
              <w:ind w:firstLine="0"/>
            </w:pPr>
          </w:p>
        </w:tc>
        <w:tc>
          <w:tcPr>
            <w:tcW w:w="993" w:type="dxa"/>
          </w:tcPr>
          <w:p w14:paraId="754E6E1A" w14:textId="77777777" w:rsidR="00BB27EE" w:rsidRDefault="00BB27EE" w:rsidP="00D664E2">
            <w:pPr>
              <w:jc w:val="center"/>
            </w:pPr>
            <w:r>
              <w:rPr>
                <w:rFonts w:hint="eastAsia"/>
              </w:rPr>
              <w:t>N(18,2)</w:t>
            </w:r>
          </w:p>
        </w:tc>
        <w:tc>
          <w:tcPr>
            <w:tcW w:w="850" w:type="dxa"/>
            <w:shd w:val="clear" w:color="auto" w:fill="auto"/>
          </w:tcPr>
          <w:p w14:paraId="5CE2D20E" w14:textId="77777777" w:rsidR="00BB27EE" w:rsidRDefault="00BB27EE" w:rsidP="00D664E2">
            <w:pPr>
              <w:jc w:val="center"/>
            </w:pPr>
            <w:r>
              <w:rPr>
                <w:rFonts w:hint="eastAsia"/>
              </w:rPr>
              <w:t>P</w:t>
            </w:r>
          </w:p>
        </w:tc>
        <w:tc>
          <w:tcPr>
            <w:tcW w:w="1134" w:type="dxa"/>
            <w:shd w:val="clear" w:color="auto" w:fill="auto"/>
          </w:tcPr>
          <w:p w14:paraId="04A1519C" w14:textId="77777777" w:rsidR="00BB27EE" w:rsidRDefault="00BB27EE" w:rsidP="00D664E2">
            <w:r>
              <w:rPr>
                <w:rFonts w:hint="eastAsia"/>
              </w:rPr>
              <w:t>自动带出</w:t>
            </w:r>
          </w:p>
        </w:tc>
        <w:tc>
          <w:tcPr>
            <w:tcW w:w="2693" w:type="dxa"/>
            <w:shd w:val="clear" w:color="auto" w:fill="auto"/>
          </w:tcPr>
          <w:p w14:paraId="3BC47E13" w14:textId="77777777" w:rsidR="00BB27EE" w:rsidRDefault="00BB27EE" w:rsidP="00D664E2"/>
        </w:tc>
      </w:tr>
      <w:tr w:rsidR="00BB27EE" w14:paraId="2AAE34BE" w14:textId="77777777" w:rsidTr="00D664E2">
        <w:tc>
          <w:tcPr>
            <w:tcW w:w="850" w:type="dxa"/>
          </w:tcPr>
          <w:p w14:paraId="468A0C31" w14:textId="77777777" w:rsidR="003C2EAC" w:rsidRDefault="003C2EAC" w:rsidP="003C2EAC">
            <w:pPr>
              <w:numPr>
                <w:ilvl w:val="0"/>
                <w:numId w:val="50"/>
              </w:numPr>
              <w:spacing w:line="360" w:lineRule="auto"/>
            </w:pPr>
          </w:p>
        </w:tc>
        <w:tc>
          <w:tcPr>
            <w:tcW w:w="2269" w:type="dxa"/>
            <w:shd w:val="clear" w:color="auto" w:fill="auto"/>
          </w:tcPr>
          <w:p w14:paraId="39029908" w14:textId="77777777" w:rsidR="00BB27EE" w:rsidRDefault="00BB27EE" w:rsidP="00D664E2">
            <w:r>
              <w:rPr>
                <w:rFonts w:hint="eastAsia"/>
              </w:rPr>
              <w:t>索赔币种</w:t>
            </w:r>
          </w:p>
        </w:tc>
        <w:tc>
          <w:tcPr>
            <w:tcW w:w="2126" w:type="dxa"/>
            <w:shd w:val="clear" w:color="auto" w:fill="auto"/>
          </w:tcPr>
          <w:p w14:paraId="33B58A98" w14:textId="77777777" w:rsidR="00BB27EE" w:rsidRDefault="00BB27EE" w:rsidP="00D664E2">
            <w:pPr>
              <w:pStyle w:val="p0"/>
              <w:ind w:firstLine="0"/>
            </w:pPr>
          </w:p>
        </w:tc>
        <w:tc>
          <w:tcPr>
            <w:tcW w:w="993" w:type="dxa"/>
          </w:tcPr>
          <w:p w14:paraId="5692B605" w14:textId="77777777" w:rsidR="00BB27EE" w:rsidRDefault="00BB27EE" w:rsidP="00D664E2">
            <w:pPr>
              <w:jc w:val="center"/>
            </w:pPr>
            <w:r>
              <w:rPr>
                <w:rFonts w:hint="eastAsia"/>
              </w:rPr>
              <w:t>V(3)</w:t>
            </w:r>
          </w:p>
        </w:tc>
        <w:tc>
          <w:tcPr>
            <w:tcW w:w="850" w:type="dxa"/>
            <w:shd w:val="clear" w:color="auto" w:fill="auto"/>
          </w:tcPr>
          <w:p w14:paraId="555DBE9F" w14:textId="77777777" w:rsidR="00BB27EE" w:rsidRDefault="00BB27EE" w:rsidP="00D664E2">
            <w:pPr>
              <w:jc w:val="center"/>
            </w:pPr>
            <w:r>
              <w:rPr>
                <w:rFonts w:hint="eastAsia"/>
              </w:rPr>
              <w:t>P</w:t>
            </w:r>
          </w:p>
        </w:tc>
        <w:tc>
          <w:tcPr>
            <w:tcW w:w="1134" w:type="dxa"/>
            <w:shd w:val="clear" w:color="auto" w:fill="auto"/>
          </w:tcPr>
          <w:p w14:paraId="0866CDAE" w14:textId="77777777" w:rsidR="00BB27EE" w:rsidRDefault="00BB27EE" w:rsidP="00D664E2">
            <w:r>
              <w:rPr>
                <w:rFonts w:hint="eastAsia"/>
              </w:rPr>
              <w:t>自动带出</w:t>
            </w:r>
          </w:p>
        </w:tc>
        <w:tc>
          <w:tcPr>
            <w:tcW w:w="2693" w:type="dxa"/>
            <w:shd w:val="clear" w:color="auto" w:fill="auto"/>
          </w:tcPr>
          <w:p w14:paraId="6AED3F9C" w14:textId="77777777" w:rsidR="00BB27EE" w:rsidRDefault="00BB27EE" w:rsidP="00D664E2">
            <w:r>
              <w:rPr>
                <w:rFonts w:hint="eastAsia"/>
              </w:rPr>
              <w:t>默认为保函币种。不可修改</w:t>
            </w:r>
          </w:p>
        </w:tc>
      </w:tr>
      <w:tr w:rsidR="00BB27EE" w14:paraId="0AF01A22" w14:textId="77777777" w:rsidTr="00D664E2">
        <w:tc>
          <w:tcPr>
            <w:tcW w:w="850" w:type="dxa"/>
          </w:tcPr>
          <w:p w14:paraId="782A143E" w14:textId="77777777" w:rsidR="003C2EAC" w:rsidRDefault="003C2EAC" w:rsidP="003C2EAC">
            <w:pPr>
              <w:numPr>
                <w:ilvl w:val="0"/>
                <w:numId w:val="50"/>
              </w:numPr>
              <w:spacing w:line="360" w:lineRule="auto"/>
            </w:pPr>
          </w:p>
        </w:tc>
        <w:tc>
          <w:tcPr>
            <w:tcW w:w="2269" w:type="dxa"/>
            <w:shd w:val="clear" w:color="auto" w:fill="auto"/>
          </w:tcPr>
          <w:p w14:paraId="015789B6" w14:textId="77777777" w:rsidR="00BB27EE" w:rsidRDefault="00BB27EE" w:rsidP="00D664E2">
            <w:r>
              <w:rPr>
                <w:rFonts w:hint="eastAsia"/>
              </w:rPr>
              <w:t>索赔金额</w:t>
            </w:r>
          </w:p>
        </w:tc>
        <w:tc>
          <w:tcPr>
            <w:tcW w:w="2126" w:type="dxa"/>
            <w:shd w:val="clear" w:color="auto" w:fill="auto"/>
          </w:tcPr>
          <w:p w14:paraId="164AAFE9" w14:textId="77777777" w:rsidR="00BB27EE" w:rsidRDefault="00BB27EE" w:rsidP="00D664E2">
            <w:pPr>
              <w:pStyle w:val="p0"/>
              <w:ind w:firstLine="0"/>
            </w:pPr>
          </w:p>
        </w:tc>
        <w:tc>
          <w:tcPr>
            <w:tcW w:w="993" w:type="dxa"/>
          </w:tcPr>
          <w:p w14:paraId="4A4B383D" w14:textId="77777777" w:rsidR="00BB27EE" w:rsidRDefault="00BB27EE" w:rsidP="00D664E2">
            <w:pPr>
              <w:jc w:val="center"/>
            </w:pPr>
            <w:r>
              <w:rPr>
                <w:rFonts w:hint="eastAsia"/>
              </w:rPr>
              <w:t>N(18,2)</w:t>
            </w:r>
          </w:p>
        </w:tc>
        <w:tc>
          <w:tcPr>
            <w:tcW w:w="850" w:type="dxa"/>
            <w:shd w:val="clear" w:color="auto" w:fill="auto"/>
          </w:tcPr>
          <w:p w14:paraId="42B96326" w14:textId="77777777" w:rsidR="00BB27EE" w:rsidRDefault="00BB27EE" w:rsidP="00D664E2">
            <w:pPr>
              <w:jc w:val="center"/>
            </w:pPr>
            <w:r>
              <w:rPr>
                <w:rFonts w:hint="eastAsia"/>
              </w:rPr>
              <w:t>M</w:t>
            </w:r>
          </w:p>
        </w:tc>
        <w:tc>
          <w:tcPr>
            <w:tcW w:w="1134" w:type="dxa"/>
            <w:shd w:val="clear" w:color="auto" w:fill="auto"/>
          </w:tcPr>
          <w:p w14:paraId="5D1D8903" w14:textId="77777777" w:rsidR="00BB27EE" w:rsidRDefault="00BB27EE" w:rsidP="00D664E2">
            <w:r>
              <w:rPr>
                <w:rFonts w:hint="eastAsia"/>
              </w:rPr>
              <w:t>手工录入</w:t>
            </w:r>
          </w:p>
        </w:tc>
        <w:tc>
          <w:tcPr>
            <w:tcW w:w="2693" w:type="dxa"/>
            <w:shd w:val="clear" w:color="auto" w:fill="auto"/>
          </w:tcPr>
          <w:p w14:paraId="511E1A9F" w14:textId="77777777" w:rsidR="00BB27EE" w:rsidRDefault="00BB27EE" w:rsidP="00D664E2"/>
        </w:tc>
      </w:tr>
      <w:tr w:rsidR="00BB27EE" w14:paraId="0EA41755" w14:textId="77777777" w:rsidTr="00D664E2">
        <w:tc>
          <w:tcPr>
            <w:tcW w:w="850" w:type="dxa"/>
          </w:tcPr>
          <w:p w14:paraId="3827520F" w14:textId="77777777" w:rsidR="003C2EAC" w:rsidRDefault="003C2EAC" w:rsidP="003C2EAC">
            <w:pPr>
              <w:numPr>
                <w:ilvl w:val="0"/>
                <w:numId w:val="50"/>
              </w:numPr>
              <w:spacing w:line="360" w:lineRule="auto"/>
            </w:pPr>
          </w:p>
        </w:tc>
        <w:tc>
          <w:tcPr>
            <w:tcW w:w="2269" w:type="dxa"/>
            <w:shd w:val="clear" w:color="auto" w:fill="auto"/>
          </w:tcPr>
          <w:p w14:paraId="5783DCC5" w14:textId="77777777" w:rsidR="00BB27EE" w:rsidRDefault="00BB27EE" w:rsidP="00D664E2">
            <w:r>
              <w:rPr>
                <w:rFonts w:hint="eastAsia"/>
              </w:rPr>
              <w:t>索赔利息</w:t>
            </w:r>
          </w:p>
        </w:tc>
        <w:tc>
          <w:tcPr>
            <w:tcW w:w="2126" w:type="dxa"/>
            <w:shd w:val="clear" w:color="auto" w:fill="auto"/>
          </w:tcPr>
          <w:p w14:paraId="78B94ACE" w14:textId="77777777" w:rsidR="00BB27EE" w:rsidRDefault="00BB27EE" w:rsidP="00D664E2">
            <w:pPr>
              <w:pStyle w:val="p0"/>
              <w:ind w:firstLine="0"/>
            </w:pPr>
          </w:p>
        </w:tc>
        <w:tc>
          <w:tcPr>
            <w:tcW w:w="993" w:type="dxa"/>
          </w:tcPr>
          <w:p w14:paraId="7777A77C" w14:textId="77777777" w:rsidR="00BB27EE" w:rsidRDefault="00BB27EE" w:rsidP="00D664E2">
            <w:pPr>
              <w:jc w:val="center"/>
            </w:pPr>
            <w:r>
              <w:rPr>
                <w:rFonts w:hint="eastAsia"/>
              </w:rPr>
              <w:t>N(18,2)</w:t>
            </w:r>
          </w:p>
        </w:tc>
        <w:tc>
          <w:tcPr>
            <w:tcW w:w="850" w:type="dxa"/>
            <w:shd w:val="clear" w:color="auto" w:fill="auto"/>
          </w:tcPr>
          <w:p w14:paraId="44613A8E" w14:textId="77777777" w:rsidR="00BB27EE" w:rsidRDefault="00BB27EE" w:rsidP="00D664E2">
            <w:pPr>
              <w:jc w:val="center"/>
            </w:pPr>
            <w:r>
              <w:rPr>
                <w:rFonts w:hint="eastAsia"/>
              </w:rPr>
              <w:t>O</w:t>
            </w:r>
          </w:p>
        </w:tc>
        <w:tc>
          <w:tcPr>
            <w:tcW w:w="1134" w:type="dxa"/>
            <w:shd w:val="clear" w:color="auto" w:fill="auto"/>
          </w:tcPr>
          <w:p w14:paraId="611032D3" w14:textId="77777777" w:rsidR="00BB27EE" w:rsidRDefault="00BB27EE" w:rsidP="00D664E2">
            <w:r>
              <w:rPr>
                <w:rFonts w:hint="eastAsia"/>
              </w:rPr>
              <w:t>手工录入</w:t>
            </w:r>
          </w:p>
        </w:tc>
        <w:tc>
          <w:tcPr>
            <w:tcW w:w="2693" w:type="dxa"/>
            <w:shd w:val="clear" w:color="auto" w:fill="auto"/>
          </w:tcPr>
          <w:p w14:paraId="457AAF4E" w14:textId="77777777" w:rsidR="00BB27EE" w:rsidRDefault="00BB27EE" w:rsidP="00D664E2"/>
        </w:tc>
      </w:tr>
      <w:tr w:rsidR="00BB27EE" w14:paraId="4A8261C6" w14:textId="77777777" w:rsidTr="00D664E2">
        <w:tc>
          <w:tcPr>
            <w:tcW w:w="850" w:type="dxa"/>
          </w:tcPr>
          <w:p w14:paraId="481FE31B" w14:textId="77777777" w:rsidR="003C2EAC" w:rsidRDefault="003C2EAC" w:rsidP="003C2EAC">
            <w:pPr>
              <w:numPr>
                <w:ilvl w:val="0"/>
                <w:numId w:val="50"/>
              </w:numPr>
              <w:spacing w:line="360" w:lineRule="auto"/>
            </w:pPr>
          </w:p>
        </w:tc>
        <w:tc>
          <w:tcPr>
            <w:tcW w:w="2269" w:type="dxa"/>
            <w:shd w:val="clear" w:color="auto" w:fill="auto"/>
          </w:tcPr>
          <w:p w14:paraId="0A586ABD" w14:textId="77777777" w:rsidR="00BB27EE" w:rsidRDefault="00BB27EE" w:rsidP="00D664E2">
            <w:r>
              <w:rPr>
                <w:rFonts w:hint="eastAsia"/>
              </w:rPr>
              <w:t>索赔</w:t>
            </w:r>
            <w:r>
              <w:t>费用</w:t>
            </w:r>
          </w:p>
        </w:tc>
        <w:tc>
          <w:tcPr>
            <w:tcW w:w="2126" w:type="dxa"/>
            <w:shd w:val="clear" w:color="auto" w:fill="auto"/>
          </w:tcPr>
          <w:p w14:paraId="7D0385A9" w14:textId="77777777" w:rsidR="00BB27EE" w:rsidRDefault="00BB27EE" w:rsidP="00D664E2">
            <w:pPr>
              <w:pStyle w:val="p0"/>
              <w:ind w:firstLine="0"/>
            </w:pPr>
          </w:p>
        </w:tc>
        <w:tc>
          <w:tcPr>
            <w:tcW w:w="993" w:type="dxa"/>
          </w:tcPr>
          <w:p w14:paraId="0B2B9CA8" w14:textId="77777777" w:rsidR="00BB27EE" w:rsidRDefault="00BB27EE" w:rsidP="00D664E2">
            <w:pPr>
              <w:jc w:val="center"/>
            </w:pPr>
            <w:r>
              <w:rPr>
                <w:rFonts w:hint="eastAsia"/>
              </w:rPr>
              <w:t>N(18,2)</w:t>
            </w:r>
          </w:p>
        </w:tc>
        <w:tc>
          <w:tcPr>
            <w:tcW w:w="850" w:type="dxa"/>
            <w:shd w:val="clear" w:color="auto" w:fill="auto"/>
          </w:tcPr>
          <w:p w14:paraId="2325A10A" w14:textId="77777777" w:rsidR="00BB27EE" w:rsidRDefault="00BB27EE" w:rsidP="00D664E2">
            <w:pPr>
              <w:jc w:val="center"/>
            </w:pPr>
            <w:r>
              <w:rPr>
                <w:rFonts w:hint="eastAsia"/>
              </w:rPr>
              <w:t>O</w:t>
            </w:r>
          </w:p>
        </w:tc>
        <w:tc>
          <w:tcPr>
            <w:tcW w:w="1134" w:type="dxa"/>
            <w:shd w:val="clear" w:color="auto" w:fill="auto"/>
          </w:tcPr>
          <w:p w14:paraId="759FC576" w14:textId="77777777" w:rsidR="00BB27EE" w:rsidRDefault="00BB27EE" w:rsidP="00D664E2">
            <w:r>
              <w:rPr>
                <w:rFonts w:hint="eastAsia"/>
              </w:rPr>
              <w:t>手工录入</w:t>
            </w:r>
          </w:p>
        </w:tc>
        <w:tc>
          <w:tcPr>
            <w:tcW w:w="2693" w:type="dxa"/>
            <w:shd w:val="clear" w:color="auto" w:fill="auto"/>
          </w:tcPr>
          <w:p w14:paraId="0D672EFD" w14:textId="77777777" w:rsidR="00BB27EE" w:rsidRDefault="00BB27EE" w:rsidP="00D664E2"/>
        </w:tc>
      </w:tr>
      <w:tr w:rsidR="00BB27EE" w14:paraId="03C06713" w14:textId="77777777" w:rsidTr="00D664E2">
        <w:tc>
          <w:tcPr>
            <w:tcW w:w="850" w:type="dxa"/>
          </w:tcPr>
          <w:p w14:paraId="06EDB5CF" w14:textId="77777777" w:rsidR="003C2EAC" w:rsidRDefault="003C2EAC" w:rsidP="003C2EAC">
            <w:pPr>
              <w:numPr>
                <w:ilvl w:val="0"/>
                <w:numId w:val="50"/>
              </w:numPr>
              <w:spacing w:line="360" w:lineRule="auto"/>
            </w:pPr>
          </w:p>
        </w:tc>
        <w:tc>
          <w:tcPr>
            <w:tcW w:w="2269" w:type="dxa"/>
            <w:shd w:val="clear" w:color="auto" w:fill="auto"/>
          </w:tcPr>
          <w:p w14:paraId="6864879C" w14:textId="77777777" w:rsidR="00BB27EE" w:rsidRDefault="00BB27EE" w:rsidP="00D664E2">
            <w:r>
              <w:rPr>
                <w:rFonts w:hint="eastAsia"/>
              </w:rPr>
              <w:t>索赔总金额</w:t>
            </w:r>
          </w:p>
        </w:tc>
        <w:tc>
          <w:tcPr>
            <w:tcW w:w="2126" w:type="dxa"/>
            <w:shd w:val="clear" w:color="auto" w:fill="auto"/>
          </w:tcPr>
          <w:p w14:paraId="73B35B76" w14:textId="77777777" w:rsidR="00BB27EE" w:rsidRDefault="00BB27EE" w:rsidP="00D664E2">
            <w:pPr>
              <w:pStyle w:val="p0"/>
              <w:ind w:firstLine="0"/>
            </w:pPr>
          </w:p>
        </w:tc>
        <w:tc>
          <w:tcPr>
            <w:tcW w:w="993" w:type="dxa"/>
          </w:tcPr>
          <w:p w14:paraId="42C8BE5F" w14:textId="77777777" w:rsidR="00BB27EE" w:rsidRDefault="00BB27EE" w:rsidP="00D664E2">
            <w:pPr>
              <w:jc w:val="center"/>
            </w:pPr>
            <w:r>
              <w:rPr>
                <w:rFonts w:hint="eastAsia"/>
              </w:rPr>
              <w:t>N(18,2)</w:t>
            </w:r>
          </w:p>
        </w:tc>
        <w:tc>
          <w:tcPr>
            <w:tcW w:w="850" w:type="dxa"/>
            <w:shd w:val="clear" w:color="auto" w:fill="auto"/>
          </w:tcPr>
          <w:p w14:paraId="2A3C09C5" w14:textId="77777777" w:rsidR="00BB27EE" w:rsidRDefault="00BB27EE" w:rsidP="00D664E2">
            <w:pPr>
              <w:jc w:val="center"/>
            </w:pPr>
            <w:r>
              <w:rPr>
                <w:rFonts w:hint="eastAsia"/>
              </w:rPr>
              <w:t>P</w:t>
            </w:r>
          </w:p>
        </w:tc>
        <w:tc>
          <w:tcPr>
            <w:tcW w:w="1134" w:type="dxa"/>
            <w:shd w:val="clear" w:color="auto" w:fill="auto"/>
          </w:tcPr>
          <w:p w14:paraId="5C4F9A70" w14:textId="77777777" w:rsidR="00BB27EE" w:rsidRDefault="00BB27EE" w:rsidP="00D664E2">
            <w:r>
              <w:rPr>
                <w:rFonts w:hint="eastAsia"/>
              </w:rPr>
              <w:t>自动计算</w:t>
            </w:r>
          </w:p>
        </w:tc>
        <w:tc>
          <w:tcPr>
            <w:tcW w:w="2693" w:type="dxa"/>
            <w:shd w:val="clear" w:color="auto" w:fill="auto"/>
          </w:tcPr>
          <w:p w14:paraId="74E4ACA7" w14:textId="77777777" w:rsidR="00BB27EE" w:rsidRDefault="00BB27EE" w:rsidP="00D664E2">
            <w:r>
              <w:rPr>
                <w:rFonts w:hint="eastAsia"/>
              </w:rPr>
              <w:t>索赔金额</w:t>
            </w:r>
            <w:r>
              <w:rPr>
                <w:rFonts w:hint="eastAsia"/>
              </w:rPr>
              <w:t>+</w:t>
            </w:r>
            <w:r>
              <w:rPr>
                <w:rFonts w:hint="eastAsia"/>
              </w:rPr>
              <w:t>索赔利息</w:t>
            </w:r>
            <w:r>
              <w:rPr>
                <w:rFonts w:hint="eastAsia"/>
              </w:rPr>
              <w:t>+</w:t>
            </w:r>
            <w:r>
              <w:rPr>
                <w:rFonts w:hint="eastAsia"/>
              </w:rPr>
              <w:t>索赔费用</w:t>
            </w:r>
          </w:p>
        </w:tc>
      </w:tr>
      <w:tr w:rsidR="00BB27EE" w14:paraId="6A6F33AC" w14:textId="77777777" w:rsidTr="00D664E2">
        <w:tc>
          <w:tcPr>
            <w:tcW w:w="850" w:type="dxa"/>
          </w:tcPr>
          <w:p w14:paraId="073F06AB" w14:textId="77777777" w:rsidR="003C2EAC" w:rsidRDefault="003C2EAC" w:rsidP="003C2EAC">
            <w:pPr>
              <w:numPr>
                <w:ilvl w:val="0"/>
                <w:numId w:val="50"/>
              </w:numPr>
              <w:spacing w:line="360" w:lineRule="auto"/>
            </w:pPr>
          </w:p>
        </w:tc>
        <w:tc>
          <w:tcPr>
            <w:tcW w:w="2269" w:type="dxa"/>
            <w:shd w:val="clear" w:color="auto" w:fill="auto"/>
          </w:tcPr>
          <w:p w14:paraId="17EF7B88" w14:textId="77777777" w:rsidR="00BB27EE" w:rsidRDefault="00BB27EE" w:rsidP="00D664E2">
            <w:r>
              <w:rPr>
                <w:rFonts w:hint="eastAsia"/>
              </w:rPr>
              <w:t>索赔内容</w:t>
            </w:r>
          </w:p>
        </w:tc>
        <w:tc>
          <w:tcPr>
            <w:tcW w:w="2126" w:type="dxa"/>
            <w:shd w:val="clear" w:color="auto" w:fill="auto"/>
          </w:tcPr>
          <w:p w14:paraId="5962C6BA" w14:textId="77777777" w:rsidR="00BB27EE" w:rsidRDefault="00BB27EE" w:rsidP="00D664E2">
            <w:pPr>
              <w:pStyle w:val="p0"/>
              <w:ind w:firstLine="0"/>
            </w:pPr>
          </w:p>
        </w:tc>
        <w:tc>
          <w:tcPr>
            <w:tcW w:w="993" w:type="dxa"/>
          </w:tcPr>
          <w:p w14:paraId="3D6EC1DC" w14:textId="77777777" w:rsidR="00BB27EE" w:rsidRDefault="00BB27EE" w:rsidP="00D664E2">
            <w:pPr>
              <w:jc w:val="center"/>
            </w:pPr>
            <w:r>
              <w:rPr>
                <w:rFonts w:hint="eastAsia"/>
              </w:rPr>
              <w:t>V(1750)</w:t>
            </w:r>
          </w:p>
        </w:tc>
        <w:tc>
          <w:tcPr>
            <w:tcW w:w="850" w:type="dxa"/>
            <w:shd w:val="clear" w:color="auto" w:fill="auto"/>
          </w:tcPr>
          <w:p w14:paraId="5D0FEB2A" w14:textId="77777777" w:rsidR="00BB27EE" w:rsidRDefault="00BB27EE" w:rsidP="00D664E2">
            <w:pPr>
              <w:jc w:val="center"/>
            </w:pPr>
            <w:r>
              <w:rPr>
                <w:rFonts w:hint="eastAsia"/>
              </w:rPr>
              <w:t>O</w:t>
            </w:r>
          </w:p>
        </w:tc>
        <w:tc>
          <w:tcPr>
            <w:tcW w:w="1134" w:type="dxa"/>
            <w:shd w:val="clear" w:color="auto" w:fill="auto"/>
          </w:tcPr>
          <w:p w14:paraId="46BD86B8" w14:textId="77777777" w:rsidR="00BB27EE" w:rsidRDefault="00BB27EE" w:rsidP="00D664E2">
            <w:r>
              <w:rPr>
                <w:rFonts w:hint="eastAsia"/>
              </w:rPr>
              <w:t>手工录入</w:t>
            </w:r>
          </w:p>
        </w:tc>
        <w:tc>
          <w:tcPr>
            <w:tcW w:w="2693" w:type="dxa"/>
            <w:shd w:val="clear" w:color="auto" w:fill="auto"/>
          </w:tcPr>
          <w:p w14:paraId="6FE6203A" w14:textId="77777777" w:rsidR="00BB27EE" w:rsidRDefault="00BB27EE" w:rsidP="00D664E2"/>
        </w:tc>
      </w:tr>
      <w:tr w:rsidR="00BB27EE" w14:paraId="7543168B" w14:textId="77777777" w:rsidTr="00D664E2">
        <w:tc>
          <w:tcPr>
            <w:tcW w:w="850" w:type="dxa"/>
          </w:tcPr>
          <w:p w14:paraId="471E4F2F" w14:textId="77777777" w:rsidR="003C2EAC" w:rsidRDefault="003C2EAC" w:rsidP="003C2EAC">
            <w:pPr>
              <w:numPr>
                <w:ilvl w:val="0"/>
                <w:numId w:val="50"/>
              </w:numPr>
              <w:spacing w:line="360" w:lineRule="auto"/>
            </w:pPr>
          </w:p>
        </w:tc>
        <w:tc>
          <w:tcPr>
            <w:tcW w:w="2269" w:type="dxa"/>
            <w:shd w:val="clear" w:color="auto" w:fill="auto"/>
          </w:tcPr>
          <w:p w14:paraId="70D0A805" w14:textId="77777777" w:rsidR="00BB27EE" w:rsidRDefault="00BB27EE" w:rsidP="00D664E2">
            <w:r>
              <w:rPr>
                <w:rFonts w:hint="eastAsia"/>
              </w:rPr>
              <w:t>索赔修改日期</w:t>
            </w:r>
          </w:p>
        </w:tc>
        <w:tc>
          <w:tcPr>
            <w:tcW w:w="2126" w:type="dxa"/>
            <w:shd w:val="clear" w:color="auto" w:fill="auto"/>
          </w:tcPr>
          <w:p w14:paraId="0FCAC1E1" w14:textId="77777777" w:rsidR="00BB27EE" w:rsidRDefault="00BB27EE" w:rsidP="00D664E2">
            <w:pPr>
              <w:pStyle w:val="p0"/>
              <w:ind w:firstLine="0"/>
            </w:pPr>
          </w:p>
        </w:tc>
        <w:tc>
          <w:tcPr>
            <w:tcW w:w="993" w:type="dxa"/>
          </w:tcPr>
          <w:p w14:paraId="707C842A" w14:textId="77777777" w:rsidR="00BB27EE" w:rsidRDefault="00BB27EE" w:rsidP="00D664E2">
            <w:pPr>
              <w:jc w:val="center"/>
            </w:pPr>
            <w:r>
              <w:rPr>
                <w:rFonts w:hint="eastAsia"/>
              </w:rPr>
              <w:t>D</w:t>
            </w:r>
          </w:p>
        </w:tc>
        <w:tc>
          <w:tcPr>
            <w:tcW w:w="850" w:type="dxa"/>
            <w:shd w:val="clear" w:color="auto" w:fill="auto"/>
          </w:tcPr>
          <w:p w14:paraId="73E73EA2" w14:textId="77777777" w:rsidR="00BB27EE" w:rsidRDefault="00BB27EE" w:rsidP="00D664E2">
            <w:pPr>
              <w:jc w:val="center"/>
            </w:pPr>
            <w:r>
              <w:rPr>
                <w:rFonts w:hint="eastAsia"/>
              </w:rPr>
              <w:t>M</w:t>
            </w:r>
          </w:p>
        </w:tc>
        <w:tc>
          <w:tcPr>
            <w:tcW w:w="1134" w:type="dxa"/>
            <w:shd w:val="clear" w:color="auto" w:fill="auto"/>
          </w:tcPr>
          <w:p w14:paraId="095AC4F7" w14:textId="77777777" w:rsidR="00BB27EE" w:rsidRDefault="00BB27EE" w:rsidP="00D664E2">
            <w:r>
              <w:rPr>
                <w:rFonts w:hint="eastAsia"/>
              </w:rPr>
              <w:t>日期选择</w:t>
            </w:r>
          </w:p>
        </w:tc>
        <w:tc>
          <w:tcPr>
            <w:tcW w:w="2693" w:type="dxa"/>
            <w:shd w:val="clear" w:color="auto" w:fill="auto"/>
          </w:tcPr>
          <w:p w14:paraId="7A42F1CC" w14:textId="77777777" w:rsidR="00BB27EE" w:rsidRDefault="00BB27EE" w:rsidP="00D664E2">
            <w:r>
              <w:rPr>
                <w:rFonts w:hint="eastAsia"/>
              </w:rPr>
              <w:t>默认为当天</w:t>
            </w:r>
          </w:p>
        </w:tc>
      </w:tr>
      <w:tr w:rsidR="00BB27EE" w14:paraId="61CA0855" w14:textId="77777777" w:rsidTr="00D664E2">
        <w:tc>
          <w:tcPr>
            <w:tcW w:w="850" w:type="dxa"/>
          </w:tcPr>
          <w:p w14:paraId="29C4C104" w14:textId="77777777" w:rsidR="00BB27EE" w:rsidRDefault="00BB27EE" w:rsidP="00BB27EE">
            <w:pPr>
              <w:numPr>
                <w:ilvl w:val="0"/>
                <w:numId w:val="50"/>
              </w:numPr>
              <w:spacing w:line="360" w:lineRule="auto"/>
            </w:pPr>
          </w:p>
        </w:tc>
        <w:tc>
          <w:tcPr>
            <w:tcW w:w="2269" w:type="dxa"/>
            <w:shd w:val="clear" w:color="auto" w:fill="auto"/>
          </w:tcPr>
          <w:p w14:paraId="7C2D8D4B" w14:textId="77777777" w:rsidR="00BB27EE" w:rsidRDefault="00BB27EE" w:rsidP="00D664E2">
            <w:r>
              <w:rPr>
                <w:rFonts w:hint="eastAsia"/>
              </w:rPr>
              <w:t>修改次数</w:t>
            </w:r>
          </w:p>
        </w:tc>
        <w:tc>
          <w:tcPr>
            <w:tcW w:w="2126" w:type="dxa"/>
            <w:shd w:val="clear" w:color="auto" w:fill="auto"/>
          </w:tcPr>
          <w:p w14:paraId="7A926416" w14:textId="77777777" w:rsidR="00BB27EE" w:rsidRDefault="00BB27EE" w:rsidP="00D664E2">
            <w:pPr>
              <w:pStyle w:val="p0"/>
              <w:ind w:firstLine="0"/>
            </w:pPr>
          </w:p>
        </w:tc>
        <w:tc>
          <w:tcPr>
            <w:tcW w:w="993" w:type="dxa"/>
          </w:tcPr>
          <w:p w14:paraId="5D16AB48" w14:textId="77777777" w:rsidR="00BB27EE" w:rsidRDefault="00BB27EE" w:rsidP="00D664E2">
            <w:pPr>
              <w:jc w:val="center"/>
            </w:pPr>
            <w:r>
              <w:rPr>
                <w:rFonts w:hint="eastAsia"/>
              </w:rPr>
              <w:t>N(2)</w:t>
            </w:r>
          </w:p>
        </w:tc>
        <w:tc>
          <w:tcPr>
            <w:tcW w:w="850" w:type="dxa"/>
            <w:shd w:val="clear" w:color="auto" w:fill="auto"/>
          </w:tcPr>
          <w:p w14:paraId="49B5DCC5" w14:textId="77777777" w:rsidR="00BB27EE" w:rsidRDefault="00BB27EE" w:rsidP="00D664E2">
            <w:pPr>
              <w:jc w:val="center"/>
            </w:pPr>
            <w:r>
              <w:rPr>
                <w:rFonts w:hint="eastAsia"/>
              </w:rPr>
              <w:t>P</w:t>
            </w:r>
          </w:p>
        </w:tc>
        <w:tc>
          <w:tcPr>
            <w:tcW w:w="1134" w:type="dxa"/>
            <w:shd w:val="clear" w:color="auto" w:fill="auto"/>
          </w:tcPr>
          <w:p w14:paraId="60E355D2" w14:textId="77777777" w:rsidR="00BB27EE" w:rsidRDefault="00BB27EE" w:rsidP="00D664E2">
            <w:r>
              <w:rPr>
                <w:rFonts w:hint="eastAsia"/>
              </w:rPr>
              <w:t>自动累计</w:t>
            </w:r>
          </w:p>
        </w:tc>
        <w:tc>
          <w:tcPr>
            <w:tcW w:w="2693" w:type="dxa"/>
            <w:shd w:val="clear" w:color="auto" w:fill="auto"/>
          </w:tcPr>
          <w:p w14:paraId="0C60347B" w14:textId="77777777" w:rsidR="00BB27EE" w:rsidRDefault="00BB27EE" w:rsidP="00D664E2"/>
        </w:tc>
      </w:tr>
      <w:tr w:rsidR="00BB27EE" w14:paraId="41124459" w14:textId="77777777" w:rsidTr="00D664E2">
        <w:tc>
          <w:tcPr>
            <w:tcW w:w="850" w:type="dxa"/>
          </w:tcPr>
          <w:p w14:paraId="1EAE80D1" w14:textId="77777777" w:rsidR="003C2EAC" w:rsidRDefault="003C2EAC" w:rsidP="003C2EAC">
            <w:pPr>
              <w:numPr>
                <w:ilvl w:val="0"/>
                <w:numId w:val="50"/>
              </w:numPr>
              <w:spacing w:line="360" w:lineRule="auto"/>
            </w:pPr>
          </w:p>
        </w:tc>
        <w:tc>
          <w:tcPr>
            <w:tcW w:w="2269" w:type="dxa"/>
            <w:shd w:val="clear" w:color="auto" w:fill="auto"/>
          </w:tcPr>
          <w:p w14:paraId="2790A6E5" w14:textId="77777777" w:rsidR="00BB27EE" w:rsidRPr="00AF653D" w:rsidRDefault="00BB27EE" w:rsidP="00D664E2">
            <w:r w:rsidRPr="00AF653D">
              <w:rPr>
                <w:rFonts w:hint="eastAsia"/>
              </w:rPr>
              <w:t>是否反担保</w:t>
            </w:r>
          </w:p>
        </w:tc>
        <w:tc>
          <w:tcPr>
            <w:tcW w:w="2126" w:type="dxa"/>
            <w:shd w:val="clear" w:color="auto" w:fill="auto"/>
          </w:tcPr>
          <w:p w14:paraId="735F7847" w14:textId="77777777" w:rsidR="00BB27EE" w:rsidRDefault="00BB27EE" w:rsidP="00D664E2">
            <w:pPr>
              <w:pStyle w:val="p0"/>
              <w:ind w:firstLine="0"/>
            </w:pPr>
          </w:p>
        </w:tc>
        <w:tc>
          <w:tcPr>
            <w:tcW w:w="993" w:type="dxa"/>
          </w:tcPr>
          <w:p w14:paraId="30963ADF" w14:textId="77777777" w:rsidR="00BB27EE" w:rsidRDefault="00BB27EE" w:rsidP="00D664E2">
            <w:pPr>
              <w:jc w:val="center"/>
            </w:pPr>
            <w:r>
              <w:rPr>
                <w:rFonts w:hint="eastAsia"/>
              </w:rPr>
              <w:t>V(3)</w:t>
            </w:r>
          </w:p>
        </w:tc>
        <w:tc>
          <w:tcPr>
            <w:tcW w:w="850" w:type="dxa"/>
            <w:shd w:val="clear" w:color="auto" w:fill="auto"/>
          </w:tcPr>
          <w:p w14:paraId="0E5D5940" w14:textId="77777777" w:rsidR="00BB27EE" w:rsidRDefault="00BB27EE" w:rsidP="00D664E2">
            <w:pPr>
              <w:jc w:val="center"/>
            </w:pPr>
            <w:r>
              <w:rPr>
                <w:rFonts w:hint="eastAsia"/>
              </w:rPr>
              <w:t>P</w:t>
            </w:r>
          </w:p>
        </w:tc>
        <w:tc>
          <w:tcPr>
            <w:tcW w:w="1134" w:type="dxa"/>
            <w:shd w:val="clear" w:color="auto" w:fill="auto"/>
          </w:tcPr>
          <w:p w14:paraId="2E35B6BB" w14:textId="77777777" w:rsidR="00BB27EE" w:rsidRDefault="00BB27EE" w:rsidP="00D664E2">
            <w:r>
              <w:rPr>
                <w:rFonts w:hint="eastAsia"/>
              </w:rPr>
              <w:t>自动带出</w:t>
            </w:r>
          </w:p>
        </w:tc>
        <w:tc>
          <w:tcPr>
            <w:tcW w:w="2693" w:type="dxa"/>
            <w:shd w:val="clear" w:color="auto" w:fill="auto"/>
          </w:tcPr>
          <w:p w14:paraId="5DAFEC8A" w14:textId="77777777" w:rsidR="00BB27EE" w:rsidRDefault="00BB27EE" w:rsidP="00D664E2"/>
        </w:tc>
      </w:tr>
      <w:tr w:rsidR="00BB27EE" w14:paraId="170F9ED4" w14:textId="77777777" w:rsidTr="00D664E2">
        <w:tc>
          <w:tcPr>
            <w:tcW w:w="850" w:type="dxa"/>
          </w:tcPr>
          <w:p w14:paraId="74D4D87B" w14:textId="77777777" w:rsidR="003C2EAC" w:rsidRDefault="003C2EAC" w:rsidP="003C2EAC">
            <w:pPr>
              <w:numPr>
                <w:ilvl w:val="0"/>
                <w:numId w:val="50"/>
              </w:numPr>
              <w:spacing w:line="360" w:lineRule="auto"/>
            </w:pPr>
          </w:p>
        </w:tc>
        <w:tc>
          <w:tcPr>
            <w:tcW w:w="2269" w:type="dxa"/>
            <w:shd w:val="clear" w:color="auto" w:fill="auto"/>
          </w:tcPr>
          <w:p w14:paraId="2481D1D5" w14:textId="77777777" w:rsidR="00BB27EE" w:rsidRPr="00AF653D" w:rsidRDefault="00BB27EE" w:rsidP="00D664E2">
            <w:r w:rsidRPr="00AF653D">
              <w:rPr>
                <w:rFonts w:hint="eastAsia"/>
              </w:rPr>
              <w:t>申请人名称</w:t>
            </w:r>
          </w:p>
        </w:tc>
        <w:tc>
          <w:tcPr>
            <w:tcW w:w="2126" w:type="dxa"/>
            <w:shd w:val="clear" w:color="auto" w:fill="auto"/>
          </w:tcPr>
          <w:p w14:paraId="235BA8A1" w14:textId="77777777" w:rsidR="00BB27EE" w:rsidRDefault="00BB27EE" w:rsidP="00D664E2">
            <w:pPr>
              <w:pStyle w:val="p0"/>
              <w:ind w:firstLine="0"/>
            </w:pPr>
          </w:p>
        </w:tc>
        <w:tc>
          <w:tcPr>
            <w:tcW w:w="993" w:type="dxa"/>
          </w:tcPr>
          <w:p w14:paraId="0E60F093" w14:textId="77777777" w:rsidR="00BB27EE" w:rsidRDefault="00BB27EE" w:rsidP="00D664E2">
            <w:pPr>
              <w:jc w:val="center"/>
            </w:pPr>
            <w:r>
              <w:rPr>
                <w:rFonts w:hint="eastAsia"/>
              </w:rPr>
              <w:t>V(200)</w:t>
            </w:r>
          </w:p>
        </w:tc>
        <w:tc>
          <w:tcPr>
            <w:tcW w:w="850" w:type="dxa"/>
            <w:shd w:val="clear" w:color="auto" w:fill="auto"/>
          </w:tcPr>
          <w:p w14:paraId="37F9E0D7" w14:textId="77777777" w:rsidR="00BB27EE" w:rsidRDefault="00BB27EE" w:rsidP="00D664E2">
            <w:pPr>
              <w:jc w:val="center"/>
            </w:pPr>
            <w:r>
              <w:rPr>
                <w:rFonts w:hint="eastAsia"/>
              </w:rPr>
              <w:t>P</w:t>
            </w:r>
          </w:p>
        </w:tc>
        <w:tc>
          <w:tcPr>
            <w:tcW w:w="1134" w:type="dxa"/>
            <w:shd w:val="clear" w:color="auto" w:fill="auto"/>
          </w:tcPr>
          <w:p w14:paraId="08335CBE" w14:textId="77777777" w:rsidR="00BB27EE" w:rsidRDefault="00BB27EE" w:rsidP="00D664E2">
            <w:r>
              <w:rPr>
                <w:rFonts w:hint="eastAsia"/>
              </w:rPr>
              <w:t>自动带出</w:t>
            </w:r>
          </w:p>
        </w:tc>
        <w:tc>
          <w:tcPr>
            <w:tcW w:w="2693" w:type="dxa"/>
            <w:shd w:val="clear" w:color="auto" w:fill="auto"/>
          </w:tcPr>
          <w:p w14:paraId="3579A730" w14:textId="77777777" w:rsidR="00BB27EE" w:rsidRDefault="00BB27EE" w:rsidP="00D664E2"/>
        </w:tc>
      </w:tr>
      <w:tr w:rsidR="00BB27EE" w14:paraId="5ED2586E" w14:textId="77777777" w:rsidTr="00D664E2">
        <w:tc>
          <w:tcPr>
            <w:tcW w:w="850" w:type="dxa"/>
          </w:tcPr>
          <w:p w14:paraId="4D4CDBF1" w14:textId="77777777" w:rsidR="003C2EAC" w:rsidRDefault="003C2EAC" w:rsidP="003C2EAC">
            <w:pPr>
              <w:numPr>
                <w:ilvl w:val="0"/>
                <w:numId w:val="50"/>
              </w:numPr>
              <w:spacing w:line="360" w:lineRule="auto"/>
            </w:pPr>
          </w:p>
        </w:tc>
        <w:tc>
          <w:tcPr>
            <w:tcW w:w="2269" w:type="dxa"/>
            <w:shd w:val="clear" w:color="auto" w:fill="auto"/>
          </w:tcPr>
          <w:p w14:paraId="189E9DD8" w14:textId="77777777" w:rsidR="00BB27EE" w:rsidRPr="00AF653D" w:rsidRDefault="00BB27EE" w:rsidP="00D664E2">
            <w:r w:rsidRPr="00AF653D">
              <w:rPr>
                <w:rFonts w:hint="eastAsia"/>
              </w:rPr>
              <w:t>申请人名称地址</w:t>
            </w:r>
          </w:p>
        </w:tc>
        <w:tc>
          <w:tcPr>
            <w:tcW w:w="2126" w:type="dxa"/>
            <w:shd w:val="clear" w:color="auto" w:fill="auto"/>
          </w:tcPr>
          <w:p w14:paraId="181A3386" w14:textId="77777777" w:rsidR="00BB27EE" w:rsidRDefault="00BB27EE" w:rsidP="00D664E2">
            <w:pPr>
              <w:pStyle w:val="p0"/>
              <w:ind w:firstLine="0"/>
            </w:pPr>
          </w:p>
        </w:tc>
        <w:tc>
          <w:tcPr>
            <w:tcW w:w="993" w:type="dxa"/>
          </w:tcPr>
          <w:p w14:paraId="40375D2B" w14:textId="77777777" w:rsidR="00BB27EE" w:rsidRDefault="00BB27EE" w:rsidP="00D664E2">
            <w:pPr>
              <w:jc w:val="center"/>
            </w:pPr>
            <w:r>
              <w:rPr>
                <w:rFonts w:hint="eastAsia"/>
              </w:rPr>
              <w:t>V(200)</w:t>
            </w:r>
          </w:p>
        </w:tc>
        <w:tc>
          <w:tcPr>
            <w:tcW w:w="850" w:type="dxa"/>
            <w:shd w:val="clear" w:color="auto" w:fill="auto"/>
          </w:tcPr>
          <w:p w14:paraId="26FE0B05" w14:textId="77777777" w:rsidR="00BB27EE" w:rsidRDefault="00BB27EE" w:rsidP="00D664E2">
            <w:pPr>
              <w:jc w:val="center"/>
            </w:pPr>
            <w:r>
              <w:rPr>
                <w:rFonts w:hint="eastAsia"/>
              </w:rPr>
              <w:t>P</w:t>
            </w:r>
          </w:p>
        </w:tc>
        <w:tc>
          <w:tcPr>
            <w:tcW w:w="1134" w:type="dxa"/>
            <w:shd w:val="clear" w:color="auto" w:fill="auto"/>
          </w:tcPr>
          <w:p w14:paraId="7AF994D5" w14:textId="77777777" w:rsidR="00BB27EE" w:rsidRDefault="00BB27EE" w:rsidP="00D664E2">
            <w:r>
              <w:rPr>
                <w:rFonts w:hint="eastAsia"/>
              </w:rPr>
              <w:t>自动带出</w:t>
            </w:r>
          </w:p>
        </w:tc>
        <w:tc>
          <w:tcPr>
            <w:tcW w:w="2693" w:type="dxa"/>
            <w:shd w:val="clear" w:color="auto" w:fill="auto"/>
          </w:tcPr>
          <w:p w14:paraId="53CF9D4C" w14:textId="77777777" w:rsidR="00BB27EE" w:rsidRDefault="00BB27EE" w:rsidP="00D664E2"/>
        </w:tc>
      </w:tr>
      <w:tr w:rsidR="00BB27EE" w14:paraId="3DCC8A3A" w14:textId="77777777" w:rsidTr="00D664E2">
        <w:tc>
          <w:tcPr>
            <w:tcW w:w="850" w:type="dxa"/>
          </w:tcPr>
          <w:p w14:paraId="46975C69" w14:textId="77777777" w:rsidR="003C2EAC" w:rsidRDefault="003C2EAC" w:rsidP="003C2EAC">
            <w:pPr>
              <w:numPr>
                <w:ilvl w:val="0"/>
                <w:numId w:val="50"/>
              </w:numPr>
              <w:spacing w:line="360" w:lineRule="auto"/>
            </w:pPr>
          </w:p>
        </w:tc>
        <w:tc>
          <w:tcPr>
            <w:tcW w:w="2269" w:type="dxa"/>
            <w:shd w:val="clear" w:color="auto" w:fill="auto"/>
          </w:tcPr>
          <w:p w14:paraId="37C109ED" w14:textId="77777777" w:rsidR="00BB27EE" w:rsidRPr="00AF653D" w:rsidRDefault="00BB27EE" w:rsidP="00D664E2">
            <w:r w:rsidRPr="00AF653D">
              <w:rPr>
                <w:rFonts w:hint="eastAsia"/>
              </w:rPr>
              <w:t>保函类型</w:t>
            </w:r>
          </w:p>
        </w:tc>
        <w:tc>
          <w:tcPr>
            <w:tcW w:w="2126" w:type="dxa"/>
            <w:shd w:val="clear" w:color="auto" w:fill="auto"/>
          </w:tcPr>
          <w:p w14:paraId="03A6A484" w14:textId="77777777" w:rsidR="00BB27EE" w:rsidRDefault="00BB27EE" w:rsidP="00D664E2">
            <w:pPr>
              <w:pStyle w:val="p0"/>
              <w:ind w:firstLine="0"/>
            </w:pPr>
          </w:p>
        </w:tc>
        <w:tc>
          <w:tcPr>
            <w:tcW w:w="993" w:type="dxa"/>
          </w:tcPr>
          <w:p w14:paraId="2B020025" w14:textId="77777777" w:rsidR="00BB27EE" w:rsidRDefault="00BB27EE" w:rsidP="00D664E2">
            <w:pPr>
              <w:jc w:val="center"/>
            </w:pPr>
            <w:r>
              <w:rPr>
                <w:rFonts w:hint="eastAsia"/>
              </w:rPr>
              <w:t>V(3)</w:t>
            </w:r>
          </w:p>
        </w:tc>
        <w:tc>
          <w:tcPr>
            <w:tcW w:w="850" w:type="dxa"/>
            <w:shd w:val="clear" w:color="auto" w:fill="auto"/>
          </w:tcPr>
          <w:p w14:paraId="06CC5B05" w14:textId="77777777" w:rsidR="00BB27EE" w:rsidRDefault="00BB27EE" w:rsidP="00D664E2">
            <w:pPr>
              <w:jc w:val="center"/>
            </w:pPr>
            <w:r>
              <w:rPr>
                <w:rFonts w:hint="eastAsia"/>
              </w:rPr>
              <w:t>P</w:t>
            </w:r>
          </w:p>
        </w:tc>
        <w:tc>
          <w:tcPr>
            <w:tcW w:w="1134" w:type="dxa"/>
            <w:shd w:val="clear" w:color="auto" w:fill="auto"/>
          </w:tcPr>
          <w:p w14:paraId="68CC7E8B" w14:textId="77777777" w:rsidR="00BB27EE" w:rsidRDefault="00BB27EE" w:rsidP="00D664E2">
            <w:r>
              <w:rPr>
                <w:rFonts w:hint="eastAsia"/>
              </w:rPr>
              <w:t>自动带出</w:t>
            </w:r>
          </w:p>
        </w:tc>
        <w:tc>
          <w:tcPr>
            <w:tcW w:w="2693" w:type="dxa"/>
            <w:shd w:val="clear" w:color="auto" w:fill="auto"/>
          </w:tcPr>
          <w:p w14:paraId="081F8F63" w14:textId="77777777" w:rsidR="00BB27EE" w:rsidRDefault="00BB27EE" w:rsidP="00D664E2"/>
        </w:tc>
      </w:tr>
      <w:tr w:rsidR="00BB27EE" w14:paraId="006216F7" w14:textId="77777777" w:rsidTr="00D664E2">
        <w:tc>
          <w:tcPr>
            <w:tcW w:w="850" w:type="dxa"/>
          </w:tcPr>
          <w:p w14:paraId="6ADFB4ED" w14:textId="77777777" w:rsidR="003C2EAC" w:rsidRDefault="003C2EAC" w:rsidP="003C2EAC">
            <w:pPr>
              <w:numPr>
                <w:ilvl w:val="0"/>
                <w:numId w:val="50"/>
              </w:numPr>
              <w:spacing w:line="360" w:lineRule="auto"/>
            </w:pPr>
          </w:p>
        </w:tc>
        <w:tc>
          <w:tcPr>
            <w:tcW w:w="2269" w:type="dxa"/>
            <w:shd w:val="clear" w:color="auto" w:fill="auto"/>
          </w:tcPr>
          <w:p w14:paraId="232CCA7B" w14:textId="77777777" w:rsidR="00BB27EE" w:rsidRPr="00AF653D" w:rsidRDefault="00BB27EE" w:rsidP="00D664E2">
            <w:r w:rsidRPr="00AF653D">
              <w:rPr>
                <w:rFonts w:hint="eastAsia"/>
              </w:rPr>
              <w:t>受益人类型</w:t>
            </w:r>
          </w:p>
        </w:tc>
        <w:tc>
          <w:tcPr>
            <w:tcW w:w="2126" w:type="dxa"/>
            <w:shd w:val="clear" w:color="auto" w:fill="auto"/>
          </w:tcPr>
          <w:p w14:paraId="08609732" w14:textId="77777777" w:rsidR="00BB27EE" w:rsidRDefault="00BB27EE" w:rsidP="00D664E2">
            <w:pPr>
              <w:pStyle w:val="p0"/>
              <w:ind w:firstLine="0"/>
            </w:pPr>
          </w:p>
        </w:tc>
        <w:tc>
          <w:tcPr>
            <w:tcW w:w="993" w:type="dxa"/>
          </w:tcPr>
          <w:p w14:paraId="7C9509B7" w14:textId="77777777" w:rsidR="00BB27EE" w:rsidRDefault="00BB27EE" w:rsidP="00D664E2">
            <w:pPr>
              <w:jc w:val="center"/>
            </w:pPr>
            <w:r>
              <w:rPr>
                <w:rFonts w:hint="eastAsia"/>
              </w:rPr>
              <w:t>V(3)</w:t>
            </w:r>
          </w:p>
        </w:tc>
        <w:tc>
          <w:tcPr>
            <w:tcW w:w="850" w:type="dxa"/>
            <w:shd w:val="clear" w:color="auto" w:fill="auto"/>
          </w:tcPr>
          <w:p w14:paraId="7CA2A64A" w14:textId="77777777" w:rsidR="00BB27EE" w:rsidRDefault="00BB27EE" w:rsidP="00D664E2">
            <w:pPr>
              <w:jc w:val="center"/>
            </w:pPr>
            <w:r>
              <w:rPr>
                <w:rFonts w:hint="eastAsia"/>
              </w:rPr>
              <w:t>P</w:t>
            </w:r>
          </w:p>
        </w:tc>
        <w:tc>
          <w:tcPr>
            <w:tcW w:w="1134" w:type="dxa"/>
            <w:shd w:val="clear" w:color="auto" w:fill="auto"/>
          </w:tcPr>
          <w:p w14:paraId="06D26BFB" w14:textId="77777777" w:rsidR="00BB27EE" w:rsidRDefault="00BB27EE" w:rsidP="00D664E2">
            <w:r>
              <w:rPr>
                <w:rFonts w:hint="eastAsia"/>
              </w:rPr>
              <w:t>自动带出</w:t>
            </w:r>
          </w:p>
        </w:tc>
        <w:tc>
          <w:tcPr>
            <w:tcW w:w="2693" w:type="dxa"/>
            <w:shd w:val="clear" w:color="auto" w:fill="auto"/>
          </w:tcPr>
          <w:p w14:paraId="518542D7" w14:textId="77777777" w:rsidR="00BB27EE" w:rsidRDefault="00BB27EE" w:rsidP="00D664E2"/>
        </w:tc>
      </w:tr>
      <w:tr w:rsidR="00BB27EE" w14:paraId="2B95714F" w14:textId="77777777" w:rsidTr="00D664E2">
        <w:tc>
          <w:tcPr>
            <w:tcW w:w="850" w:type="dxa"/>
          </w:tcPr>
          <w:p w14:paraId="4E17A193" w14:textId="77777777" w:rsidR="003C2EAC" w:rsidRDefault="003C2EAC" w:rsidP="003C2EAC">
            <w:pPr>
              <w:numPr>
                <w:ilvl w:val="0"/>
                <w:numId w:val="50"/>
              </w:numPr>
              <w:spacing w:line="360" w:lineRule="auto"/>
            </w:pPr>
          </w:p>
        </w:tc>
        <w:tc>
          <w:tcPr>
            <w:tcW w:w="2269" w:type="dxa"/>
            <w:shd w:val="clear" w:color="auto" w:fill="auto"/>
          </w:tcPr>
          <w:p w14:paraId="7B9E65CF" w14:textId="77777777" w:rsidR="00BB27EE" w:rsidRPr="00AF653D" w:rsidRDefault="00BB27EE" w:rsidP="00D664E2">
            <w:r w:rsidRPr="00AF653D">
              <w:rPr>
                <w:rFonts w:hint="eastAsia"/>
              </w:rPr>
              <w:t>受益人名称</w:t>
            </w:r>
          </w:p>
        </w:tc>
        <w:tc>
          <w:tcPr>
            <w:tcW w:w="2126" w:type="dxa"/>
            <w:shd w:val="clear" w:color="auto" w:fill="auto"/>
          </w:tcPr>
          <w:p w14:paraId="06B4A386" w14:textId="77777777" w:rsidR="00BB27EE" w:rsidRDefault="00BB27EE" w:rsidP="00D664E2">
            <w:pPr>
              <w:pStyle w:val="p0"/>
              <w:ind w:firstLine="0"/>
            </w:pPr>
          </w:p>
        </w:tc>
        <w:tc>
          <w:tcPr>
            <w:tcW w:w="993" w:type="dxa"/>
          </w:tcPr>
          <w:p w14:paraId="5AF1FFC1" w14:textId="77777777" w:rsidR="00BB27EE" w:rsidRDefault="00BB27EE" w:rsidP="00D664E2">
            <w:pPr>
              <w:jc w:val="center"/>
            </w:pPr>
            <w:r>
              <w:rPr>
                <w:rFonts w:hint="eastAsia"/>
              </w:rPr>
              <w:t>V(200)</w:t>
            </w:r>
          </w:p>
        </w:tc>
        <w:tc>
          <w:tcPr>
            <w:tcW w:w="850" w:type="dxa"/>
            <w:shd w:val="clear" w:color="auto" w:fill="auto"/>
          </w:tcPr>
          <w:p w14:paraId="10ED722C" w14:textId="77777777" w:rsidR="00BB27EE" w:rsidRDefault="00BB27EE" w:rsidP="00D664E2">
            <w:pPr>
              <w:jc w:val="center"/>
            </w:pPr>
            <w:r>
              <w:rPr>
                <w:rFonts w:hint="eastAsia"/>
              </w:rPr>
              <w:t>P</w:t>
            </w:r>
          </w:p>
        </w:tc>
        <w:tc>
          <w:tcPr>
            <w:tcW w:w="1134" w:type="dxa"/>
            <w:shd w:val="clear" w:color="auto" w:fill="auto"/>
          </w:tcPr>
          <w:p w14:paraId="0041BA69" w14:textId="77777777" w:rsidR="00BB27EE" w:rsidRDefault="00BB27EE" w:rsidP="00D664E2">
            <w:r>
              <w:rPr>
                <w:rFonts w:hint="eastAsia"/>
              </w:rPr>
              <w:t>自动带出</w:t>
            </w:r>
          </w:p>
        </w:tc>
        <w:tc>
          <w:tcPr>
            <w:tcW w:w="2693" w:type="dxa"/>
            <w:shd w:val="clear" w:color="auto" w:fill="auto"/>
          </w:tcPr>
          <w:p w14:paraId="7498F900" w14:textId="77777777" w:rsidR="00BB27EE" w:rsidRDefault="00BB27EE" w:rsidP="00D664E2"/>
        </w:tc>
      </w:tr>
      <w:tr w:rsidR="00BB27EE" w14:paraId="2AE1325F" w14:textId="77777777" w:rsidTr="00D664E2">
        <w:tc>
          <w:tcPr>
            <w:tcW w:w="850" w:type="dxa"/>
          </w:tcPr>
          <w:p w14:paraId="1F28B2C0" w14:textId="77777777" w:rsidR="003C2EAC" w:rsidRDefault="003C2EAC" w:rsidP="003C2EAC">
            <w:pPr>
              <w:numPr>
                <w:ilvl w:val="0"/>
                <w:numId w:val="50"/>
              </w:numPr>
              <w:spacing w:line="360" w:lineRule="auto"/>
            </w:pPr>
          </w:p>
        </w:tc>
        <w:tc>
          <w:tcPr>
            <w:tcW w:w="2269" w:type="dxa"/>
            <w:shd w:val="clear" w:color="auto" w:fill="auto"/>
          </w:tcPr>
          <w:p w14:paraId="775E3B6D" w14:textId="77777777" w:rsidR="00BB27EE" w:rsidRPr="00AF653D" w:rsidRDefault="00BB27EE" w:rsidP="00D664E2">
            <w:r>
              <w:rPr>
                <w:rFonts w:hint="eastAsia"/>
              </w:rPr>
              <w:t>受</w:t>
            </w:r>
            <w:r w:rsidRPr="00AF653D">
              <w:rPr>
                <w:rFonts w:hint="eastAsia"/>
              </w:rPr>
              <w:t>益人名称地址</w:t>
            </w:r>
          </w:p>
        </w:tc>
        <w:tc>
          <w:tcPr>
            <w:tcW w:w="2126" w:type="dxa"/>
            <w:shd w:val="clear" w:color="auto" w:fill="auto"/>
          </w:tcPr>
          <w:p w14:paraId="751AAFF8" w14:textId="77777777" w:rsidR="00BB27EE" w:rsidRDefault="00BB27EE" w:rsidP="00D664E2">
            <w:pPr>
              <w:pStyle w:val="p0"/>
              <w:ind w:firstLine="0"/>
            </w:pPr>
          </w:p>
        </w:tc>
        <w:tc>
          <w:tcPr>
            <w:tcW w:w="993" w:type="dxa"/>
          </w:tcPr>
          <w:p w14:paraId="1BDDA22D" w14:textId="77777777" w:rsidR="00BB27EE" w:rsidRDefault="00BB27EE" w:rsidP="00D664E2">
            <w:pPr>
              <w:jc w:val="center"/>
            </w:pPr>
            <w:r>
              <w:rPr>
                <w:rFonts w:hint="eastAsia"/>
              </w:rPr>
              <w:t>V(200)</w:t>
            </w:r>
          </w:p>
        </w:tc>
        <w:tc>
          <w:tcPr>
            <w:tcW w:w="850" w:type="dxa"/>
            <w:shd w:val="clear" w:color="auto" w:fill="auto"/>
          </w:tcPr>
          <w:p w14:paraId="20A34D2D" w14:textId="77777777" w:rsidR="00BB27EE" w:rsidRDefault="00BB27EE" w:rsidP="00D664E2">
            <w:pPr>
              <w:jc w:val="center"/>
            </w:pPr>
            <w:r>
              <w:rPr>
                <w:rFonts w:hint="eastAsia"/>
              </w:rPr>
              <w:t>P</w:t>
            </w:r>
          </w:p>
        </w:tc>
        <w:tc>
          <w:tcPr>
            <w:tcW w:w="1134" w:type="dxa"/>
            <w:shd w:val="clear" w:color="auto" w:fill="auto"/>
          </w:tcPr>
          <w:p w14:paraId="33D46CFF" w14:textId="77777777" w:rsidR="00BB27EE" w:rsidRDefault="00BB27EE" w:rsidP="00D664E2">
            <w:r>
              <w:rPr>
                <w:rFonts w:hint="eastAsia"/>
              </w:rPr>
              <w:t>自动带出</w:t>
            </w:r>
          </w:p>
        </w:tc>
        <w:tc>
          <w:tcPr>
            <w:tcW w:w="2693" w:type="dxa"/>
            <w:shd w:val="clear" w:color="auto" w:fill="auto"/>
          </w:tcPr>
          <w:p w14:paraId="77664E92" w14:textId="77777777" w:rsidR="00BB27EE" w:rsidRDefault="00BB27EE" w:rsidP="00D664E2"/>
        </w:tc>
      </w:tr>
      <w:tr w:rsidR="00BB27EE" w14:paraId="77A83D4B" w14:textId="77777777" w:rsidTr="00D664E2">
        <w:tc>
          <w:tcPr>
            <w:tcW w:w="850" w:type="dxa"/>
          </w:tcPr>
          <w:p w14:paraId="1C563FC1" w14:textId="77777777" w:rsidR="003C2EAC" w:rsidRDefault="003C2EAC" w:rsidP="003C2EAC">
            <w:pPr>
              <w:numPr>
                <w:ilvl w:val="0"/>
                <w:numId w:val="50"/>
              </w:numPr>
              <w:spacing w:line="360" w:lineRule="auto"/>
            </w:pPr>
          </w:p>
        </w:tc>
        <w:tc>
          <w:tcPr>
            <w:tcW w:w="2269" w:type="dxa"/>
            <w:shd w:val="clear" w:color="auto" w:fill="auto"/>
          </w:tcPr>
          <w:p w14:paraId="33D88F67" w14:textId="77777777" w:rsidR="00BB27EE" w:rsidRPr="00AF653D" w:rsidRDefault="00BB27EE" w:rsidP="00D664E2">
            <w:r w:rsidRPr="00AF653D">
              <w:rPr>
                <w:rFonts w:hint="eastAsia"/>
              </w:rPr>
              <w:t>保函开立银行</w:t>
            </w:r>
            <w:r w:rsidRPr="00AF653D">
              <w:rPr>
                <w:rFonts w:hint="eastAsia"/>
              </w:rPr>
              <w:t>SWIFTCODE</w:t>
            </w:r>
          </w:p>
        </w:tc>
        <w:tc>
          <w:tcPr>
            <w:tcW w:w="2126" w:type="dxa"/>
            <w:shd w:val="clear" w:color="auto" w:fill="auto"/>
          </w:tcPr>
          <w:p w14:paraId="1602366A" w14:textId="77777777" w:rsidR="00BB27EE" w:rsidRDefault="00BB27EE" w:rsidP="00D664E2">
            <w:pPr>
              <w:pStyle w:val="p0"/>
              <w:ind w:firstLine="0"/>
            </w:pPr>
          </w:p>
        </w:tc>
        <w:tc>
          <w:tcPr>
            <w:tcW w:w="993" w:type="dxa"/>
          </w:tcPr>
          <w:p w14:paraId="6DEE4BBC" w14:textId="77777777" w:rsidR="00BB27EE" w:rsidRDefault="00BB27EE" w:rsidP="00D664E2">
            <w:pPr>
              <w:jc w:val="center"/>
            </w:pPr>
            <w:r>
              <w:rPr>
                <w:rFonts w:hint="eastAsia"/>
              </w:rPr>
              <w:t>V(20)</w:t>
            </w:r>
          </w:p>
        </w:tc>
        <w:tc>
          <w:tcPr>
            <w:tcW w:w="850" w:type="dxa"/>
            <w:shd w:val="clear" w:color="auto" w:fill="auto"/>
          </w:tcPr>
          <w:p w14:paraId="69DC5338" w14:textId="77777777" w:rsidR="00BB27EE" w:rsidRDefault="00BB27EE" w:rsidP="00D664E2">
            <w:pPr>
              <w:jc w:val="center"/>
            </w:pPr>
            <w:r>
              <w:rPr>
                <w:rFonts w:hint="eastAsia"/>
              </w:rPr>
              <w:t>P</w:t>
            </w:r>
          </w:p>
        </w:tc>
        <w:tc>
          <w:tcPr>
            <w:tcW w:w="1134" w:type="dxa"/>
            <w:shd w:val="clear" w:color="auto" w:fill="auto"/>
          </w:tcPr>
          <w:p w14:paraId="44718926" w14:textId="77777777" w:rsidR="00BB27EE" w:rsidRDefault="00BB27EE" w:rsidP="00D664E2">
            <w:r>
              <w:rPr>
                <w:rFonts w:hint="eastAsia"/>
              </w:rPr>
              <w:t>自动带出</w:t>
            </w:r>
          </w:p>
        </w:tc>
        <w:tc>
          <w:tcPr>
            <w:tcW w:w="2693" w:type="dxa"/>
            <w:shd w:val="clear" w:color="auto" w:fill="auto"/>
          </w:tcPr>
          <w:p w14:paraId="52A74FAB" w14:textId="77777777" w:rsidR="00BB27EE" w:rsidRDefault="00BB27EE" w:rsidP="00D664E2"/>
        </w:tc>
      </w:tr>
      <w:tr w:rsidR="00BB27EE" w14:paraId="42AC9B44" w14:textId="77777777" w:rsidTr="00D664E2">
        <w:tc>
          <w:tcPr>
            <w:tcW w:w="850" w:type="dxa"/>
          </w:tcPr>
          <w:p w14:paraId="0C444ED9" w14:textId="77777777" w:rsidR="003C2EAC" w:rsidRDefault="003C2EAC" w:rsidP="003C2EAC">
            <w:pPr>
              <w:numPr>
                <w:ilvl w:val="0"/>
                <w:numId w:val="50"/>
              </w:numPr>
              <w:spacing w:line="360" w:lineRule="auto"/>
            </w:pPr>
          </w:p>
        </w:tc>
        <w:tc>
          <w:tcPr>
            <w:tcW w:w="2269" w:type="dxa"/>
            <w:shd w:val="clear" w:color="auto" w:fill="auto"/>
          </w:tcPr>
          <w:p w14:paraId="3391A430" w14:textId="77777777" w:rsidR="00BB27EE" w:rsidRPr="00AF653D" w:rsidRDefault="00BB27EE" w:rsidP="00D664E2">
            <w:r w:rsidRPr="00AF653D">
              <w:rPr>
                <w:rFonts w:hint="eastAsia"/>
              </w:rPr>
              <w:t>保函开立银行名称地址</w:t>
            </w:r>
          </w:p>
        </w:tc>
        <w:tc>
          <w:tcPr>
            <w:tcW w:w="2126" w:type="dxa"/>
            <w:shd w:val="clear" w:color="auto" w:fill="auto"/>
          </w:tcPr>
          <w:p w14:paraId="7554989B" w14:textId="77777777" w:rsidR="00BB27EE" w:rsidRDefault="00BB27EE" w:rsidP="00D664E2">
            <w:pPr>
              <w:pStyle w:val="p0"/>
              <w:ind w:firstLine="0"/>
            </w:pPr>
          </w:p>
        </w:tc>
        <w:tc>
          <w:tcPr>
            <w:tcW w:w="993" w:type="dxa"/>
          </w:tcPr>
          <w:p w14:paraId="496F63F9" w14:textId="77777777" w:rsidR="00BB27EE" w:rsidRDefault="00BB27EE" w:rsidP="00D664E2">
            <w:pPr>
              <w:jc w:val="center"/>
            </w:pPr>
            <w:r>
              <w:rPr>
                <w:rFonts w:hint="eastAsia"/>
              </w:rPr>
              <w:t>V(200)</w:t>
            </w:r>
          </w:p>
        </w:tc>
        <w:tc>
          <w:tcPr>
            <w:tcW w:w="850" w:type="dxa"/>
            <w:shd w:val="clear" w:color="auto" w:fill="auto"/>
          </w:tcPr>
          <w:p w14:paraId="515B366D" w14:textId="77777777" w:rsidR="00BB27EE" w:rsidRDefault="00BB27EE" w:rsidP="00D664E2">
            <w:pPr>
              <w:jc w:val="center"/>
            </w:pPr>
            <w:r>
              <w:rPr>
                <w:rFonts w:hint="eastAsia"/>
              </w:rPr>
              <w:t>P</w:t>
            </w:r>
          </w:p>
        </w:tc>
        <w:tc>
          <w:tcPr>
            <w:tcW w:w="1134" w:type="dxa"/>
            <w:shd w:val="clear" w:color="auto" w:fill="auto"/>
          </w:tcPr>
          <w:p w14:paraId="3343CDD0" w14:textId="77777777" w:rsidR="00BB27EE" w:rsidRDefault="00BB27EE" w:rsidP="00D664E2">
            <w:r>
              <w:rPr>
                <w:rFonts w:hint="eastAsia"/>
              </w:rPr>
              <w:t>自动带出</w:t>
            </w:r>
          </w:p>
        </w:tc>
        <w:tc>
          <w:tcPr>
            <w:tcW w:w="2693" w:type="dxa"/>
            <w:shd w:val="clear" w:color="auto" w:fill="auto"/>
          </w:tcPr>
          <w:p w14:paraId="4B3B72B6" w14:textId="77777777" w:rsidR="00BB27EE" w:rsidRDefault="00BB27EE" w:rsidP="00D664E2"/>
        </w:tc>
      </w:tr>
      <w:tr w:rsidR="00BB27EE" w14:paraId="0DF49ACF" w14:textId="77777777" w:rsidTr="00D664E2">
        <w:tc>
          <w:tcPr>
            <w:tcW w:w="850" w:type="dxa"/>
          </w:tcPr>
          <w:p w14:paraId="72CD4FCC" w14:textId="77777777" w:rsidR="003C2EAC" w:rsidRDefault="003C2EAC" w:rsidP="003C2EAC">
            <w:pPr>
              <w:numPr>
                <w:ilvl w:val="0"/>
                <w:numId w:val="50"/>
              </w:numPr>
              <w:spacing w:line="360" w:lineRule="auto"/>
            </w:pPr>
          </w:p>
        </w:tc>
        <w:tc>
          <w:tcPr>
            <w:tcW w:w="2269" w:type="dxa"/>
            <w:shd w:val="clear" w:color="auto" w:fill="auto"/>
          </w:tcPr>
          <w:p w14:paraId="497B4BFB" w14:textId="77777777" w:rsidR="00BB27EE" w:rsidRPr="00AF653D" w:rsidRDefault="00BB27EE" w:rsidP="00D664E2">
            <w:r w:rsidRPr="00AF653D">
              <w:rPr>
                <w:rFonts w:hint="eastAsia"/>
              </w:rPr>
              <w:t>通知日期</w:t>
            </w:r>
          </w:p>
        </w:tc>
        <w:tc>
          <w:tcPr>
            <w:tcW w:w="2126" w:type="dxa"/>
            <w:shd w:val="clear" w:color="auto" w:fill="auto"/>
          </w:tcPr>
          <w:p w14:paraId="1A1EB43A" w14:textId="77777777" w:rsidR="00BB27EE" w:rsidRDefault="00BB27EE" w:rsidP="00D664E2">
            <w:pPr>
              <w:pStyle w:val="p0"/>
              <w:ind w:firstLine="0"/>
            </w:pPr>
          </w:p>
        </w:tc>
        <w:tc>
          <w:tcPr>
            <w:tcW w:w="993" w:type="dxa"/>
          </w:tcPr>
          <w:p w14:paraId="26F4D8F5" w14:textId="77777777" w:rsidR="00BB27EE" w:rsidRDefault="00BB27EE" w:rsidP="00D664E2">
            <w:pPr>
              <w:jc w:val="center"/>
            </w:pPr>
            <w:r>
              <w:rPr>
                <w:rFonts w:hint="eastAsia"/>
              </w:rPr>
              <w:t>D</w:t>
            </w:r>
          </w:p>
        </w:tc>
        <w:tc>
          <w:tcPr>
            <w:tcW w:w="850" w:type="dxa"/>
            <w:shd w:val="clear" w:color="auto" w:fill="auto"/>
          </w:tcPr>
          <w:p w14:paraId="1A33F836" w14:textId="77777777" w:rsidR="00BB27EE" w:rsidRDefault="00BB27EE" w:rsidP="00D664E2">
            <w:pPr>
              <w:jc w:val="center"/>
            </w:pPr>
            <w:r>
              <w:rPr>
                <w:rFonts w:hint="eastAsia"/>
              </w:rPr>
              <w:t>P</w:t>
            </w:r>
          </w:p>
        </w:tc>
        <w:tc>
          <w:tcPr>
            <w:tcW w:w="1134" w:type="dxa"/>
            <w:shd w:val="clear" w:color="auto" w:fill="auto"/>
          </w:tcPr>
          <w:p w14:paraId="56C5F4DA" w14:textId="77777777" w:rsidR="00BB27EE" w:rsidRDefault="00BB27EE" w:rsidP="00D664E2">
            <w:r>
              <w:rPr>
                <w:rFonts w:hint="eastAsia"/>
              </w:rPr>
              <w:t>自动带出</w:t>
            </w:r>
          </w:p>
        </w:tc>
        <w:tc>
          <w:tcPr>
            <w:tcW w:w="2693" w:type="dxa"/>
            <w:shd w:val="clear" w:color="auto" w:fill="auto"/>
          </w:tcPr>
          <w:p w14:paraId="034F22BF" w14:textId="77777777" w:rsidR="00BB27EE" w:rsidRDefault="00BB27EE" w:rsidP="00D664E2"/>
        </w:tc>
      </w:tr>
      <w:tr w:rsidR="00BB27EE" w14:paraId="33E04CE5" w14:textId="77777777" w:rsidTr="00D664E2">
        <w:tc>
          <w:tcPr>
            <w:tcW w:w="850" w:type="dxa"/>
          </w:tcPr>
          <w:p w14:paraId="7BE3AB20" w14:textId="77777777" w:rsidR="003C2EAC" w:rsidRDefault="003C2EAC" w:rsidP="003C2EAC">
            <w:pPr>
              <w:numPr>
                <w:ilvl w:val="0"/>
                <w:numId w:val="50"/>
              </w:numPr>
              <w:spacing w:line="360" w:lineRule="auto"/>
            </w:pPr>
          </w:p>
        </w:tc>
        <w:tc>
          <w:tcPr>
            <w:tcW w:w="2269" w:type="dxa"/>
            <w:shd w:val="clear" w:color="auto" w:fill="auto"/>
          </w:tcPr>
          <w:p w14:paraId="6828D6BF" w14:textId="77777777" w:rsidR="00BB27EE" w:rsidRPr="00AF653D" w:rsidRDefault="00BB27EE" w:rsidP="00D664E2">
            <w:r w:rsidRPr="00AF653D">
              <w:rPr>
                <w:rFonts w:hint="eastAsia"/>
              </w:rPr>
              <w:t>开立日期</w:t>
            </w:r>
          </w:p>
        </w:tc>
        <w:tc>
          <w:tcPr>
            <w:tcW w:w="2126" w:type="dxa"/>
            <w:shd w:val="clear" w:color="auto" w:fill="auto"/>
          </w:tcPr>
          <w:p w14:paraId="01C33B6D" w14:textId="77777777" w:rsidR="00BB27EE" w:rsidRDefault="00BB27EE" w:rsidP="00D664E2">
            <w:pPr>
              <w:pStyle w:val="p0"/>
              <w:ind w:firstLine="0"/>
            </w:pPr>
          </w:p>
        </w:tc>
        <w:tc>
          <w:tcPr>
            <w:tcW w:w="993" w:type="dxa"/>
          </w:tcPr>
          <w:p w14:paraId="39CB7680" w14:textId="77777777" w:rsidR="00BB27EE" w:rsidRDefault="00BB27EE" w:rsidP="00D664E2">
            <w:pPr>
              <w:jc w:val="center"/>
            </w:pPr>
            <w:r>
              <w:rPr>
                <w:rFonts w:hint="eastAsia"/>
              </w:rPr>
              <w:t>D</w:t>
            </w:r>
          </w:p>
        </w:tc>
        <w:tc>
          <w:tcPr>
            <w:tcW w:w="850" w:type="dxa"/>
            <w:shd w:val="clear" w:color="auto" w:fill="auto"/>
          </w:tcPr>
          <w:p w14:paraId="4D8DE54B" w14:textId="77777777" w:rsidR="00BB27EE" w:rsidRDefault="00BB27EE" w:rsidP="00D664E2">
            <w:pPr>
              <w:jc w:val="center"/>
            </w:pPr>
            <w:r>
              <w:rPr>
                <w:rFonts w:hint="eastAsia"/>
              </w:rPr>
              <w:t>P</w:t>
            </w:r>
          </w:p>
        </w:tc>
        <w:tc>
          <w:tcPr>
            <w:tcW w:w="1134" w:type="dxa"/>
            <w:shd w:val="clear" w:color="auto" w:fill="auto"/>
          </w:tcPr>
          <w:p w14:paraId="57A24217" w14:textId="77777777" w:rsidR="00BB27EE" w:rsidRDefault="00BB27EE" w:rsidP="00D664E2">
            <w:r>
              <w:rPr>
                <w:rFonts w:hint="eastAsia"/>
              </w:rPr>
              <w:t>自动带出</w:t>
            </w:r>
          </w:p>
        </w:tc>
        <w:tc>
          <w:tcPr>
            <w:tcW w:w="2693" w:type="dxa"/>
            <w:shd w:val="clear" w:color="auto" w:fill="auto"/>
          </w:tcPr>
          <w:p w14:paraId="06CE5004" w14:textId="77777777" w:rsidR="00BB27EE" w:rsidRDefault="00BB27EE" w:rsidP="00D664E2"/>
        </w:tc>
      </w:tr>
      <w:tr w:rsidR="00BB27EE" w14:paraId="14281B9F" w14:textId="77777777" w:rsidTr="00D664E2">
        <w:tc>
          <w:tcPr>
            <w:tcW w:w="850" w:type="dxa"/>
          </w:tcPr>
          <w:p w14:paraId="3EF2C3CF" w14:textId="77777777" w:rsidR="003C2EAC" w:rsidRDefault="003C2EAC" w:rsidP="003C2EAC">
            <w:pPr>
              <w:numPr>
                <w:ilvl w:val="0"/>
                <w:numId w:val="50"/>
              </w:numPr>
              <w:spacing w:line="360" w:lineRule="auto"/>
            </w:pPr>
          </w:p>
        </w:tc>
        <w:tc>
          <w:tcPr>
            <w:tcW w:w="2269" w:type="dxa"/>
            <w:shd w:val="clear" w:color="auto" w:fill="auto"/>
          </w:tcPr>
          <w:p w14:paraId="024EB525" w14:textId="77777777" w:rsidR="00BB27EE" w:rsidRPr="00AF653D" w:rsidRDefault="00BB27EE" w:rsidP="00D664E2">
            <w:r>
              <w:rPr>
                <w:rFonts w:hint="eastAsia"/>
              </w:rPr>
              <w:t>生效日</w:t>
            </w:r>
            <w:r w:rsidRPr="00AF653D">
              <w:rPr>
                <w:rFonts w:hint="eastAsia"/>
              </w:rPr>
              <w:t>期</w:t>
            </w:r>
          </w:p>
        </w:tc>
        <w:tc>
          <w:tcPr>
            <w:tcW w:w="2126" w:type="dxa"/>
            <w:shd w:val="clear" w:color="auto" w:fill="auto"/>
          </w:tcPr>
          <w:p w14:paraId="2087F0DC" w14:textId="77777777" w:rsidR="00BB27EE" w:rsidRDefault="00BB27EE" w:rsidP="00D664E2">
            <w:pPr>
              <w:pStyle w:val="p0"/>
              <w:ind w:firstLine="0"/>
            </w:pPr>
          </w:p>
        </w:tc>
        <w:tc>
          <w:tcPr>
            <w:tcW w:w="993" w:type="dxa"/>
          </w:tcPr>
          <w:p w14:paraId="1A2FE60B" w14:textId="77777777" w:rsidR="00BB27EE" w:rsidRDefault="00BB27EE" w:rsidP="00D664E2">
            <w:pPr>
              <w:jc w:val="center"/>
            </w:pPr>
            <w:r>
              <w:rPr>
                <w:rFonts w:hint="eastAsia"/>
              </w:rPr>
              <w:t>V(3)</w:t>
            </w:r>
          </w:p>
        </w:tc>
        <w:tc>
          <w:tcPr>
            <w:tcW w:w="850" w:type="dxa"/>
            <w:shd w:val="clear" w:color="auto" w:fill="auto"/>
          </w:tcPr>
          <w:p w14:paraId="3A98EE5E" w14:textId="77777777" w:rsidR="00BB27EE" w:rsidRDefault="00BB27EE" w:rsidP="00D664E2">
            <w:pPr>
              <w:jc w:val="center"/>
            </w:pPr>
            <w:r>
              <w:rPr>
                <w:rFonts w:hint="eastAsia"/>
              </w:rPr>
              <w:t>P</w:t>
            </w:r>
          </w:p>
        </w:tc>
        <w:tc>
          <w:tcPr>
            <w:tcW w:w="1134" w:type="dxa"/>
            <w:shd w:val="clear" w:color="auto" w:fill="auto"/>
          </w:tcPr>
          <w:p w14:paraId="17FD52BC" w14:textId="77777777" w:rsidR="00BB27EE" w:rsidRDefault="00BB27EE" w:rsidP="00D664E2">
            <w:r>
              <w:rPr>
                <w:rFonts w:hint="eastAsia"/>
              </w:rPr>
              <w:t>自动带出</w:t>
            </w:r>
          </w:p>
        </w:tc>
        <w:tc>
          <w:tcPr>
            <w:tcW w:w="2693" w:type="dxa"/>
            <w:shd w:val="clear" w:color="auto" w:fill="auto"/>
          </w:tcPr>
          <w:p w14:paraId="6C5BADD1" w14:textId="77777777" w:rsidR="00BB27EE" w:rsidRDefault="00BB27EE" w:rsidP="00D664E2"/>
        </w:tc>
      </w:tr>
      <w:tr w:rsidR="00BB27EE" w14:paraId="50ADC365" w14:textId="77777777" w:rsidTr="00D664E2">
        <w:tc>
          <w:tcPr>
            <w:tcW w:w="850" w:type="dxa"/>
          </w:tcPr>
          <w:p w14:paraId="61B85D6E" w14:textId="77777777" w:rsidR="003C2EAC" w:rsidRDefault="003C2EAC" w:rsidP="003C2EAC">
            <w:pPr>
              <w:numPr>
                <w:ilvl w:val="0"/>
                <w:numId w:val="50"/>
              </w:numPr>
              <w:spacing w:line="360" w:lineRule="auto"/>
            </w:pPr>
          </w:p>
        </w:tc>
        <w:tc>
          <w:tcPr>
            <w:tcW w:w="2269" w:type="dxa"/>
            <w:shd w:val="clear" w:color="auto" w:fill="auto"/>
          </w:tcPr>
          <w:p w14:paraId="78E5276A" w14:textId="77777777" w:rsidR="00BB27EE" w:rsidRPr="00AF653D" w:rsidRDefault="00BB27EE" w:rsidP="00D664E2">
            <w:r w:rsidRPr="00AF653D">
              <w:rPr>
                <w:rFonts w:hint="eastAsia"/>
              </w:rPr>
              <w:t>效期类型</w:t>
            </w:r>
          </w:p>
        </w:tc>
        <w:tc>
          <w:tcPr>
            <w:tcW w:w="2126" w:type="dxa"/>
            <w:shd w:val="clear" w:color="auto" w:fill="auto"/>
          </w:tcPr>
          <w:p w14:paraId="0A260147" w14:textId="77777777" w:rsidR="00BB27EE" w:rsidRDefault="00BB27EE" w:rsidP="00D664E2">
            <w:pPr>
              <w:pStyle w:val="p0"/>
              <w:ind w:firstLine="0"/>
            </w:pPr>
          </w:p>
        </w:tc>
        <w:tc>
          <w:tcPr>
            <w:tcW w:w="993" w:type="dxa"/>
          </w:tcPr>
          <w:p w14:paraId="6F0BA654" w14:textId="77777777" w:rsidR="00BB27EE" w:rsidRDefault="00BB27EE" w:rsidP="00D664E2">
            <w:pPr>
              <w:jc w:val="center"/>
            </w:pPr>
            <w:r>
              <w:rPr>
                <w:rFonts w:hint="eastAsia"/>
              </w:rPr>
              <w:t>D</w:t>
            </w:r>
          </w:p>
        </w:tc>
        <w:tc>
          <w:tcPr>
            <w:tcW w:w="850" w:type="dxa"/>
            <w:shd w:val="clear" w:color="auto" w:fill="auto"/>
          </w:tcPr>
          <w:p w14:paraId="2CF8E4CB" w14:textId="77777777" w:rsidR="00BB27EE" w:rsidRDefault="00BB27EE" w:rsidP="00D664E2">
            <w:pPr>
              <w:jc w:val="center"/>
            </w:pPr>
            <w:r>
              <w:rPr>
                <w:rFonts w:hint="eastAsia"/>
              </w:rPr>
              <w:t>P</w:t>
            </w:r>
          </w:p>
        </w:tc>
        <w:tc>
          <w:tcPr>
            <w:tcW w:w="1134" w:type="dxa"/>
            <w:shd w:val="clear" w:color="auto" w:fill="auto"/>
          </w:tcPr>
          <w:p w14:paraId="636E1862" w14:textId="77777777" w:rsidR="00BB27EE" w:rsidRDefault="00BB27EE" w:rsidP="00D664E2">
            <w:r>
              <w:rPr>
                <w:rFonts w:hint="eastAsia"/>
              </w:rPr>
              <w:t>自动带出</w:t>
            </w:r>
          </w:p>
        </w:tc>
        <w:tc>
          <w:tcPr>
            <w:tcW w:w="2693" w:type="dxa"/>
            <w:shd w:val="clear" w:color="auto" w:fill="auto"/>
          </w:tcPr>
          <w:p w14:paraId="11AA633D" w14:textId="77777777" w:rsidR="00BB27EE" w:rsidRDefault="00BB27EE" w:rsidP="00D664E2"/>
        </w:tc>
      </w:tr>
      <w:tr w:rsidR="00BB27EE" w14:paraId="1EEF9B44" w14:textId="77777777" w:rsidTr="00D664E2">
        <w:tc>
          <w:tcPr>
            <w:tcW w:w="850" w:type="dxa"/>
          </w:tcPr>
          <w:p w14:paraId="352DE849" w14:textId="77777777" w:rsidR="003C2EAC" w:rsidRDefault="003C2EAC" w:rsidP="003C2EAC">
            <w:pPr>
              <w:numPr>
                <w:ilvl w:val="0"/>
                <w:numId w:val="50"/>
              </w:numPr>
              <w:spacing w:line="360" w:lineRule="auto"/>
            </w:pPr>
          </w:p>
        </w:tc>
        <w:tc>
          <w:tcPr>
            <w:tcW w:w="2269" w:type="dxa"/>
            <w:shd w:val="clear" w:color="auto" w:fill="auto"/>
          </w:tcPr>
          <w:p w14:paraId="3D351641" w14:textId="77777777" w:rsidR="00BB27EE" w:rsidRPr="00AF653D" w:rsidRDefault="00BB27EE" w:rsidP="00D664E2">
            <w:r>
              <w:rPr>
                <w:rFonts w:hint="eastAsia"/>
              </w:rPr>
              <w:t>失效日期</w:t>
            </w:r>
          </w:p>
        </w:tc>
        <w:tc>
          <w:tcPr>
            <w:tcW w:w="2126" w:type="dxa"/>
            <w:shd w:val="clear" w:color="auto" w:fill="auto"/>
          </w:tcPr>
          <w:p w14:paraId="38A39E5F" w14:textId="77777777" w:rsidR="00BB27EE" w:rsidRDefault="00BB27EE" w:rsidP="00D664E2">
            <w:pPr>
              <w:pStyle w:val="p0"/>
              <w:ind w:firstLine="0"/>
            </w:pPr>
          </w:p>
        </w:tc>
        <w:tc>
          <w:tcPr>
            <w:tcW w:w="993" w:type="dxa"/>
          </w:tcPr>
          <w:p w14:paraId="77FF656B" w14:textId="77777777" w:rsidR="00BB27EE" w:rsidRDefault="00BB27EE" w:rsidP="00D664E2">
            <w:pPr>
              <w:jc w:val="center"/>
            </w:pPr>
            <w:r>
              <w:rPr>
                <w:rFonts w:hint="eastAsia"/>
              </w:rPr>
              <w:t>D</w:t>
            </w:r>
          </w:p>
        </w:tc>
        <w:tc>
          <w:tcPr>
            <w:tcW w:w="850" w:type="dxa"/>
            <w:shd w:val="clear" w:color="auto" w:fill="auto"/>
          </w:tcPr>
          <w:p w14:paraId="1BE2C1F2" w14:textId="77777777" w:rsidR="00BB27EE" w:rsidRDefault="00BB27EE" w:rsidP="00D664E2">
            <w:pPr>
              <w:jc w:val="center"/>
            </w:pPr>
            <w:r>
              <w:rPr>
                <w:rFonts w:hint="eastAsia"/>
              </w:rPr>
              <w:t>P</w:t>
            </w:r>
          </w:p>
        </w:tc>
        <w:tc>
          <w:tcPr>
            <w:tcW w:w="1134" w:type="dxa"/>
            <w:shd w:val="clear" w:color="auto" w:fill="auto"/>
          </w:tcPr>
          <w:p w14:paraId="65370EFE" w14:textId="77777777" w:rsidR="00BB27EE" w:rsidRDefault="00BB27EE" w:rsidP="00D664E2">
            <w:r>
              <w:rPr>
                <w:rFonts w:hint="eastAsia"/>
              </w:rPr>
              <w:t>自动带出</w:t>
            </w:r>
          </w:p>
        </w:tc>
        <w:tc>
          <w:tcPr>
            <w:tcW w:w="2693" w:type="dxa"/>
            <w:shd w:val="clear" w:color="auto" w:fill="auto"/>
          </w:tcPr>
          <w:p w14:paraId="0C471B51" w14:textId="77777777" w:rsidR="00BB27EE" w:rsidRDefault="00BB27EE" w:rsidP="00D664E2"/>
        </w:tc>
      </w:tr>
      <w:tr w:rsidR="00BB27EE" w14:paraId="39848B69" w14:textId="77777777" w:rsidTr="00D664E2">
        <w:tc>
          <w:tcPr>
            <w:tcW w:w="850" w:type="dxa"/>
          </w:tcPr>
          <w:p w14:paraId="692432F4" w14:textId="77777777" w:rsidR="003C2EAC" w:rsidRDefault="003C2EAC" w:rsidP="003C2EAC">
            <w:pPr>
              <w:numPr>
                <w:ilvl w:val="0"/>
                <w:numId w:val="50"/>
              </w:numPr>
              <w:spacing w:line="360" w:lineRule="auto"/>
            </w:pPr>
          </w:p>
        </w:tc>
        <w:tc>
          <w:tcPr>
            <w:tcW w:w="2269" w:type="dxa"/>
            <w:shd w:val="clear" w:color="auto" w:fill="auto"/>
          </w:tcPr>
          <w:p w14:paraId="2CC39DC6" w14:textId="77777777" w:rsidR="00BB27EE" w:rsidRPr="00AF653D" w:rsidRDefault="00BB27EE" w:rsidP="00D664E2">
            <w:r>
              <w:rPr>
                <w:rFonts w:hint="eastAsia"/>
              </w:rPr>
              <w:t>备注</w:t>
            </w:r>
          </w:p>
        </w:tc>
        <w:tc>
          <w:tcPr>
            <w:tcW w:w="2126" w:type="dxa"/>
            <w:shd w:val="clear" w:color="auto" w:fill="auto"/>
          </w:tcPr>
          <w:p w14:paraId="67887451" w14:textId="77777777" w:rsidR="00BB27EE" w:rsidRDefault="00BB27EE" w:rsidP="00D664E2">
            <w:pPr>
              <w:pStyle w:val="p0"/>
              <w:ind w:firstLine="0"/>
            </w:pPr>
          </w:p>
        </w:tc>
        <w:tc>
          <w:tcPr>
            <w:tcW w:w="993" w:type="dxa"/>
          </w:tcPr>
          <w:p w14:paraId="78E33AE3" w14:textId="77777777" w:rsidR="00BB27EE" w:rsidRDefault="00BB27EE" w:rsidP="00D664E2">
            <w:pPr>
              <w:jc w:val="center"/>
            </w:pPr>
            <w:r>
              <w:rPr>
                <w:rFonts w:hint="eastAsia"/>
              </w:rPr>
              <w:t>V(200)</w:t>
            </w:r>
          </w:p>
        </w:tc>
        <w:tc>
          <w:tcPr>
            <w:tcW w:w="850" w:type="dxa"/>
            <w:shd w:val="clear" w:color="auto" w:fill="auto"/>
          </w:tcPr>
          <w:p w14:paraId="40571325" w14:textId="77777777" w:rsidR="00BB27EE" w:rsidRDefault="00BB27EE" w:rsidP="00D664E2">
            <w:pPr>
              <w:jc w:val="center"/>
            </w:pPr>
            <w:r>
              <w:rPr>
                <w:rFonts w:hint="eastAsia"/>
              </w:rPr>
              <w:t>O</w:t>
            </w:r>
          </w:p>
        </w:tc>
        <w:tc>
          <w:tcPr>
            <w:tcW w:w="1134" w:type="dxa"/>
            <w:shd w:val="clear" w:color="auto" w:fill="auto"/>
          </w:tcPr>
          <w:p w14:paraId="678655DF" w14:textId="77777777" w:rsidR="00BB27EE" w:rsidRDefault="00BB27EE" w:rsidP="00D664E2">
            <w:r>
              <w:rPr>
                <w:rFonts w:hint="eastAsia"/>
              </w:rPr>
              <w:t>手工录入</w:t>
            </w:r>
          </w:p>
        </w:tc>
        <w:tc>
          <w:tcPr>
            <w:tcW w:w="2693" w:type="dxa"/>
            <w:shd w:val="clear" w:color="auto" w:fill="auto"/>
          </w:tcPr>
          <w:p w14:paraId="27992747" w14:textId="77777777" w:rsidR="00BB27EE" w:rsidRDefault="00BB27EE" w:rsidP="00D664E2"/>
        </w:tc>
      </w:tr>
      <w:tr w:rsidR="00BB27EE" w14:paraId="135ECF8C" w14:textId="77777777" w:rsidTr="00D664E2">
        <w:tc>
          <w:tcPr>
            <w:tcW w:w="850" w:type="dxa"/>
          </w:tcPr>
          <w:p w14:paraId="2CE512F6" w14:textId="77777777" w:rsidR="003C2EAC" w:rsidRDefault="003C2EAC" w:rsidP="003C2EAC">
            <w:pPr>
              <w:numPr>
                <w:ilvl w:val="0"/>
                <w:numId w:val="50"/>
              </w:numPr>
              <w:spacing w:line="360" w:lineRule="auto"/>
            </w:pPr>
          </w:p>
        </w:tc>
        <w:tc>
          <w:tcPr>
            <w:tcW w:w="2269" w:type="dxa"/>
            <w:shd w:val="clear" w:color="auto" w:fill="auto"/>
          </w:tcPr>
          <w:p w14:paraId="6B153CB5" w14:textId="77777777" w:rsidR="00BB27EE" w:rsidRDefault="00BB27EE" w:rsidP="00D664E2">
            <w:r>
              <w:rPr>
                <w:rFonts w:hint="eastAsia"/>
              </w:rPr>
              <w:t>费用管理</w:t>
            </w:r>
          </w:p>
        </w:tc>
        <w:tc>
          <w:tcPr>
            <w:tcW w:w="2126" w:type="dxa"/>
            <w:shd w:val="clear" w:color="auto" w:fill="auto"/>
          </w:tcPr>
          <w:p w14:paraId="28C6E7B0" w14:textId="77777777" w:rsidR="00BB27EE" w:rsidRDefault="00BB27EE" w:rsidP="00D664E2">
            <w:pPr>
              <w:pStyle w:val="p0"/>
              <w:ind w:firstLine="0"/>
            </w:pPr>
          </w:p>
        </w:tc>
        <w:tc>
          <w:tcPr>
            <w:tcW w:w="993" w:type="dxa"/>
          </w:tcPr>
          <w:p w14:paraId="71B30F32" w14:textId="77777777" w:rsidR="00BB27EE" w:rsidRDefault="00BB27EE" w:rsidP="00D664E2">
            <w:pPr>
              <w:jc w:val="center"/>
            </w:pPr>
            <w:r>
              <w:rPr>
                <w:rFonts w:hint="eastAsia"/>
              </w:rPr>
              <w:t>控件</w:t>
            </w:r>
          </w:p>
        </w:tc>
        <w:tc>
          <w:tcPr>
            <w:tcW w:w="850" w:type="dxa"/>
            <w:shd w:val="clear" w:color="auto" w:fill="auto"/>
          </w:tcPr>
          <w:p w14:paraId="7D5ADD35" w14:textId="77777777" w:rsidR="00BB27EE" w:rsidRDefault="00BB27EE" w:rsidP="00D664E2">
            <w:pPr>
              <w:jc w:val="center"/>
            </w:pPr>
            <w:r>
              <w:rPr>
                <w:rFonts w:hint="eastAsia"/>
              </w:rPr>
              <w:t>O</w:t>
            </w:r>
          </w:p>
        </w:tc>
        <w:tc>
          <w:tcPr>
            <w:tcW w:w="1134" w:type="dxa"/>
            <w:shd w:val="clear" w:color="auto" w:fill="auto"/>
          </w:tcPr>
          <w:p w14:paraId="21E537C3" w14:textId="77777777" w:rsidR="00BB27EE" w:rsidRDefault="00BB27EE" w:rsidP="00D664E2">
            <w:r>
              <w:rPr>
                <w:rFonts w:hint="eastAsia"/>
              </w:rPr>
              <w:t>手工录入</w:t>
            </w:r>
          </w:p>
        </w:tc>
        <w:tc>
          <w:tcPr>
            <w:tcW w:w="2693" w:type="dxa"/>
            <w:shd w:val="clear" w:color="auto" w:fill="auto"/>
          </w:tcPr>
          <w:p w14:paraId="7198F0E7" w14:textId="77777777" w:rsidR="00BB27EE" w:rsidRDefault="00BB27EE" w:rsidP="00D664E2"/>
        </w:tc>
      </w:tr>
    </w:tbl>
    <w:p w14:paraId="374CEAA1" w14:textId="77777777" w:rsidR="00BB27EE" w:rsidRDefault="00BB27EE" w:rsidP="006E45E9">
      <w:pPr>
        <w:pStyle w:val="4"/>
      </w:pPr>
      <w:r>
        <w:rPr>
          <w:rFonts w:hint="eastAsia"/>
        </w:rPr>
        <w:t>交易控制</w:t>
      </w:r>
    </w:p>
    <w:p w14:paraId="1CD1E1E1" w14:textId="77777777" w:rsidR="00BB27EE" w:rsidRDefault="00BB27EE" w:rsidP="00B84A42">
      <w:pPr>
        <w:pStyle w:val="5"/>
      </w:pPr>
      <w:r>
        <w:rPr>
          <w:rFonts w:hint="eastAsia"/>
        </w:rPr>
        <w:t>左树控制</w:t>
      </w:r>
    </w:p>
    <w:p w14:paraId="3AD341D7" w14:textId="77777777" w:rsidR="00BB27EE" w:rsidRPr="0041545D" w:rsidRDefault="00BB27EE" w:rsidP="00BB27EE">
      <w:pPr>
        <w:ind w:firstLine="420"/>
      </w:pPr>
      <w:r>
        <w:rPr>
          <w:rFonts w:hint="eastAsia"/>
        </w:rPr>
        <w:t>交易加载未注销、未撤销的</w:t>
      </w:r>
      <w:r w:rsidR="00734B8F">
        <w:rPr>
          <w:rFonts w:hint="eastAsia"/>
        </w:rPr>
        <w:t>索赔</w:t>
      </w:r>
      <w:r>
        <w:rPr>
          <w:rFonts w:hint="eastAsia"/>
        </w:rPr>
        <w:t>信息。</w:t>
      </w:r>
    </w:p>
    <w:p w14:paraId="5591AB6C" w14:textId="77777777" w:rsidR="00BB27EE" w:rsidRDefault="00BB27EE" w:rsidP="006E45E9">
      <w:pPr>
        <w:pStyle w:val="4"/>
        <w:ind w:left="735" w:hanging="735"/>
      </w:pPr>
      <w:r>
        <w:rPr>
          <w:rFonts w:hint="eastAsia"/>
        </w:rPr>
        <w:t>边界描述</w:t>
      </w:r>
    </w:p>
    <w:p w14:paraId="506A31AA" w14:textId="77777777" w:rsidR="00BB27EE" w:rsidRPr="00CE1DF6" w:rsidRDefault="00BB27EE" w:rsidP="00BB27EE">
      <w:pPr>
        <w:ind w:firstLine="420"/>
      </w:pPr>
      <w:r>
        <w:rPr>
          <w:rFonts w:hint="eastAsia"/>
        </w:rPr>
        <w:t>无。</w:t>
      </w:r>
    </w:p>
    <w:p w14:paraId="15002206" w14:textId="77777777" w:rsidR="00BB27EE" w:rsidRPr="00F67303" w:rsidRDefault="00BB27EE" w:rsidP="006E45E9">
      <w:pPr>
        <w:pStyle w:val="4"/>
        <w:ind w:left="0" w:firstLine="0"/>
      </w:pPr>
      <w:r>
        <w:rPr>
          <w:rFonts w:hint="eastAsia"/>
        </w:rPr>
        <w:t>输出描述</w:t>
      </w:r>
    </w:p>
    <w:p w14:paraId="4125FCCC" w14:textId="77777777" w:rsidR="00BB27EE" w:rsidRDefault="00BB27EE" w:rsidP="00B84A42">
      <w:pPr>
        <w:pStyle w:val="5"/>
      </w:pPr>
      <w:r>
        <w:rPr>
          <w:rFonts w:hint="eastAsia"/>
        </w:rPr>
        <w:t>面函</w:t>
      </w:r>
    </w:p>
    <w:p w14:paraId="695FF5EC" w14:textId="77777777" w:rsidR="00BB27EE" w:rsidRPr="00A56B7B" w:rsidRDefault="00BB27EE" w:rsidP="00BB27EE">
      <w:pPr>
        <w:ind w:firstLine="420"/>
      </w:pPr>
      <w:r>
        <w:rPr>
          <w:rFonts w:hint="eastAsia"/>
        </w:rPr>
        <w:t>产生</w:t>
      </w:r>
      <w:r>
        <w:rPr>
          <w:rFonts w:hint="eastAsia"/>
        </w:rPr>
        <w:t>&lt;</w:t>
      </w:r>
      <w:r>
        <w:rPr>
          <w:rFonts w:hint="eastAsia"/>
        </w:rPr>
        <w:t>索赔面函</w:t>
      </w:r>
      <w:r>
        <w:rPr>
          <w:rFonts w:hint="eastAsia"/>
        </w:rPr>
        <w:t>&gt;</w:t>
      </w:r>
      <w:r>
        <w:rPr>
          <w:rFonts w:hint="eastAsia"/>
        </w:rPr>
        <w:t>用于索赔</w:t>
      </w:r>
    </w:p>
    <w:p w14:paraId="216A5A71" w14:textId="77777777" w:rsidR="00BB27EE" w:rsidRDefault="00BB27EE" w:rsidP="00B84A42">
      <w:pPr>
        <w:pStyle w:val="5"/>
      </w:pPr>
      <w:r>
        <w:rPr>
          <w:rFonts w:hint="eastAsia"/>
        </w:rPr>
        <w:t>报文</w:t>
      </w:r>
    </w:p>
    <w:p w14:paraId="081C769F" w14:textId="77777777" w:rsidR="00BB27EE" w:rsidRDefault="00BB27EE" w:rsidP="00BB27EE">
      <w:pPr>
        <w:ind w:firstLine="420"/>
      </w:pPr>
      <w:r>
        <w:rPr>
          <w:rFonts w:hint="eastAsia"/>
        </w:rPr>
        <w:t>可发送</w:t>
      </w:r>
      <w:r>
        <w:rPr>
          <w:rFonts w:hint="eastAsia"/>
        </w:rPr>
        <w:t>MT799</w:t>
      </w:r>
      <w:r>
        <w:rPr>
          <w:rFonts w:hint="eastAsia"/>
        </w:rPr>
        <w:t>用于索赔。</w:t>
      </w:r>
    </w:p>
    <w:p w14:paraId="46FF75DF" w14:textId="77777777" w:rsidR="00BB27EE" w:rsidRPr="0080498F" w:rsidRDefault="00BB27EE" w:rsidP="006E45E9">
      <w:pPr>
        <w:pStyle w:val="4"/>
      </w:pPr>
      <w:r>
        <w:rPr>
          <w:rFonts w:hint="eastAsia"/>
        </w:rPr>
        <w:t>额度</w:t>
      </w:r>
    </w:p>
    <w:p w14:paraId="5159CA1F" w14:textId="77777777" w:rsidR="00BB27EE" w:rsidRPr="00534776" w:rsidRDefault="00BB27EE" w:rsidP="00BB27EE">
      <w:pPr>
        <w:ind w:firstLine="420"/>
      </w:pPr>
      <w:r>
        <w:rPr>
          <w:rFonts w:hint="eastAsia"/>
        </w:rPr>
        <w:t>无。</w:t>
      </w:r>
    </w:p>
    <w:p w14:paraId="7CABE67E" w14:textId="77777777" w:rsidR="00BB27EE" w:rsidRDefault="00BB27EE" w:rsidP="006E45E9">
      <w:pPr>
        <w:pStyle w:val="4"/>
      </w:pPr>
      <w:r>
        <w:rPr>
          <w:rFonts w:hint="eastAsia"/>
        </w:rPr>
        <w:t>手续费</w:t>
      </w:r>
    </w:p>
    <w:p w14:paraId="69B66ACE" w14:textId="77777777" w:rsidR="00BB27EE" w:rsidRPr="00051E17" w:rsidRDefault="00BB27EE" w:rsidP="00BB27EE">
      <w:pPr>
        <w:spacing w:line="240" w:lineRule="atLeast"/>
        <w:ind w:left="432"/>
      </w:pPr>
      <w:r w:rsidRPr="000F2D9F">
        <w:rPr>
          <w:rFonts w:hint="eastAsia"/>
        </w:rPr>
        <w:t>默认的收费方式：</w:t>
      </w:r>
      <w:r>
        <w:rPr>
          <w:rFonts w:hint="eastAsia"/>
        </w:rPr>
        <w:t>后收、外收</w:t>
      </w:r>
      <w:r w:rsidRPr="000F2D9F">
        <w:rPr>
          <w:rFonts w:hint="eastAsia"/>
        </w:rPr>
        <w:t>。允许现收，后收，免收，</w:t>
      </w:r>
      <w:r>
        <w:rPr>
          <w:rFonts w:hint="eastAsia"/>
        </w:rPr>
        <w:t>不</w:t>
      </w:r>
      <w:r w:rsidRPr="000F2D9F">
        <w:rPr>
          <w:rFonts w:hint="eastAsia"/>
        </w:rPr>
        <w:t>允许</w:t>
      </w:r>
      <w:r>
        <w:rPr>
          <w:rFonts w:hint="eastAsia"/>
        </w:rPr>
        <w:t>现收</w:t>
      </w:r>
      <w:r w:rsidRPr="000F2D9F">
        <w:rPr>
          <w:rFonts w:hint="eastAsia"/>
        </w:rPr>
        <w:t>内扣。</w:t>
      </w:r>
    </w:p>
    <w:p w14:paraId="162C4492" w14:textId="77777777" w:rsidR="00BB27EE" w:rsidRDefault="00BB27EE" w:rsidP="00BB27EE">
      <w:pPr>
        <w:spacing w:line="240" w:lineRule="atLeast"/>
        <w:ind w:firstLine="420"/>
      </w:pPr>
      <w:r>
        <w:rPr>
          <w:rFonts w:hint="eastAsia"/>
        </w:rPr>
        <w:t>交易可能收取：</w:t>
      </w:r>
    </w:p>
    <w:p w14:paraId="3B4F3F73" w14:textId="77777777" w:rsidR="003C2EAC" w:rsidRDefault="00BB27EE" w:rsidP="00D62681">
      <w:pPr>
        <w:numPr>
          <w:ilvl w:val="0"/>
          <w:numId w:val="51"/>
        </w:numPr>
        <w:spacing w:line="240" w:lineRule="atLeast"/>
      </w:pPr>
      <w:r>
        <w:rPr>
          <w:rFonts w:hint="eastAsia"/>
        </w:rPr>
        <w:t>电报费。见【</w:t>
      </w:r>
      <w:r>
        <w:rPr>
          <w:rFonts w:hint="eastAsia"/>
        </w:rPr>
        <w:t>1.7.2</w:t>
      </w:r>
      <w:r>
        <w:rPr>
          <w:rFonts w:hint="eastAsia"/>
        </w:rPr>
        <w:t>电报费】</w:t>
      </w:r>
    </w:p>
    <w:p w14:paraId="6A41F145" w14:textId="77777777" w:rsidR="00BB27EE" w:rsidRDefault="00BB27EE" w:rsidP="006E45E9">
      <w:pPr>
        <w:pStyle w:val="4"/>
      </w:pPr>
      <w:r>
        <w:rPr>
          <w:rFonts w:hint="eastAsia"/>
        </w:rPr>
        <w:t>会计分录</w:t>
      </w:r>
    </w:p>
    <w:p w14:paraId="7ED1E3BE" w14:textId="77777777" w:rsidR="00BB27EE" w:rsidRDefault="00BB27EE" w:rsidP="00BB27EE">
      <w:pPr>
        <w:spacing w:line="240" w:lineRule="atLeast"/>
        <w:ind w:firstLine="420"/>
      </w:pPr>
      <w:r>
        <w:rPr>
          <w:rFonts w:hint="eastAsia"/>
        </w:rPr>
        <w:t>借：</w:t>
      </w:r>
      <w:r>
        <w:rPr>
          <w:rFonts w:hint="eastAsia"/>
        </w:rPr>
        <w:t>201101</w:t>
      </w:r>
      <w:r>
        <w:rPr>
          <w:rFonts w:hint="eastAsia"/>
        </w:rPr>
        <w:t>活期存款等科目外币或人民币</w:t>
      </w:r>
    </w:p>
    <w:p w14:paraId="551ADDA4" w14:textId="77777777" w:rsidR="00BB27EE" w:rsidRPr="00051E17" w:rsidRDefault="00BB27EE" w:rsidP="00BB27EE">
      <w:pPr>
        <w:spacing w:line="240" w:lineRule="atLeast"/>
        <w:ind w:firstLine="420"/>
      </w:pPr>
      <w:r>
        <w:rPr>
          <w:rFonts w:hint="eastAsia"/>
        </w:rPr>
        <w:t>贷：</w:t>
      </w:r>
      <w:r>
        <w:rPr>
          <w:rFonts w:hint="eastAsia"/>
        </w:rPr>
        <w:t>60210502</w:t>
      </w:r>
      <w:r>
        <w:rPr>
          <w:rFonts w:hint="eastAsia"/>
        </w:rPr>
        <w:t>保函手续费收入外币或人民币</w:t>
      </w:r>
    </w:p>
    <w:p w14:paraId="02B5D2E5" w14:textId="77777777" w:rsidR="00BB27EE" w:rsidRDefault="00BB27EE" w:rsidP="006E45E9">
      <w:pPr>
        <w:pStyle w:val="4"/>
      </w:pPr>
      <w:r>
        <w:rPr>
          <w:rFonts w:hint="eastAsia"/>
        </w:rPr>
        <w:t>其它</w:t>
      </w:r>
    </w:p>
    <w:p w14:paraId="14684767" w14:textId="77777777" w:rsidR="00F5533B" w:rsidRDefault="00BB27EE" w:rsidP="00BB27EE">
      <w:pPr>
        <w:ind w:firstLine="420"/>
      </w:pPr>
      <w:r>
        <w:rPr>
          <w:rFonts w:hint="eastAsia"/>
        </w:rPr>
        <w:t>无。</w:t>
      </w:r>
    </w:p>
    <w:p w14:paraId="7F87F456" w14:textId="77777777" w:rsidR="009B2B3C" w:rsidRDefault="009B2B3C" w:rsidP="00B84A42">
      <w:pPr>
        <w:pStyle w:val="3"/>
      </w:pPr>
      <w:bookmarkStart w:id="478" w:name="_Toc415598224"/>
      <w:r>
        <w:rPr>
          <w:rFonts w:hint="eastAsia"/>
        </w:rPr>
        <w:t>保函索赔闭卷</w:t>
      </w:r>
      <w:bookmarkEnd w:id="478"/>
    </w:p>
    <w:p w14:paraId="1DB587BF" w14:textId="77777777" w:rsidR="009B2B3C" w:rsidRDefault="009B2B3C" w:rsidP="006E45E9">
      <w:pPr>
        <w:pStyle w:val="4"/>
      </w:pPr>
      <w:bookmarkStart w:id="479" w:name="_Toc393285389"/>
      <w:bookmarkStart w:id="480" w:name="_Toc395083951"/>
      <w:r>
        <w:rPr>
          <w:rFonts w:hint="eastAsia"/>
        </w:rPr>
        <w:t>交易描述</w:t>
      </w:r>
      <w:bookmarkEnd w:id="479"/>
      <w:bookmarkEnd w:id="480"/>
    </w:p>
    <w:p w14:paraId="582571A4" w14:textId="77777777" w:rsidR="009B2B3C" w:rsidRPr="00AE2794" w:rsidRDefault="009B2B3C" w:rsidP="009B2B3C">
      <w:pPr>
        <w:ind w:left="432"/>
      </w:pPr>
      <w:r>
        <w:rPr>
          <w:rFonts w:hint="eastAsia"/>
        </w:rPr>
        <w:t>此交易用于对外索赔之后，对方拒绝赔付时作闭卷处理。</w:t>
      </w:r>
    </w:p>
    <w:p w14:paraId="2F8596D1" w14:textId="77777777" w:rsidR="009B2B3C" w:rsidRDefault="009B2B3C" w:rsidP="006E45E9">
      <w:pPr>
        <w:pStyle w:val="4"/>
      </w:pPr>
      <w:bookmarkStart w:id="481" w:name="_Toc393285390"/>
      <w:bookmarkStart w:id="482" w:name="_Toc395083952"/>
      <w:r>
        <w:rPr>
          <w:rFonts w:hint="eastAsia"/>
        </w:rPr>
        <w:t>柜员操作</w:t>
      </w:r>
      <w:bookmarkEnd w:id="481"/>
      <w:bookmarkEnd w:id="482"/>
    </w:p>
    <w:p w14:paraId="32F79B88" w14:textId="77777777" w:rsidR="009B2B3C" w:rsidRDefault="009B2B3C" w:rsidP="009B2B3C">
      <w:pPr>
        <w:spacing w:line="240" w:lineRule="atLeast"/>
        <w:ind w:firstLine="420"/>
      </w:pPr>
      <w:r>
        <w:rPr>
          <w:rFonts w:hint="eastAsia"/>
        </w:rPr>
        <w:t>本交易由具有保函索汇经办权限的柜员操作。</w:t>
      </w:r>
    </w:p>
    <w:p w14:paraId="60166E72" w14:textId="77777777" w:rsidR="009B2B3C" w:rsidRDefault="009B2B3C" w:rsidP="009B2B3C">
      <w:pPr>
        <w:spacing w:line="240" w:lineRule="atLeast"/>
        <w:ind w:firstLine="420"/>
      </w:pPr>
      <w:r>
        <w:rPr>
          <w:rFonts w:hint="eastAsia"/>
        </w:rPr>
        <w:t>系统需支持本交易能多级授权。</w:t>
      </w:r>
    </w:p>
    <w:p w14:paraId="5797F48A" w14:textId="77777777" w:rsidR="009B2B3C" w:rsidRDefault="009B2B3C" w:rsidP="009B2B3C">
      <w:pPr>
        <w:spacing w:line="240" w:lineRule="atLeast"/>
        <w:ind w:firstLine="420"/>
      </w:pPr>
      <w:r>
        <w:rPr>
          <w:rFonts w:hint="eastAsia"/>
        </w:rPr>
        <w:t>该交易需要支持手工经办和扫描发起、报文发起。</w:t>
      </w:r>
    </w:p>
    <w:p w14:paraId="7B8D25E6" w14:textId="77777777" w:rsidR="009B2B3C" w:rsidRPr="00AB3909" w:rsidRDefault="009B2B3C" w:rsidP="006E45E9">
      <w:pPr>
        <w:pStyle w:val="4"/>
      </w:pPr>
      <w:bookmarkStart w:id="483" w:name="_Toc393285391"/>
      <w:bookmarkStart w:id="484" w:name="_Toc395083953"/>
      <w:r>
        <w:rPr>
          <w:rFonts w:hint="eastAsia"/>
        </w:rPr>
        <w:t>界面布局与菜单按钮</w:t>
      </w:r>
      <w:bookmarkEnd w:id="483"/>
      <w:bookmarkEnd w:id="484"/>
    </w:p>
    <w:p w14:paraId="70F3EB9A" w14:textId="77777777" w:rsidR="009B2B3C" w:rsidRDefault="009B2B3C" w:rsidP="009B2B3C">
      <w:pPr>
        <w:spacing w:line="240" w:lineRule="atLeast"/>
        <w:ind w:firstLine="420"/>
      </w:pPr>
      <w:r>
        <w:rPr>
          <w:rFonts w:hint="eastAsia"/>
        </w:rPr>
        <w:t>同一页面布局原则，从上至下：</w:t>
      </w:r>
    </w:p>
    <w:p w14:paraId="58A2674F" w14:textId="77777777" w:rsidR="009B2B3C" w:rsidRDefault="009B2B3C" w:rsidP="009B2B3C">
      <w:pPr>
        <w:spacing w:line="240" w:lineRule="atLeast"/>
        <w:ind w:firstLine="420"/>
      </w:pPr>
      <w:r>
        <w:rPr>
          <w:rFonts w:hint="eastAsia"/>
        </w:rPr>
        <w:t>第一区域：基本信息；</w:t>
      </w:r>
    </w:p>
    <w:p w14:paraId="69621EFC" w14:textId="77777777" w:rsidR="009B2B3C" w:rsidRDefault="009B2B3C" w:rsidP="009B2B3C">
      <w:pPr>
        <w:spacing w:line="240" w:lineRule="atLeast"/>
        <w:ind w:firstLine="420"/>
      </w:pPr>
      <w:r>
        <w:rPr>
          <w:rFonts w:hint="eastAsia"/>
        </w:rPr>
        <w:t>第二区域：费用管理；</w:t>
      </w:r>
    </w:p>
    <w:p w14:paraId="744B88DA" w14:textId="77777777" w:rsidR="009B2B3C" w:rsidRDefault="009B2B3C" w:rsidP="009B2B3C">
      <w:pPr>
        <w:spacing w:line="240" w:lineRule="atLeast"/>
        <w:ind w:firstLine="420"/>
      </w:pPr>
      <w:r>
        <w:rPr>
          <w:rFonts w:hint="eastAsia"/>
        </w:rPr>
        <w:t>第三区域：按钮；</w:t>
      </w:r>
    </w:p>
    <w:p w14:paraId="10CE1533" w14:textId="77777777" w:rsidR="009B2B3C" w:rsidRDefault="009B2B3C" w:rsidP="009B2B3C">
      <w:pPr>
        <w:spacing w:line="240" w:lineRule="atLeast"/>
        <w:ind w:left="432"/>
      </w:pPr>
      <w:r>
        <w:rPr>
          <w:rFonts w:hint="eastAsia"/>
        </w:rPr>
        <w:t>第四区域：报文。</w:t>
      </w:r>
    </w:p>
    <w:p w14:paraId="4D0FFEB2" w14:textId="77777777" w:rsidR="009B2B3C" w:rsidRDefault="009B2B3C" w:rsidP="00B84A42">
      <w:pPr>
        <w:pStyle w:val="5"/>
      </w:pPr>
      <w:r>
        <w:rPr>
          <w:rFonts w:hint="eastAsia"/>
        </w:rPr>
        <w:t>基本信息、费用管理和按钮</w:t>
      </w:r>
    </w:p>
    <w:p w14:paraId="79AAE334" w14:textId="77777777" w:rsidR="009B2B3C" w:rsidRDefault="009B2B3C" w:rsidP="006E45E9">
      <w:pPr>
        <w:ind w:leftChars="-675" w:hangingChars="675" w:hanging="1418"/>
      </w:pPr>
      <w:r>
        <w:rPr>
          <w:noProof/>
        </w:rPr>
        <w:drawing>
          <wp:inline distT="0" distB="0" distL="0" distR="0" wp14:anchorId="5ACD7774" wp14:editId="176C84E2">
            <wp:extent cx="6826076" cy="3067050"/>
            <wp:effectExtent l="19050" t="0" r="0" b="0"/>
            <wp:docPr id="47" name="图片 20" descr="保函索赔闭卷.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索赔闭卷.bmp"/>
                    <pic:cNvPicPr/>
                  </pic:nvPicPr>
                  <pic:blipFill>
                    <a:blip r:embed="rId47"/>
                    <a:stretch>
                      <a:fillRect/>
                    </a:stretch>
                  </pic:blipFill>
                  <pic:spPr>
                    <a:xfrm>
                      <a:off x="0" y="0"/>
                      <a:ext cx="6826076" cy="3067050"/>
                    </a:xfrm>
                    <a:prstGeom prst="rect">
                      <a:avLst/>
                    </a:prstGeom>
                  </pic:spPr>
                </pic:pic>
              </a:graphicData>
            </a:graphic>
          </wp:inline>
        </w:drawing>
      </w:r>
    </w:p>
    <w:p w14:paraId="2BDB3B5A" w14:textId="77777777" w:rsidR="009B2B3C" w:rsidRDefault="009B2B3C" w:rsidP="009B2B3C">
      <w:pPr>
        <w:ind w:firstLineChars="202" w:firstLine="424"/>
      </w:pPr>
      <w:r>
        <w:rPr>
          <w:rFonts w:hint="eastAsia"/>
        </w:rPr>
        <w:t>备注：</w:t>
      </w:r>
    </w:p>
    <w:p w14:paraId="1480B01C" w14:textId="77777777" w:rsidR="009B2B3C" w:rsidRPr="00051CC3" w:rsidRDefault="009B2B3C" w:rsidP="009B2B3C">
      <w:pPr>
        <w:ind w:firstLine="420"/>
      </w:pPr>
      <w:r>
        <w:rPr>
          <w:rFonts w:hint="eastAsia"/>
        </w:rPr>
        <w:t>按钮从左至右：提交、保存、打印查看、查询、附加功能、取消、返回。</w:t>
      </w:r>
    </w:p>
    <w:p w14:paraId="27F0CF6E" w14:textId="77777777" w:rsidR="009B2B3C" w:rsidRDefault="009B2B3C" w:rsidP="006E45E9">
      <w:pPr>
        <w:pStyle w:val="4"/>
      </w:pPr>
      <w:bookmarkStart w:id="485" w:name="_Toc393285392"/>
      <w:bookmarkStart w:id="486" w:name="_Toc395083954"/>
      <w:r>
        <w:rPr>
          <w:rFonts w:hint="eastAsia"/>
        </w:rPr>
        <w:t>输入描述</w:t>
      </w:r>
      <w:bookmarkEnd w:id="485"/>
      <w:bookmarkEnd w:id="486"/>
    </w:p>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2269"/>
        <w:gridCol w:w="2126"/>
        <w:gridCol w:w="993"/>
        <w:gridCol w:w="850"/>
        <w:gridCol w:w="1134"/>
        <w:gridCol w:w="2693"/>
      </w:tblGrid>
      <w:tr w:rsidR="009B2B3C" w14:paraId="3B5CB09B" w14:textId="77777777" w:rsidTr="00C21C5B">
        <w:tc>
          <w:tcPr>
            <w:tcW w:w="850" w:type="dxa"/>
          </w:tcPr>
          <w:p w14:paraId="5C527DB6" w14:textId="77777777" w:rsidR="009B2B3C" w:rsidRPr="00446D93" w:rsidRDefault="009B2B3C" w:rsidP="00C21C5B">
            <w:pPr>
              <w:jc w:val="center"/>
              <w:rPr>
                <w:b/>
              </w:rPr>
            </w:pPr>
            <w:r>
              <w:rPr>
                <w:rFonts w:hint="eastAsia"/>
                <w:b/>
              </w:rPr>
              <w:t>序号</w:t>
            </w:r>
          </w:p>
        </w:tc>
        <w:tc>
          <w:tcPr>
            <w:tcW w:w="2269" w:type="dxa"/>
            <w:shd w:val="clear" w:color="auto" w:fill="auto"/>
          </w:tcPr>
          <w:p w14:paraId="63AD8548" w14:textId="77777777" w:rsidR="009B2B3C" w:rsidRPr="00446D93" w:rsidRDefault="009B2B3C" w:rsidP="00C21C5B">
            <w:pPr>
              <w:jc w:val="center"/>
              <w:rPr>
                <w:b/>
              </w:rPr>
            </w:pPr>
            <w:r w:rsidRPr="00446D93">
              <w:rPr>
                <w:rFonts w:hint="eastAsia"/>
                <w:b/>
              </w:rPr>
              <w:t>本地名称</w:t>
            </w:r>
          </w:p>
        </w:tc>
        <w:tc>
          <w:tcPr>
            <w:tcW w:w="2126" w:type="dxa"/>
            <w:shd w:val="clear" w:color="auto" w:fill="auto"/>
          </w:tcPr>
          <w:p w14:paraId="12DF1704" w14:textId="77777777" w:rsidR="009B2B3C" w:rsidRPr="00446D93" w:rsidRDefault="009B2B3C" w:rsidP="00C21C5B">
            <w:pPr>
              <w:jc w:val="center"/>
              <w:rPr>
                <w:b/>
              </w:rPr>
            </w:pPr>
            <w:r w:rsidRPr="00446D93">
              <w:rPr>
                <w:rFonts w:hint="eastAsia"/>
                <w:b/>
              </w:rPr>
              <w:t>英文名称</w:t>
            </w:r>
          </w:p>
        </w:tc>
        <w:tc>
          <w:tcPr>
            <w:tcW w:w="993" w:type="dxa"/>
          </w:tcPr>
          <w:p w14:paraId="1382B199" w14:textId="77777777" w:rsidR="009B2B3C" w:rsidRPr="00446D93" w:rsidRDefault="009B2B3C" w:rsidP="00C21C5B">
            <w:pPr>
              <w:jc w:val="center"/>
              <w:rPr>
                <w:b/>
              </w:rPr>
            </w:pPr>
            <w:r>
              <w:rPr>
                <w:rFonts w:hint="eastAsia"/>
                <w:b/>
              </w:rPr>
              <w:t>类型</w:t>
            </w:r>
          </w:p>
        </w:tc>
        <w:tc>
          <w:tcPr>
            <w:tcW w:w="850" w:type="dxa"/>
            <w:shd w:val="clear" w:color="auto" w:fill="auto"/>
          </w:tcPr>
          <w:p w14:paraId="17E3F674" w14:textId="77777777" w:rsidR="009B2B3C" w:rsidRPr="00446D93" w:rsidRDefault="009B2B3C" w:rsidP="00C21C5B">
            <w:pPr>
              <w:jc w:val="center"/>
              <w:rPr>
                <w:b/>
              </w:rPr>
            </w:pPr>
            <w:r w:rsidRPr="00446D93">
              <w:rPr>
                <w:rFonts w:hint="eastAsia"/>
                <w:b/>
              </w:rPr>
              <w:t>M/O/P</w:t>
            </w:r>
          </w:p>
        </w:tc>
        <w:tc>
          <w:tcPr>
            <w:tcW w:w="1134" w:type="dxa"/>
            <w:shd w:val="clear" w:color="auto" w:fill="auto"/>
          </w:tcPr>
          <w:p w14:paraId="1F7278A4" w14:textId="77777777" w:rsidR="009B2B3C" w:rsidRPr="00446D93" w:rsidRDefault="009B2B3C" w:rsidP="00C21C5B">
            <w:pPr>
              <w:jc w:val="center"/>
              <w:rPr>
                <w:b/>
              </w:rPr>
            </w:pPr>
            <w:r w:rsidRPr="00446D93">
              <w:rPr>
                <w:rFonts w:hint="eastAsia"/>
                <w:b/>
              </w:rPr>
              <w:t>数据来源</w:t>
            </w:r>
          </w:p>
        </w:tc>
        <w:tc>
          <w:tcPr>
            <w:tcW w:w="2693" w:type="dxa"/>
            <w:shd w:val="clear" w:color="auto" w:fill="auto"/>
          </w:tcPr>
          <w:p w14:paraId="058ADD69" w14:textId="77777777" w:rsidR="009B2B3C" w:rsidRPr="00446D93" w:rsidRDefault="009B2B3C" w:rsidP="00C21C5B">
            <w:pPr>
              <w:jc w:val="center"/>
              <w:rPr>
                <w:b/>
              </w:rPr>
            </w:pPr>
            <w:r w:rsidRPr="00446D93">
              <w:rPr>
                <w:rFonts w:hint="eastAsia"/>
                <w:b/>
              </w:rPr>
              <w:t>描述</w:t>
            </w:r>
          </w:p>
        </w:tc>
      </w:tr>
      <w:tr w:rsidR="009B2B3C" w14:paraId="3FA6EBC2" w14:textId="77777777" w:rsidTr="00C21C5B">
        <w:tc>
          <w:tcPr>
            <w:tcW w:w="850" w:type="dxa"/>
          </w:tcPr>
          <w:p w14:paraId="6DEFEB45" w14:textId="77777777" w:rsidR="009B2B3C" w:rsidRDefault="009B2B3C" w:rsidP="009B2B3C">
            <w:pPr>
              <w:numPr>
                <w:ilvl w:val="0"/>
                <w:numId w:val="44"/>
              </w:numPr>
              <w:spacing w:line="360" w:lineRule="auto"/>
            </w:pPr>
          </w:p>
        </w:tc>
        <w:tc>
          <w:tcPr>
            <w:tcW w:w="2269" w:type="dxa"/>
            <w:shd w:val="clear" w:color="auto" w:fill="auto"/>
          </w:tcPr>
          <w:p w14:paraId="2821A26A" w14:textId="77777777" w:rsidR="009B2B3C" w:rsidRDefault="009B2B3C" w:rsidP="00C21C5B">
            <w:r>
              <w:rPr>
                <w:rFonts w:hint="eastAsia"/>
              </w:rPr>
              <w:t>保函索赔编号</w:t>
            </w:r>
          </w:p>
        </w:tc>
        <w:tc>
          <w:tcPr>
            <w:tcW w:w="2126" w:type="dxa"/>
            <w:shd w:val="clear" w:color="auto" w:fill="auto"/>
          </w:tcPr>
          <w:p w14:paraId="2D608929" w14:textId="77777777" w:rsidR="009B2B3C" w:rsidRDefault="009B2B3C" w:rsidP="00C21C5B">
            <w:pPr>
              <w:pStyle w:val="p0"/>
              <w:ind w:firstLine="0"/>
            </w:pPr>
          </w:p>
        </w:tc>
        <w:tc>
          <w:tcPr>
            <w:tcW w:w="993" w:type="dxa"/>
          </w:tcPr>
          <w:p w14:paraId="6B7ABCC3" w14:textId="77777777" w:rsidR="009B2B3C" w:rsidRDefault="009B2B3C" w:rsidP="00C21C5B">
            <w:pPr>
              <w:jc w:val="center"/>
            </w:pPr>
            <w:r>
              <w:rPr>
                <w:rFonts w:hint="eastAsia"/>
              </w:rPr>
              <w:t>V(16)</w:t>
            </w:r>
          </w:p>
        </w:tc>
        <w:tc>
          <w:tcPr>
            <w:tcW w:w="850" w:type="dxa"/>
            <w:shd w:val="clear" w:color="auto" w:fill="auto"/>
          </w:tcPr>
          <w:p w14:paraId="5EA880FF" w14:textId="77777777" w:rsidR="009B2B3C" w:rsidRDefault="009B2B3C" w:rsidP="00C21C5B">
            <w:pPr>
              <w:jc w:val="center"/>
            </w:pPr>
            <w:r>
              <w:rPr>
                <w:rFonts w:hint="eastAsia"/>
              </w:rPr>
              <w:t>P</w:t>
            </w:r>
          </w:p>
        </w:tc>
        <w:tc>
          <w:tcPr>
            <w:tcW w:w="1134" w:type="dxa"/>
            <w:shd w:val="clear" w:color="auto" w:fill="auto"/>
          </w:tcPr>
          <w:p w14:paraId="01698FBB" w14:textId="77777777" w:rsidR="009B2B3C" w:rsidRDefault="009B2B3C" w:rsidP="00C21C5B">
            <w:r>
              <w:rPr>
                <w:rFonts w:hint="eastAsia"/>
              </w:rPr>
              <w:t>自动带出</w:t>
            </w:r>
          </w:p>
        </w:tc>
        <w:tc>
          <w:tcPr>
            <w:tcW w:w="2693" w:type="dxa"/>
            <w:shd w:val="clear" w:color="auto" w:fill="auto"/>
          </w:tcPr>
          <w:p w14:paraId="49BBAB49" w14:textId="77777777" w:rsidR="009B2B3C" w:rsidRDefault="009B2B3C" w:rsidP="00C21C5B"/>
        </w:tc>
      </w:tr>
      <w:tr w:rsidR="009B2B3C" w14:paraId="6E0ED09B" w14:textId="77777777" w:rsidTr="00C21C5B">
        <w:tc>
          <w:tcPr>
            <w:tcW w:w="850" w:type="dxa"/>
          </w:tcPr>
          <w:p w14:paraId="01AF476C" w14:textId="77777777" w:rsidR="009B2B3C" w:rsidRDefault="009B2B3C" w:rsidP="009B2B3C">
            <w:pPr>
              <w:numPr>
                <w:ilvl w:val="0"/>
                <w:numId w:val="44"/>
              </w:numPr>
              <w:spacing w:line="360" w:lineRule="auto"/>
            </w:pPr>
          </w:p>
        </w:tc>
        <w:tc>
          <w:tcPr>
            <w:tcW w:w="2269" w:type="dxa"/>
            <w:shd w:val="clear" w:color="auto" w:fill="auto"/>
          </w:tcPr>
          <w:p w14:paraId="3C53BAD3" w14:textId="77777777" w:rsidR="009B2B3C" w:rsidRDefault="009B2B3C" w:rsidP="00C21C5B">
            <w:r>
              <w:rPr>
                <w:rFonts w:hint="eastAsia"/>
              </w:rPr>
              <w:t>保函通知编号</w:t>
            </w:r>
          </w:p>
        </w:tc>
        <w:tc>
          <w:tcPr>
            <w:tcW w:w="2126" w:type="dxa"/>
            <w:shd w:val="clear" w:color="auto" w:fill="auto"/>
          </w:tcPr>
          <w:p w14:paraId="7332FA28" w14:textId="77777777" w:rsidR="009B2B3C" w:rsidRDefault="009B2B3C" w:rsidP="00C21C5B">
            <w:pPr>
              <w:pStyle w:val="p0"/>
              <w:ind w:firstLine="0"/>
            </w:pPr>
          </w:p>
        </w:tc>
        <w:tc>
          <w:tcPr>
            <w:tcW w:w="993" w:type="dxa"/>
          </w:tcPr>
          <w:p w14:paraId="05B3C8A5" w14:textId="77777777" w:rsidR="009B2B3C" w:rsidRDefault="009B2B3C" w:rsidP="00C21C5B">
            <w:pPr>
              <w:jc w:val="center"/>
            </w:pPr>
            <w:r>
              <w:rPr>
                <w:rFonts w:hint="eastAsia"/>
              </w:rPr>
              <w:t>V(16)</w:t>
            </w:r>
          </w:p>
        </w:tc>
        <w:tc>
          <w:tcPr>
            <w:tcW w:w="850" w:type="dxa"/>
            <w:shd w:val="clear" w:color="auto" w:fill="auto"/>
          </w:tcPr>
          <w:p w14:paraId="5D251C02" w14:textId="77777777" w:rsidR="009B2B3C" w:rsidRDefault="009B2B3C" w:rsidP="00C21C5B">
            <w:pPr>
              <w:jc w:val="center"/>
            </w:pPr>
            <w:r>
              <w:rPr>
                <w:rFonts w:hint="eastAsia"/>
              </w:rPr>
              <w:t>P</w:t>
            </w:r>
          </w:p>
        </w:tc>
        <w:tc>
          <w:tcPr>
            <w:tcW w:w="1134" w:type="dxa"/>
            <w:shd w:val="clear" w:color="auto" w:fill="auto"/>
          </w:tcPr>
          <w:p w14:paraId="73B07029" w14:textId="77777777" w:rsidR="009B2B3C" w:rsidRDefault="009B2B3C" w:rsidP="00C21C5B">
            <w:r>
              <w:rPr>
                <w:rFonts w:hint="eastAsia"/>
              </w:rPr>
              <w:t>自动带出</w:t>
            </w:r>
          </w:p>
        </w:tc>
        <w:tc>
          <w:tcPr>
            <w:tcW w:w="2693" w:type="dxa"/>
            <w:shd w:val="clear" w:color="auto" w:fill="auto"/>
          </w:tcPr>
          <w:p w14:paraId="52CBC343" w14:textId="77777777" w:rsidR="009B2B3C" w:rsidRDefault="009B2B3C" w:rsidP="00C21C5B"/>
        </w:tc>
      </w:tr>
      <w:tr w:rsidR="009B2B3C" w14:paraId="70040688" w14:textId="77777777" w:rsidTr="00C21C5B">
        <w:tc>
          <w:tcPr>
            <w:tcW w:w="850" w:type="dxa"/>
          </w:tcPr>
          <w:p w14:paraId="4965C065" w14:textId="77777777" w:rsidR="009B2B3C" w:rsidRDefault="009B2B3C" w:rsidP="009B2B3C">
            <w:pPr>
              <w:numPr>
                <w:ilvl w:val="0"/>
                <w:numId w:val="44"/>
              </w:numPr>
              <w:spacing w:line="360" w:lineRule="auto"/>
            </w:pPr>
          </w:p>
        </w:tc>
        <w:tc>
          <w:tcPr>
            <w:tcW w:w="2269" w:type="dxa"/>
            <w:shd w:val="clear" w:color="auto" w:fill="auto"/>
          </w:tcPr>
          <w:p w14:paraId="5F92C6B8" w14:textId="77777777" w:rsidR="009B2B3C" w:rsidRDefault="009B2B3C" w:rsidP="00C21C5B">
            <w:r>
              <w:rPr>
                <w:rFonts w:hint="eastAsia"/>
              </w:rPr>
              <w:t>保函币种</w:t>
            </w:r>
          </w:p>
        </w:tc>
        <w:tc>
          <w:tcPr>
            <w:tcW w:w="2126" w:type="dxa"/>
            <w:shd w:val="clear" w:color="auto" w:fill="auto"/>
          </w:tcPr>
          <w:p w14:paraId="1CDE6D7E" w14:textId="77777777" w:rsidR="009B2B3C" w:rsidRDefault="009B2B3C" w:rsidP="00C21C5B">
            <w:pPr>
              <w:pStyle w:val="p0"/>
              <w:ind w:firstLine="0"/>
            </w:pPr>
          </w:p>
        </w:tc>
        <w:tc>
          <w:tcPr>
            <w:tcW w:w="993" w:type="dxa"/>
          </w:tcPr>
          <w:p w14:paraId="1C1B3CCA" w14:textId="77777777" w:rsidR="009B2B3C" w:rsidRDefault="009B2B3C" w:rsidP="00C21C5B">
            <w:pPr>
              <w:jc w:val="center"/>
            </w:pPr>
            <w:r>
              <w:rPr>
                <w:rFonts w:hint="eastAsia"/>
              </w:rPr>
              <w:t>V(3)</w:t>
            </w:r>
          </w:p>
        </w:tc>
        <w:tc>
          <w:tcPr>
            <w:tcW w:w="850" w:type="dxa"/>
            <w:shd w:val="clear" w:color="auto" w:fill="auto"/>
          </w:tcPr>
          <w:p w14:paraId="5BF7C5D5" w14:textId="77777777" w:rsidR="009B2B3C" w:rsidRDefault="009B2B3C" w:rsidP="00C21C5B">
            <w:pPr>
              <w:jc w:val="center"/>
            </w:pPr>
            <w:r>
              <w:rPr>
                <w:rFonts w:hint="eastAsia"/>
              </w:rPr>
              <w:t>P</w:t>
            </w:r>
          </w:p>
        </w:tc>
        <w:tc>
          <w:tcPr>
            <w:tcW w:w="1134" w:type="dxa"/>
            <w:shd w:val="clear" w:color="auto" w:fill="auto"/>
          </w:tcPr>
          <w:p w14:paraId="4B6D5BE9" w14:textId="77777777" w:rsidR="009B2B3C" w:rsidRDefault="009B2B3C" w:rsidP="00C21C5B">
            <w:r>
              <w:rPr>
                <w:rFonts w:hint="eastAsia"/>
              </w:rPr>
              <w:t>自动带出</w:t>
            </w:r>
          </w:p>
        </w:tc>
        <w:tc>
          <w:tcPr>
            <w:tcW w:w="2693" w:type="dxa"/>
            <w:shd w:val="clear" w:color="auto" w:fill="auto"/>
          </w:tcPr>
          <w:p w14:paraId="3D6BEA30" w14:textId="77777777" w:rsidR="009B2B3C" w:rsidRDefault="009B2B3C" w:rsidP="00C21C5B"/>
        </w:tc>
      </w:tr>
      <w:tr w:rsidR="009B2B3C" w14:paraId="71D13C45" w14:textId="77777777" w:rsidTr="00C21C5B">
        <w:tc>
          <w:tcPr>
            <w:tcW w:w="850" w:type="dxa"/>
          </w:tcPr>
          <w:p w14:paraId="657B7A1A" w14:textId="77777777" w:rsidR="009B2B3C" w:rsidRDefault="009B2B3C" w:rsidP="009B2B3C">
            <w:pPr>
              <w:numPr>
                <w:ilvl w:val="0"/>
                <w:numId w:val="44"/>
              </w:numPr>
              <w:spacing w:line="360" w:lineRule="auto"/>
            </w:pPr>
          </w:p>
        </w:tc>
        <w:tc>
          <w:tcPr>
            <w:tcW w:w="2269" w:type="dxa"/>
            <w:shd w:val="clear" w:color="auto" w:fill="auto"/>
          </w:tcPr>
          <w:p w14:paraId="4D082A76" w14:textId="77777777" w:rsidR="009B2B3C" w:rsidRDefault="009B2B3C" w:rsidP="00C21C5B">
            <w:r>
              <w:rPr>
                <w:rFonts w:hint="eastAsia"/>
              </w:rPr>
              <w:t>保函金额</w:t>
            </w:r>
          </w:p>
        </w:tc>
        <w:tc>
          <w:tcPr>
            <w:tcW w:w="2126" w:type="dxa"/>
            <w:shd w:val="clear" w:color="auto" w:fill="auto"/>
          </w:tcPr>
          <w:p w14:paraId="4D51C3BD" w14:textId="77777777" w:rsidR="009B2B3C" w:rsidRDefault="009B2B3C" w:rsidP="00C21C5B">
            <w:pPr>
              <w:pStyle w:val="p0"/>
              <w:ind w:firstLine="0"/>
            </w:pPr>
          </w:p>
        </w:tc>
        <w:tc>
          <w:tcPr>
            <w:tcW w:w="993" w:type="dxa"/>
          </w:tcPr>
          <w:p w14:paraId="54CEFF74" w14:textId="77777777" w:rsidR="009B2B3C" w:rsidRDefault="009B2B3C" w:rsidP="00C21C5B">
            <w:pPr>
              <w:jc w:val="center"/>
            </w:pPr>
            <w:r>
              <w:rPr>
                <w:rFonts w:hint="eastAsia"/>
              </w:rPr>
              <w:t>N(18,2)</w:t>
            </w:r>
          </w:p>
        </w:tc>
        <w:tc>
          <w:tcPr>
            <w:tcW w:w="850" w:type="dxa"/>
            <w:shd w:val="clear" w:color="auto" w:fill="auto"/>
          </w:tcPr>
          <w:p w14:paraId="242ADE28" w14:textId="77777777" w:rsidR="009B2B3C" w:rsidRDefault="009B2B3C" w:rsidP="00C21C5B">
            <w:pPr>
              <w:jc w:val="center"/>
            </w:pPr>
            <w:r>
              <w:rPr>
                <w:rFonts w:hint="eastAsia"/>
              </w:rPr>
              <w:t>P</w:t>
            </w:r>
          </w:p>
        </w:tc>
        <w:tc>
          <w:tcPr>
            <w:tcW w:w="1134" w:type="dxa"/>
            <w:shd w:val="clear" w:color="auto" w:fill="auto"/>
          </w:tcPr>
          <w:p w14:paraId="1B997648" w14:textId="77777777" w:rsidR="009B2B3C" w:rsidRDefault="009B2B3C" w:rsidP="00C21C5B">
            <w:r>
              <w:rPr>
                <w:rFonts w:hint="eastAsia"/>
              </w:rPr>
              <w:t>自动带出</w:t>
            </w:r>
          </w:p>
        </w:tc>
        <w:tc>
          <w:tcPr>
            <w:tcW w:w="2693" w:type="dxa"/>
            <w:shd w:val="clear" w:color="auto" w:fill="auto"/>
          </w:tcPr>
          <w:p w14:paraId="695B6226" w14:textId="77777777" w:rsidR="009B2B3C" w:rsidRDefault="009B2B3C" w:rsidP="00C21C5B"/>
        </w:tc>
      </w:tr>
      <w:tr w:rsidR="009B2B3C" w14:paraId="56972238" w14:textId="77777777" w:rsidTr="00C21C5B">
        <w:tc>
          <w:tcPr>
            <w:tcW w:w="850" w:type="dxa"/>
          </w:tcPr>
          <w:p w14:paraId="03021590" w14:textId="77777777" w:rsidR="009B2B3C" w:rsidRDefault="009B2B3C" w:rsidP="009B2B3C">
            <w:pPr>
              <w:numPr>
                <w:ilvl w:val="0"/>
                <w:numId w:val="44"/>
              </w:numPr>
              <w:spacing w:line="360" w:lineRule="auto"/>
            </w:pPr>
          </w:p>
        </w:tc>
        <w:tc>
          <w:tcPr>
            <w:tcW w:w="2269" w:type="dxa"/>
            <w:shd w:val="clear" w:color="auto" w:fill="auto"/>
          </w:tcPr>
          <w:p w14:paraId="0201D769" w14:textId="77777777" w:rsidR="009B2B3C" w:rsidRDefault="009B2B3C" w:rsidP="00C21C5B">
            <w:r>
              <w:rPr>
                <w:rFonts w:hint="eastAsia"/>
              </w:rPr>
              <w:t>索赔币种</w:t>
            </w:r>
          </w:p>
        </w:tc>
        <w:tc>
          <w:tcPr>
            <w:tcW w:w="2126" w:type="dxa"/>
            <w:shd w:val="clear" w:color="auto" w:fill="auto"/>
          </w:tcPr>
          <w:p w14:paraId="1BB17D10" w14:textId="77777777" w:rsidR="009B2B3C" w:rsidRDefault="009B2B3C" w:rsidP="00C21C5B">
            <w:pPr>
              <w:pStyle w:val="p0"/>
              <w:ind w:firstLine="0"/>
            </w:pPr>
          </w:p>
        </w:tc>
        <w:tc>
          <w:tcPr>
            <w:tcW w:w="993" w:type="dxa"/>
          </w:tcPr>
          <w:p w14:paraId="031795D8" w14:textId="77777777" w:rsidR="009B2B3C" w:rsidRDefault="009B2B3C" w:rsidP="00C21C5B">
            <w:pPr>
              <w:jc w:val="center"/>
            </w:pPr>
            <w:r>
              <w:rPr>
                <w:rFonts w:hint="eastAsia"/>
              </w:rPr>
              <w:t>V(3)</w:t>
            </w:r>
          </w:p>
        </w:tc>
        <w:tc>
          <w:tcPr>
            <w:tcW w:w="850" w:type="dxa"/>
            <w:shd w:val="clear" w:color="auto" w:fill="auto"/>
          </w:tcPr>
          <w:p w14:paraId="3ADC32CC" w14:textId="77777777" w:rsidR="009B2B3C" w:rsidRDefault="009B2B3C" w:rsidP="00C21C5B">
            <w:pPr>
              <w:jc w:val="center"/>
            </w:pPr>
            <w:r>
              <w:rPr>
                <w:rFonts w:hint="eastAsia"/>
              </w:rPr>
              <w:t>P</w:t>
            </w:r>
          </w:p>
        </w:tc>
        <w:tc>
          <w:tcPr>
            <w:tcW w:w="1134" w:type="dxa"/>
            <w:shd w:val="clear" w:color="auto" w:fill="auto"/>
          </w:tcPr>
          <w:p w14:paraId="2C957FD9" w14:textId="77777777" w:rsidR="009B2B3C" w:rsidRDefault="009B2B3C" w:rsidP="00C21C5B">
            <w:r>
              <w:rPr>
                <w:rFonts w:hint="eastAsia"/>
              </w:rPr>
              <w:t>自动带出</w:t>
            </w:r>
          </w:p>
        </w:tc>
        <w:tc>
          <w:tcPr>
            <w:tcW w:w="2693" w:type="dxa"/>
            <w:shd w:val="clear" w:color="auto" w:fill="auto"/>
          </w:tcPr>
          <w:p w14:paraId="7E567A1A" w14:textId="77777777" w:rsidR="009B2B3C" w:rsidRDefault="009B2B3C" w:rsidP="00C21C5B"/>
        </w:tc>
      </w:tr>
      <w:tr w:rsidR="009B2B3C" w14:paraId="0015C6A5" w14:textId="77777777" w:rsidTr="00C21C5B">
        <w:tc>
          <w:tcPr>
            <w:tcW w:w="850" w:type="dxa"/>
          </w:tcPr>
          <w:p w14:paraId="7F089209" w14:textId="77777777" w:rsidR="009B2B3C" w:rsidRDefault="009B2B3C" w:rsidP="009B2B3C">
            <w:pPr>
              <w:numPr>
                <w:ilvl w:val="0"/>
                <w:numId w:val="44"/>
              </w:numPr>
              <w:spacing w:line="360" w:lineRule="auto"/>
            </w:pPr>
          </w:p>
        </w:tc>
        <w:tc>
          <w:tcPr>
            <w:tcW w:w="2269" w:type="dxa"/>
            <w:shd w:val="clear" w:color="auto" w:fill="auto"/>
          </w:tcPr>
          <w:p w14:paraId="06D75F5B" w14:textId="77777777" w:rsidR="009B2B3C" w:rsidRDefault="009B2B3C" w:rsidP="00C21C5B">
            <w:r>
              <w:rPr>
                <w:rFonts w:hint="eastAsia"/>
              </w:rPr>
              <w:t>索赔金额</w:t>
            </w:r>
          </w:p>
        </w:tc>
        <w:tc>
          <w:tcPr>
            <w:tcW w:w="2126" w:type="dxa"/>
            <w:shd w:val="clear" w:color="auto" w:fill="auto"/>
          </w:tcPr>
          <w:p w14:paraId="0F71D1BF" w14:textId="77777777" w:rsidR="009B2B3C" w:rsidRDefault="009B2B3C" w:rsidP="00C21C5B">
            <w:pPr>
              <w:pStyle w:val="p0"/>
              <w:ind w:firstLine="0"/>
            </w:pPr>
          </w:p>
        </w:tc>
        <w:tc>
          <w:tcPr>
            <w:tcW w:w="993" w:type="dxa"/>
          </w:tcPr>
          <w:p w14:paraId="1C883BE5" w14:textId="77777777" w:rsidR="009B2B3C" w:rsidRDefault="009B2B3C" w:rsidP="00C21C5B">
            <w:pPr>
              <w:jc w:val="center"/>
            </w:pPr>
            <w:r>
              <w:rPr>
                <w:rFonts w:hint="eastAsia"/>
              </w:rPr>
              <w:t>N(18,2)</w:t>
            </w:r>
          </w:p>
        </w:tc>
        <w:tc>
          <w:tcPr>
            <w:tcW w:w="850" w:type="dxa"/>
            <w:shd w:val="clear" w:color="auto" w:fill="auto"/>
          </w:tcPr>
          <w:p w14:paraId="316E79D0" w14:textId="77777777" w:rsidR="009B2B3C" w:rsidRDefault="009B2B3C" w:rsidP="00C21C5B">
            <w:pPr>
              <w:jc w:val="center"/>
            </w:pPr>
            <w:r>
              <w:rPr>
                <w:rFonts w:hint="eastAsia"/>
              </w:rPr>
              <w:t>P</w:t>
            </w:r>
          </w:p>
        </w:tc>
        <w:tc>
          <w:tcPr>
            <w:tcW w:w="1134" w:type="dxa"/>
            <w:shd w:val="clear" w:color="auto" w:fill="auto"/>
          </w:tcPr>
          <w:p w14:paraId="7643EE2F" w14:textId="77777777" w:rsidR="009B2B3C" w:rsidRDefault="009B2B3C" w:rsidP="00C21C5B">
            <w:r>
              <w:rPr>
                <w:rFonts w:hint="eastAsia"/>
              </w:rPr>
              <w:t>自动带出</w:t>
            </w:r>
          </w:p>
        </w:tc>
        <w:tc>
          <w:tcPr>
            <w:tcW w:w="2693" w:type="dxa"/>
            <w:shd w:val="clear" w:color="auto" w:fill="auto"/>
          </w:tcPr>
          <w:p w14:paraId="2715882C" w14:textId="77777777" w:rsidR="009B2B3C" w:rsidRDefault="009B2B3C" w:rsidP="00C21C5B"/>
        </w:tc>
      </w:tr>
      <w:tr w:rsidR="009B2B3C" w14:paraId="4EBB8EDA" w14:textId="77777777" w:rsidTr="00C21C5B">
        <w:tc>
          <w:tcPr>
            <w:tcW w:w="850" w:type="dxa"/>
          </w:tcPr>
          <w:p w14:paraId="5E72666E" w14:textId="77777777" w:rsidR="009B2B3C" w:rsidRDefault="009B2B3C" w:rsidP="009B2B3C">
            <w:pPr>
              <w:numPr>
                <w:ilvl w:val="0"/>
                <w:numId w:val="44"/>
              </w:numPr>
              <w:spacing w:line="360" w:lineRule="auto"/>
            </w:pPr>
          </w:p>
        </w:tc>
        <w:tc>
          <w:tcPr>
            <w:tcW w:w="2269" w:type="dxa"/>
            <w:shd w:val="clear" w:color="auto" w:fill="auto"/>
          </w:tcPr>
          <w:p w14:paraId="65D07688" w14:textId="77777777" w:rsidR="009B2B3C" w:rsidRDefault="009B2B3C" w:rsidP="00C21C5B">
            <w:r>
              <w:rPr>
                <w:rFonts w:hint="eastAsia"/>
              </w:rPr>
              <w:t>处理日期</w:t>
            </w:r>
          </w:p>
        </w:tc>
        <w:tc>
          <w:tcPr>
            <w:tcW w:w="2126" w:type="dxa"/>
            <w:shd w:val="clear" w:color="auto" w:fill="auto"/>
          </w:tcPr>
          <w:p w14:paraId="09602E74" w14:textId="77777777" w:rsidR="009B2B3C" w:rsidRDefault="009B2B3C" w:rsidP="00C21C5B">
            <w:pPr>
              <w:pStyle w:val="p0"/>
              <w:ind w:firstLine="0"/>
            </w:pPr>
          </w:p>
        </w:tc>
        <w:tc>
          <w:tcPr>
            <w:tcW w:w="993" w:type="dxa"/>
          </w:tcPr>
          <w:p w14:paraId="49E2D2F6" w14:textId="77777777" w:rsidR="009B2B3C" w:rsidRDefault="009B2B3C" w:rsidP="00C21C5B">
            <w:pPr>
              <w:jc w:val="center"/>
            </w:pPr>
            <w:r>
              <w:rPr>
                <w:rFonts w:hint="eastAsia"/>
              </w:rPr>
              <w:t>D</w:t>
            </w:r>
          </w:p>
        </w:tc>
        <w:tc>
          <w:tcPr>
            <w:tcW w:w="850" w:type="dxa"/>
            <w:shd w:val="clear" w:color="auto" w:fill="auto"/>
          </w:tcPr>
          <w:p w14:paraId="1DC3F166" w14:textId="77777777" w:rsidR="009B2B3C" w:rsidRDefault="009B2B3C" w:rsidP="00C21C5B">
            <w:pPr>
              <w:jc w:val="center"/>
            </w:pPr>
            <w:r>
              <w:rPr>
                <w:rFonts w:hint="eastAsia"/>
              </w:rPr>
              <w:t>P</w:t>
            </w:r>
          </w:p>
        </w:tc>
        <w:tc>
          <w:tcPr>
            <w:tcW w:w="1134" w:type="dxa"/>
            <w:shd w:val="clear" w:color="auto" w:fill="auto"/>
          </w:tcPr>
          <w:p w14:paraId="01109B38" w14:textId="77777777" w:rsidR="009B2B3C" w:rsidRDefault="009B2B3C" w:rsidP="00C21C5B">
            <w:r>
              <w:rPr>
                <w:rFonts w:hint="eastAsia"/>
              </w:rPr>
              <w:t>自动带出</w:t>
            </w:r>
          </w:p>
        </w:tc>
        <w:tc>
          <w:tcPr>
            <w:tcW w:w="2693" w:type="dxa"/>
            <w:shd w:val="clear" w:color="auto" w:fill="auto"/>
          </w:tcPr>
          <w:p w14:paraId="751F598E" w14:textId="77777777" w:rsidR="009B2B3C" w:rsidRDefault="009B2B3C" w:rsidP="00C21C5B">
            <w:r>
              <w:rPr>
                <w:rFonts w:hint="eastAsia"/>
              </w:rPr>
              <w:t>默认为当前系统日期</w:t>
            </w:r>
          </w:p>
        </w:tc>
      </w:tr>
      <w:tr w:rsidR="009B2B3C" w14:paraId="7E544AAF" w14:textId="77777777" w:rsidTr="00C21C5B">
        <w:tc>
          <w:tcPr>
            <w:tcW w:w="850" w:type="dxa"/>
          </w:tcPr>
          <w:p w14:paraId="0C6426BA" w14:textId="77777777" w:rsidR="009B2B3C" w:rsidRDefault="009B2B3C" w:rsidP="009B2B3C">
            <w:pPr>
              <w:numPr>
                <w:ilvl w:val="0"/>
                <w:numId w:val="44"/>
              </w:numPr>
              <w:spacing w:line="360" w:lineRule="auto"/>
            </w:pPr>
          </w:p>
        </w:tc>
        <w:tc>
          <w:tcPr>
            <w:tcW w:w="2269" w:type="dxa"/>
            <w:shd w:val="clear" w:color="auto" w:fill="auto"/>
          </w:tcPr>
          <w:p w14:paraId="792E65C3" w14:textId="77777777" w:rsidR="009B2B3C" w:rsidRDefault="009B2B3C" w:rsidP="00C21C5B">
            <w:r>
              <w:rPr>
                <w:rFonts w:hint="eastAsia"/>
              </w:rPr>
              <w:t>原因</w:t>
            </w:r>
          </w:p>
        </w:tc>
        <w:tc>
          <w:tcPr>
            <w:tcW w:w="2126" w:type="dxa"/>
            <w:shd w:val="clear" w:color="auto" w:fill="auto"/>
          </w:tcPr>
          <w:p w14:paraId="0402F2E3" w14:textId="77777777" w:rsidR="009B2B3C" w:rsidRDefault="009B2B3C" w:rsidP="00C21C5B">
            <w:pPr>
              <w:pStyle w:val="p0"/>
              <w:ind w:firstLine="0"/>
            </w:pPr>
          </w:p>
        </w:tc>
        <w:tc>
          <w:tcPr>
            <w:tcW w:w="993" w:type="dxa"/>
          </w:tcPr>
          <w:p w14:paraId="002CAA7D" w14:textId="77777777" w:rsidR="009B2B3C" w:rsidRDefault="009B2B3C" w:rsidP="00C21C5B">
            <w:pPr>
              <w:jc w:val="center"/>
            </w:pPr>
            <w:r>
              <w:rPr>
                <w:rFonts w:hint="eastAsia"/>
              </w:rPr>
              <w:t>V(200)</w:t>
            </w:r>
          </w:p>
        </w:tc>
        <w:tc>
          <w:tcPr>
            <w:tcW w:w="850" w:type="dxa"/>
            <w:shd w:val="clear" w:color="auto" w:fill="auto"/>
          </w:tcPr>
          <w:p w14:paraId="4C951D7B" w14:textId="77777777" w:rsidR="009B2B3C" w:rsidRDefault="009B2B3C" w:rsidP="00C21C5B">
            <w:pPr>
              <w:jc w:val="center"/>
            </w:pPr>
            <w:r>
              <w:rPr>
                <w:rFonts w:hint="eastAsia"/>
              </w:rPr>
              <w:t>O</w:t>
            </w:r>
          </w:p>
        </w:tc>
        <w:tc>
          <w:tcPr>
            <w:tcW w:w="1134" w:type="dxa"/>
            <w:shd w:val="clear" w:color="auto" w:fill="auto"/>
          </w:tcPr>
          <w:p w14:paraId="0F98C7A3" w14:textId="77777777" w:rsidR="009B2B3C" w:rsidRDefault="009B2B3C" w:rsidP="00C21C5B">
            <w:r>
              <w:rPr>
                <w:rFonts w:hint="eastAsia"/>
              </w:rPr>
              <w:t>手工录入</w:t>
            </w:r>
          </w:p>
        </w:tc>
        <w:tc>
          <w:tcPr>
            <w:tcW w:w="2693" w:type="dxa"/>
            <w:shd w:val="clear" w:color="auto" w:fill="auto"/>
          </w:tcPr>
          <w:p w14:paraId="732F72CE" w14:textId="77777777" w:rsidR="009B2B3C" w:rsidRDefault="009B2B3C" w:rsidP="00C21C5B"/>
        </w:tc>
      </w:tr>
      <w:tr w:rsidR="009B2B3C" w14:paraId="6A29969F" w14:textId="77777777" w:rsidTr="00C21C5B">
        <w:tc>
          <w:tcPr>
            <w:tcW w:w="850" w:type="dxa"/>
          </w:tcPr>
          <w:p w14:paraId="02C2138A" w14:textId="77777777" w:rsidR="009B2B3C" w:rsidRDefault="009B2B3C" w:rsidP="009B2B3C">
            <w:pPr>
              <w:numPr>
                <w:ilvl w:val="0"/>
                <w:numId w:val="44"/>
              </w:numPr>
              <w:spacing w:line="360" w:lineRule="auto"/>
            </w:pPr>
          </w:p>
        </w:tc>
        <w:tc>
          <w:tcPr>
            <w:tcW w:w="2269" w:type="dxa"/>
            <w:shd w:val="clear" w:color="auto" w:fill="auto"/>
          </w:tcPr>
          <w:p w14:paraId="6A744143" w14:textId="77777777" w:rsidR="009B2B3C" w:rsidRDefault="009B2B3C" w:rsidP="00C21C5B">
            <w:r>
              <w:rPr>
                <w:rFonts w:hint="eastAsia"/>
              </w:rPr>
              <w:t>备注</w:t>
            </w:r>
          </w:p>
        </w:tc>
        <w:tc>
          <w:tcPr>
            <w:tcW w:w="2126" w:type="dxa"/>
            <w:shd w:val="clear" w:color="auto" w:fill="auto"/>
          </w:tcPr>
          <w:p w14:paraId="08F8A706" w14:textId="77777777" w:rsidR="009B2B3C" w:rsidRDefault="009B2B3C" w:rsidP="00C21C5B">
            <w:pPr>
              <w:pStyle w:val="p0"/>
              <w:ind w:firstLine="0"/>
            </w:pPr>
          </w:p>
        </w:tc>
        <w:tc>
          <w:tcPr>
            <w:tcW w:w="993" w:type="dxa"/>
          </w:tcPr>
          <w:p w14:paraId="462C4913" w14:textId="77777777" w:rsidR="009B2B3C" w:rsidRDefault="009B2B3C" w:rsidP="00C21C5B">
            <w:pPr>
              <w:jc w:val="center"/>
            </w:pPr>
            <w:r>
              <w:rPr>
                <w:rFonts w:hint="eastAsia"/>
              </w:rPr>
              <w:t>V(200)</w:t>
            </w:r>
          </w:p>
        </w:tc>
        <w:tc>
          <w:tcPr>
            <w:tcW w:w="850" w:type="dxa"/>
            <w:shd w:val="clear" w:color="auto" w:fill="auto"/>
          </w:tcPr>
          <w:p w14:paraId="2BFC4B13" w14:textId="77777777" w:rsidR="009B2B3C" w:rsidRDefault="009B2B3C" w:rsidP="00C21C5B">
            <w:pPr>
              <w:jc w:val="center"/>
            </w:pPr>
            <w:r>
              <w:rPr>
                <w:rFonts w:hint="eastAsia"/>
              </w:rPr>
              <w:t>O</w:t>
            </w:r>
          </w:p>
        </w:tc>
        <w:tc>
          <w:tcPr>
            <w:tcW w:w="1134" w:type="dxa"/>
            <w:shd w:val="clear" w:color="auto" w:fill="auto"/>
          </w:tcPr>
          <w:p w14:paraId="08D8E455" w14:textId="77777777" w:rsidR="009B2B3C" w:rsidRDefault="009B2B3C" w:rsidP="00C21C5B">
            <w:r>
              <w:rPr>
                <w:rFonts w:hint="eastAsia"/>
              </w:rPr>
              <w:t>手工录入</w:t>
            </w:r>
          </w:p>
        </w:tc>
        <w:tc>
          <w:tcPr>
            <w:tcW w:w="2693" w:type="dxa"/>
            <w:shd w:val="clear" w:color="auto" w:fill="auto"/>
          </w:tcPr>
          <w:p w14:paraId="03BC4ED9" w14:textId="77777777" w:rsidR="009B2B3C" w:rsidRDefault="009B2B3C" w:rsidP="00C21C5B"/>
        </w:tc>
      </w:tr>
      <w:tr w:rsidR="009B2B3C" w14:paraId="5CFE8FAA" w14:textId="77777777" w:rsidTr="00C21C5B">
        <w:tc>
          <w:tcPr>
            <w:tcW w:w="850" w:type="dxa"/>
          </w:tcPr>
          <w:p w14:paraId="58845004" w14:textId="77777777" w:rsidR="009B2B3C" w:rsidRDefault="009B2B3C" w:rsidP="009B2B3C">
            <w:pPr>
              <w:numPr>
                <w:ilvl w:val="0"/>
                <w:numId w:val="44"/>
              </w:numPr>
              <w:spacing w:line="360" w:lineRule="auto"/>
            </w:pPr>
          </w:p>
        </w:tc>
        <w:tc>
          <w:tcPr>
            <w:tcW w:w="2269" w:type="dxa"/>
            <w:shd w:val="clear" w:color="auto" w:fill="auto"/>
          </w:tcPr>
          <w:p w14:paraId="66FE85C3" w14:textId="77777777" w:rsidR="009B2B3C" w:rsidRDefault="009B2B3C" w:rsidP="00C21C5B">
            <w:r>
              <w:rPr>
                <w:rFonts w:hint="eastAsia"/>
              </w:rPr>
              <w:t>费用管理</w:t>
            </w:r>
          </w:p>
        </w:tc>
        <w:tc>
          <w:tcPr>
            <w:tcW w:w="2126" w:type="dxa"/>
            <w:shd w:val="clear" w:color="auto" w:fill="auto"/>
          </w:tcPr>
          <w:p w14:paraId="4D5E81A6" w14:textId="77777777" w:rsidR="009B2B3C" w:rsidRDefault="009B2B3C" w:rsidP="00C21C5B">
            <w:pPr>
              <w:pStyle w:val="p0"/>
              <w:ind w:firstLine="0"/>
            </w:pPr>
          </w:p>
        </w:tc>
        <w:tc>
          <w:tcPr>
            <w:tcW w:w="993" w:type="dxa"/>
          </w:tcPr>
          <w:p w14:paraId="3DA0A827" w14:textId="77777777" w:rsidR="009B2B3C" w:rsidRDefault="009B2B3C" w:rsidP="00C21C5B">
            <w:pPr>
              <w:jc w:val="center"/>
            </w:pPr>
            <w:r>
              <w:rPr>
                <w:rFonts w:hint="eastAsia"/>
              </w:rPr>
              <w:t>控件</w:t>
            </w:r>
          </w:p>
        </w:tc>
        <w:tc>
          <w:tcPr>
            <w:tcW w:w="850" w:type="dxa"/>
            <w:shd w:val="clear" w:color="auto" w:fill="auto"/>
          </w:tcPr>
          <w:p w14:paraId="575FBAC1" w14:textId="77777777" w:rsidR="009B2B3C" w:rsidRDefault="009B2B3C" w:rsidP="00C21C5B">
            <w:pPr>
              <w:jc w:val="center"/>
            </w:pPr>
            <w:r>
              <w:rPr>
                <w:rFonts w:hint="eastAsia"/>
              </w:rPr>
              <w:t>O</w:t>
            </w:r>
          </w:p>
        </w:tc>
        <w:tc>
          <w:tcPr>
            <w:tcW w:w="1134" w:type="dxa"/>
            <w:shd w:val="clear" w:color="auto" w:fill="auto"/>
          </w:tcPr>
          <w:p w14:paraId="0E8C6F1C" w14:textId="77777777" w:rsidR="009B2B3C" w:rsidRDefault="009B2B3C" w:rsidP="00C21C5B">
            <w:r>
              <w:rPr>
                <w:rFonts w:hint="eastAsia"/>
              </w:rPr>
              <w:t>手工录入</w:t>
            </w:r>
          </w:p>
        </w:tc>
        <w:tc>
          <w:tcPr>
            <w:tcW w:w="2693" w:type="dxa"/>
            <w:shd w:val="clear" w:color="auto" w:fill="auto"/>
          </w:tcPr>
          <w:p w14:paraId="3C8F355A" w14:textId="77777777" w:rsidR="009B2B3C" w:rsidRDefault="009B2B3C" w:rsidP="00C21C5B"/>
        </w:tc>
      </w:tr>
    </w:tbl>
    <w:p w14:paraId="2CDA6206" w14:textId="77777777" w:rsidR="009B2B3C" w:rsidRDefault="009B2B3C" w:rsidP="006E45E9">
      <w:pPr>
        <w:pStyle w:val="4"/>
      </w:pPr>
      <w:bookmarkStart w:id="487" w:name="_Toc393285393"/>
      <w:bookmarkStart w:id="488" w:name="_Toc395083955"/>
      <w:r>
        <w:rPr>
          <w:rFonts w:hint="eastAsia"/>
        </w:rPr>
        <w:t>交易控</w:t>
      </w:r>
      <w:r w:rsidRPr="007A55C0">
        <w:rPr>
          <w:rFonts w:hint="eastAsia"/>
        </w:rPr>
        <w:t>制</w:t>
      </w:r>
      <w:bookmarkEnd w:id="487"/>
      <w:bookmarkEnd w:id="488"/>
    </w:p>
    <w:p w14:paraId="50EF3DEB" w14:textId="77777777" w:rsidR="009B2B3C" w:rsidRDefault="009B2B3C" w:rsidP="00B84A42">
      <w:pPr>
        <w:pStyle w:val="5"/>
      </w:pPr>
      <w:r>
        <w:rPr>
          <w:rFonts w:hint="eastAsia"/>
        </w:rPr>
        <w:t>左树控制</w:t>
      </w:r>
    </w:p>
    <w:p w14:paraId="052753FD" w14:textId="77777777" w:rsidR="009B2B3C" w:rsidRDefault="009B2B3C" w:rsidP="009B2B3C">
      <w:pPr>
        <w:ind w:firstLine="420"/>
      </w:pPr>
      <w:r>
        <w:rPr>
          <w:rFonts w:hint="eastAsia"/>
        </w:rPr>
        <w:t>交易加载已索赔未赔付的保函通知信息，且保函通知未注销、未撤销。</w:t>
      </w:r>
    </w:p>
    <w:p w14:paraId="50CDCECD" w14:textId="77777777" w:rsidR="009B2B3C" w:rsidRDefault="009B2B3C" w:rsidP="006E45E9">
      <w:pPr>
        <w:pStyle w:val="4"/>
      </w:pPr>
      <w:bookmarkStart w:id="489" w:name="_Toc393285394"/>
      <w:bookmarkStart w:id="490" w:name="_Toc395083956"/>
      <w:r>
        <w:rPr>
          <w:rFonts w:hint="eastAsia"/>
        </w:rPr>
        <w:t>边界描述</w:t>
      </w:r>
      <w:bookmarkEnd w:id="489"/>
      <w:bookmarkEnd w:id="490"/>
    </w:p>
    <w:p w14:paraId="028369AA" w14:textId="77777777" w:rsidR="009B2B3C" w:rsidRPr="00BA5925" w:rsidRDefault="009B2B3C" w:rsidP="009B2B3C">
      <w:pPr>
        <w:ind w:firstLine="420"/>
      </w:pPr>
      <w:r>
        <w:rPr>
          <w:rFonts w:hint="eastAsia"/>
        </w:rPr>
        <w:t>无。</w:t>
      </w:r>
    </w:p>
    <w:p w14:paraId="06795469" w14:textId="77777777" w:rsidR="009B2B3C" w:rsidRPr="00F67303" w:rsidRDefault="009B2B3C" w:rsidP="006E45E9">
      <w:pPr>
        <w:pStyle w:val="4"/>
      </w:pPr>
      <w:bookmarkStart w:id="491" w:name="_Toc393285395"/>
      <w:bookmarkStart w:id="492" w:name="_Toc395083957"/>
      <w:r>
        <w:rPr>
          <w:rFonts w:hint="eastAsia"/>
        </w:rPr>
        <w:t>输出描述</w:t>
      </w:r>
      <w:bookmarkEnd w:id="491"/>
      <w:bookmarkEnd w:id="492"/>
    </w:p>
    <w:p w14:paraId="77A7F5B8" w14:textId="77777777" w:rsidR="009B2B3C" w:rsidRDefault="009B2B3C" w:rsidP="00B84A42">
      <w:pPr>
        <w:pStyle w:val="5"/>
      </w:pPr>
      <w:r>
        <w:rPr>
          <w:rFonts w:hint="eastAsia"/>
        </w:rPr>
        <w:t>面函</w:t>
      </w:r>
    </w:p>
    <w:p w14:paraId="018A7FCF" w14:textId="77777777" w:rsidR="009B2B3C" w:rsidRPr="001871B9" w:rsidRDefault="009B2B3C" w:rsidP="009B2B3C">
      <w:pPr>
        <w:ind w:firstLine="420"/>
      </w:pPr>
      <w:r>
        <w:rPr>
          <w:rFonts w:hint="eastAsia"/>
        </w:rPr>
        <w:t>无。</w:t>
      </w:r>
    </w:p>
    <w:p w14:paraId="3955E903" w14:textId="77777777" w:rsidR="009B2B3C" w:rsidRDefault="009B2B3C" w:rsidP="00B84A42">
      <w:pPr>
        <w:pStyle w:val="5"/>
      </w:pPr>
      <w:r>
        <w:rPr>
          <w:rFonts w:hint="eastAsia"/>
        </w:rPr>
        <w:t>报文</w:t>
      </w:r>
    </w:p>
    <w:p w14:paraId="2FD8F681" w14:textId="77777777" w:rsidR="009B2B3C" w:rsidRDefault="009B2B3C" w:rsidP="009B2B3C">
      <w:pPr>
        <w:ind w:firstLine="420"/>
      </w:pPr>
      <w:r>
        <w:rPr>
          <w:rFonts w:hint="eastAsia"/>
        </w:rPr>
        <w:t>无。</w:t>
      </w:r>
    </w:p>
    <w:p w14:paraId="31756CB6" w14:textId="77777777" w:rsidR="009B2B3C" w:rsidRPr="0080498F" w:rsidRDefault="009B2B3C" w:rsidP="006E45E9">
      <w:pPr>
        <w:pStyle w:val="4"/>
      </w:pPr>
      <w:bookmarkStart w:id="493" w:name="_Toc393285396"/>
      <w:bookmarkStart w:id="494" w:name="_Toc395083958"/>
      <w:r>
        <w:rPr>
          <w:rFonts w:hint="eastAsia"/>
        </w:rPr>
        <w:t>额度</w:t>
      </w:r>
      <w:bookmarkEnd w:id="493"/>
      <w:bookmarkEnd w:id="494"/>
    </w:p>
    <w:p w14:paraId="00D83E4A" w14:textId="77777777" w:rsidR="009B2B3C" w:rsidRPr="001871B9" w:rsidRDefault="009B2B3C" w:rsidP="009B2B3C">
      <w:pPr>
        <w:ind w:firstLine="420"/>
      </w:pPr>
      <w:r>
        <w:rPr>
          <w:rFonts w:hint="eastAsia"/>
        </w:rPr>
        <w:t>无。</w:t>
      </w:r>
    </w:p>
    <w:p w14:paraId="02DA4AE5" w14:textId="77777777" w:rsidR="009B2B3C" w:rsidRDefault="009B2B3C" w:rsidP="006E45E9">
      <w:pPr>
        <w:pStyle w:val="4"/>
      </w:pPr>
      <w:bookmarkStart w:id="495" w:name="_Toc393285397"/>
      <w:bookmarkStart w:id="496" w:name="_Toc395083959"/>
      <w:r>
        <w:rPr>
          <w:rFonts w:hint="eastAsia"/>
        </w:rPr>
        <w:t>手续费</w:t>
      </w:r>
      <w:bookmarkEnd w:id="495"/>
      <w:bookmarkEnd w:id="496"/>
    </w:p>
    <w:p w14:paraId="0B77D48A" w14:textId="77777777" w:rsidR="009B2B3C" w:rsidRPr="000D2F3E" w:rsidRDefault="009B2B3C" w:rsidP="009B2B3C">
      <w:pPr>
        <w:spacing w:line="240" w:lineRule="atLeast"/>
        <w:ind w:left="432"/>
      </w:pPr>
      <w:r w:rsidRPr="000F2D9F">
        <w:rPr>
          <w:rFonts w:hint="eastAsia"/>
        </w:rPr>
        <w:t>默认的收费方式：</w:t>
      </w:r>
      <w:r>
        <w:rPr>
          <w:rFonts w:hint="eastAsia"/>
        </w:rPr>
        <w:t>现收、外收。允许现收</w:t>
      </w:r>
      <w:r w:rsidRPr="000F2D9F">
        <w:rPr>
          <w:rFonts w:hint="eastAsia"/>
        </w:rPr>
        <w:t>，免收，</w:t>
      </w:r>
      <w:r>
        <w:rPr>
          <w:rFonts w:hint="eastAsia"/>
        </w:rPr>
        <w:t>不允后收、现收内扣</w:t>
      </w:r>
      <w:r w:rsidRPr="000F2D9F">
        <w:rPr>
          <w:rFonts w:hint="eastAsia"/>
        </w:rPr>
        <w:t>。</w:t>
      </w:r>
    </w:p>
    <w:p w14:paraId="0F216A98" w14:textId="77777777" w:rsidR="009B2B3C" w:rsidRDefault="009B2B3C" w:rsidP="009B2B3C">
      <w:pPr>
        <w:spacing w:line="240" w:lineRule="atLeast"/>
        <w:ind w:firstLine="420"/>
      </w:pPr>
      <w:r>
        <w:rPr>
          <w:rFonts w:hint="eastAsia"/>
        </w:rPr>
        <w:t>交易根据通知加载收费信息有可能收取前续交易后收手续费：</w:t>
      </w:r>
    </w:p>
    <w:p w14:paraId="1002F3C1" w14:textId="77777777" w:rsidR="009B2B3C" w:rsidRPr="00D41E3B" w:rsidRDefault="009B2B3C" w:rsidP="009B2B3C">
      <w:pPr>
        <w:spacing w:line="240" w:lineRule="atLeast"/>
        <w:ind w:firstLine="420"/>
      </w:pPr>
      <w:r>
        <w:rPr>
          <w:rFonts w:hint="eastAsia"/>
        </w:rPr>
        <w:t>1.</w:t>
      </w:r>
      <w:r>
        <w:rPr>
          <w:rFonts w:hint="eastAsia"/>
        </w:rPr>
        <w:t>手续费收入。</w:t>
      </w:r>
    </w:p>
    <w:p w14:paraId="5C4DE5C3" w14:textId="77777777" w:rsidR="009B2B3C" w:rsidRDefault="009B2B3C" w:rsidP="006E45E9">
      <w:pPr>
        <w:pStyle w:val="4"/>
      </w:pPr>
      <w:bookmarkStart w:id="497" w:name="_Toc393285398"/>
      <w:bookmarkStart w:id="498" w:name="_Toc395083960"/>
      <w:r>
        <w:rPr>
          <w:rFonts w:hint="eastAsia"/>
        </w:rPr>
        <w:t>会计分录</w:t>
      </w:r>
      <w:bookmarkEnd w:id="497"/>
      <w:bookmarkEnd w:id="498"/>
    </w:p>
    <w:p w14:paraId="337461F3" w14:textId="77777777" w:rsidR="009B2B3C" w:rsidRDefault="009B2B3C" w:rsidP="009B2B3C">
      <w:pPr>
        <w:spacing w:line="240" w:lineRule="atLeast"/>
        <w:ind w:firstLine="420"/>
      </w:pPr>
      <w:r>
        <w:rPr>
          <w:rFonts w:hint="eastAsia"/>
        </w:rPr>
        <w:t>借：</w:t>
      </w:r>
      <w:r>
        <w:rPr>
          <w:rFonts w:hint="eastAsia"/>
        </w:rPr>
        <w:t>201101</w:t>
      </w:r>
      <w:r>
        <w:rPr>
          <w:rFonts w:hint="eastAsia"/>
        </w:rPr>
        <w:t>活期存款等科目外币或人民币</w:t>
      </w:r>
    </w:p>
    <w:p w14:paraId="12DE87A3" w14:textId="77777777" w:rsidR="009B2B3C" w:rsidRPr="00865277" w:rsidRDefault="009B2B3C" w:rsidP="009B2B3C">
      <w:pPr>
        <w:spacing w:line="240" w:lineRule="atLeast"/>
        <w:ind w:firstLine="420"/>
      </w:pPr>
      <w:r>
        <w:rPr>
          <w:rFonts w:hint="eastAsia"/>
        </w:rPr>
        <w:t>贷：</w:t>
      </w:r>
      <w:r>
        <w:rPr>
          <w:rFonts w:hint="eastAsia"/>
        </w:rPr>
        <w:t>60210502</w:t>
      </w:r>
      <w:r>
        <w:rPr>
          <w:rFonts w:hint="eastAsia"/>
        </w:rPr>
        <w:t>保函手续费收入外币或人民币</w:t>
      </w:r>
    </w:p>
    <w:p w14:paraId="7E064251" w14:textId="77777777" w:rsidR="009B2B3C" w:rsidRDefault="009B2B3C" w:rsidP="006E45E9">
      <w:pPr>
        <w:pStyle w:val="4"/>
      </w:pPr>
      <w:bookmarkStart w:id="499" w:name="_Toc393285399"/>
      <w:bookmarkStart w:id="500" w:name="_Toc395083961"/>
      <w:r>
        <w:rPr>
          <w:rFonts w:hint="eastAsia"/>
        </w:rPr>
        <w:t>其它</w:t>
      </w:r>
      <w:bookmarkEnd w:id="499"/>
      <w:bookmarkEnd w:id="500"/>
    </w:p>
    <w:p w14:paraId="512B0FEA" w14:textId="77777777" w:rsidR="009B2B3C" w:rsidRDefault="009B2B3C" w:rsidP="009B2B3C">
      <w:pPr>
        <w:ind w:firstLine="420"/>
      </w:pPr>
      <w:r>
        <w:rPr>
          <w:rFonts w:hint="eastAsia"/>
        </w:rPr>
        <w:t>无。</w:t>
      </w:r>
    </w:p>
    <w:p w14:paraId="7C0E72D3" w14:textId="77777777" w:rsidR="009B2B3C" w:rsidRDefault="009B2B3C" w:rsidP="009B2B3C">
      <w:pPr>
        <w:ind w:firstLine="420"/>
      </w:pPr>
    </w:p>
    <w:p w14:paraId="5157FB4B" w14:textId="77777777" w:rsidR="009B2B3C" w:rsidRDefault="009B2B3C" w:rsidP="00B84A42">
      <w:pPr>
        <w:pStyle w:val="3"/>
      </w:pPr>
      <w:bookmarkStart w:id="501" w:name="_Toc415598225"/>
      <w:r>
        <w:rPr>
          <w:rFonts w:hint="eastAsia"/>
        </w:rPr>
        <w:t>保函收汇</w:t>
      </w:r>
      <w:bookmarkEnd w:id="501"/>
    </w:p>
    <w:p w14:paraId="375042CA" w14:textId="77777777" w:rsidR="009B2B3C" w:rsidRDefault="009B2B3C" w:rsidP="006E45E9">
      <w:pPr>
        <w:pStyle w:val="4"/>
      </w:pPr>
      <w:bookmarkStart w:id="502" w:name="_Toc393285401"/>
      <w:bookmarkStart w:id="503" w:name="_Toc395083963"/>
      <w:r>
        <w:rPr>
          <w:rFonts w:hint="eastAsia"/>
        </w:rPr>
        <w:t>交易描述</w:t>
      </w:r>
      <w:bookmarkEnd w:id="502"/>
      <w:bookmarkEnd w:id="503"/>
    </w:p>
    <w:p w14:paraId="1D1F115B" w14:textId="77777777" w:rsidR="009B2B3C" w:rsidRPr="0062089C" w:rsidRDefault="009B2B3C" w:rsidP="009B2B3C">
      <w:pPr>
        <w:ind w:firstLine="420"/>
      </w:pPr>
      <w:r>
        <w:rPr>
          <w:rFonts w:hint="eastAsia"/>
          <w:color w:val="333333"/>
        </w:rPr>
        <w:t>在保函效期内一旦发生受益人索赔的情况，及时通知申请人，经担保行审核索赔单据并确认与保函索赔条款的要求相符后即履行付款责任。</w:t>
      </w:r>
    </w:p>
    <w:p w14:paraId="4BE99EF5" w14:textId="77777777" w:rsidR="009B2B3C" w:rsidRPr="00B93441" w:rsidRDefault="009B2B3C" w:rsidP="009B2B3C">
      <w:pPr>
        <w:ind w:firstLine="420"/>
      </w:pPr>
      <w:r>
        <w:rPr>
          <w:rFonts w:hint="eastAsia"/>
        </w:rPr>
        <w:t>对外索赔后如对方付款，在此交易中做收汇。</w:t>
      </w:r>
    </w:p>
    <w:p w14:paraId="5C84011B" w14:textId="77777777" w:rsidR="009B2B3C" w:rsidRDefault="009B2B3C" w:rsidP="006E45E9">
      <w:pPr>
        <w:pStyle w:val="4"/>
      </w:pPr>
      <w:bookmarkStart w:id="504" w:name="_Toc393285402"/>
      <w:bookmarkStart w:id="505" w:name="_Toc395083964"/>
      <w:r>
        <w:rPr>
          <w:rFonts w:hint="eastAsia"/>
        </w:rPr>
        <w:t>柜员操作</w:t>
      </w:r>
      <w:bookmarkEnd w:id="504"/>
      <w:bookmarkEnd w:id="505"/>
    </w:p>
    <w:p w14:paraId="4F2B5C6C" w14:textId="77777777" w:rsidR="009B2B3C" w:rsidRDefault="009B2B3C" w:rsidP="009B2B3C">
      <w:pPr>
        <w:spacing w:line="240" w:lineRule="atLeast"/>
        <w:ind w:firstLine="420"/>
      </w:pPr>
      <w:r>
        <w:rPr>
          <w:rFonts w:hint="eastAsia"/>
        </w:rPr>
        <w:t>本交易由具有保函收汇经办权限的柜员操作。</w:t>
      </w:r>
    </w:p>
    <w:p w14:paraId="4D857F7D" w14:textId="77777777" w:rsidR="009B2B3C" w:rsidRDefault="009B2B3C" w:rsidP="009B2B3C">
      <w:pPr>
        <w:spacing w:line="240" w:lineRule="atLeast"/>
        <w:ind w:firstLine="420"/>
      </w:pPr>
      <w:r>
        <w:rPr>
          <w:rFonts w:hint="eastAsia"/>
        </w:rPr>
        <w:t>系统需支持本交易能多级授权。</w:t>
      </w:r>
    </w:p>
    <w:p w14:paraId="1578B99A" w14:textId="77777777" w:rsidR="009B2B3C" w:rsidRDefault="009B2B3C" w:rsidP="009B2B3C">
      <w:pPr>
        <w:spacing w:line="240" w:lineRule="atLeast"/>
        <w:ind w:firstLine="420"/>
      </w:pPr>
      <w:r>
        <w:rPr>
          <w:rFonts w:hint="eastAsia"/>
        </w:rPr>
        <w:t>该交易需要支持手工、扫描和报文等发起方式。</w:t>
      </w:r>
    </w:p>
    <w:p w14:paraId="5374FE98" w14:textId="77777777" w:rsidR="009B2B3C" w:rsidRPr="00AB3909" w:rsidRDefault="009B2B3C" w:rsidP="006E45E9">
      <w:pPr>
        <w:pStyle w:val="4"/>
      </w:pPr>
      <w:bookmarkStart w:id="506" w:name="_Toc393285403"/>
      <w:bookmarkStart w:id="507" w:name="_Toc395083965"/>
      <w:r>
        <w:rPr>
          <w:rFonts w:hint="eastAsia"/>
        </w:rPr>
        <w:t>界面布局与菜单按钮</w:t>
      </w:r>
      <w:bookmarkEnd w:id="506"/>
      <w:bookmarkEnd w:id="507"/>
    </w:p>
    <w:p w14:paraId="4A57E928" w14:textId="77777777" w:rsidR="009B2B3C" w:rsidRDefault="009B2B3C" w:rsidP="009B2B3C">
      <w:pPr>
        <w:spacing w:line="240" w:lineRule="atLeast"/>
        <w:ind w:firstLine="420"/>
      </w:pPr>
      <w:r>
        <w:rPr>
          <w:rFonts w:hint="eastAsia"/>
        </w:rPr>
        <w:t>同一页面布局原则，从上至下：</w:t>
      </w:r>
    </w:p>
    <w:p w14:paraId="29987880" w14:textId="77777777" w:rsidR="009B2B3C" w:rsidRDefault="009B2B3C" w:rsidP="009B2B3C">
      <w:pPr>
        <w:spacing w:line="240" w:lineRule="atLeast"/>
        <w:ind w:firstLine="420"/>
      </w:pPr>
      <w:r>
        <w:rPr>
          <w:rFonts w:hint="eastAsia"/>
        </w:rPr>
        <w:t>第一区域：基本信息；</w:t>
      </w:r>
    </w:p>
    <w:p w14:paraId="59539F97" w14:textId="77777777" w:rsidR="009B2B3C" w:rsidRDefault="009B2B3C" w:rsidP="009B2B3C">
      <w:pPr>
        <w:spacing w:line="240" w:lineRule="atLeast"/>
        <w:ind w:firstLine="420"/>
      </w:pPr>
      <w:r>
        <w:rPr>
          <w:rFonts w:hint="eastAsia"/>
        </w:rPr>
        <w:t>第二区域：费用管理；</w:t>
      </w:r>
    </w:p>
    <w:p w14:paraId="781E3C91" w14:textId="77777777" w:rsidR="009B2B3C" w:rsidRDefault="009B2B3C" w:rsidP="009B2B3C">
      <w:pPr>
        <w:spacing w:line="240" w:lineRule="atLeast"/>
        <w:ind w:firstLine="420"/>
      </w:pPr>
      <w:r>
        <w:rPr>
          <w:rFonts w:hint="eastAsia"/>
        </w:rPr>
        <w:t>第三区域：按钮；</w:t>
      </w:r>
    </w:p>
    <w:p w14:paraId="3B068947" w14:textId="77777777" w:rsidR="009B2B3C" w:rsidRDefault="009B2B3C" w:rsidP="009B2B3C">
      <w:pPr>
        <w:spacing w:line="240" w:lineRule="atLeast"/>
        <w:ind w:left="432"/>
      </w:pPr>
      <w:r>
        <w:rPr>
          <w:rFonts w:hint="eastAsia"/>
        </w:rPr>
        <w:t>第四区域：报文；</w:t>
      </w:r>
    </w:p>
    <w:p w14:paraId="04CD335A" w14:textId="77777777" w:rsidR="009B2B3C" w:rsidRDefault="009B2B3C" w:rsidP="009B2B3C">
      <w:pPr>
        <w:spacing w:line="240" w:lineRule="atLeast"/>
        <w:ind w:left="432"/>
      </w:pPr>
      <w:r>
        <w:rPr>
          <w:rFonts w:hint="eastAsia"/>
        </w:rPr>
        <w:t>第五区域：申报信息。</w:t>
      </w:r>
    </w:p>
    <w:p w14:paraId="4F37ACE8" w14:textId="77777777" w:rsidR="009B2B3C" w:rsidRDefault="009B2B3C" w:rsidP="00B84A42">
      <w:pPr>
        <w:pStyle w:val="5"/>
      </w:pPr>
      <w:r>
        <w:rPr>
          <w:rFonts w:hint="eastAsia"/>
        </w:rPr>
        <w:t>基本信息、费用管理和按钮</w:t>
      </w:r>
    </w:p>
    <w:p w14:paraId="25F11660" w14:textId="77777777" w:rsidR="003C2EAC" w:rsidRDefault="00914304" w:rsidP="003C2EAC">
      <w:pPr>
        <w:ind w:leftChars="-675" w:left="6" w:hangingChars="678" w:hanging="1424"/>
      </w:pPr>
      <w:r>
        <w:rPr>
          <w:noProof/>
        </w:rPr>
        <w:drawing>
          <wp:inline distT="0" distB="0" distL="0" distR="0" wp14:anchorId="393284E7" wp14:editId="6221719A">
            <wp:extent cx="6753600" cy="502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收汇.bmp"/>
                    <pic:cNvPicPr/>
                  </pic:nvPicPr>
                  <pic:blipFill>
                    <a:blip r:embed="rId48">
                      <a:extLst>
                        <a:ext uri="{28A0092B-C50C-407E-A947-70E740481C1C}">
                          <a14:useLocalDpi xmlns:a14="http://schemas.microsoft.com/office/drawing/2010/main" val="0"/>
                        </a:ext>
                      </a:extLst>
                    </a:blip>
                    <a:stretch>
                      <a:fillRect/>
                    </a:stretch>
                  </pic:blipFill>
                  <pic:spPr>
                    <a:xfrm>
                      <a:off x="0" y="0"/>
                      <a:ext cx="6753600" cy="5025600"/>
                    </a:xfrm>
                    <a:prstGeom prst="rect">
                      <a:avLst/>
                    </a:prstGeom>
                  </pic:spPr>
                </pic:pic>
              </a:graphicData>
            </a:graphic>
          </wp:inline>
        </w:drawing>
      </w:r>
    </w:p>
    <w:p w14:paraId="2CF42F67" w14:textId="77777777" w:rsidR="009B2B3C" w:rsidRDefault="009B2B3C" w:rsidP="009B2B3C">
      <w:pPr>
        <w:ind w:firstLineChars="202" w:firstLine="424"/>
      </w:pPr>
      <w:r>
        <w:rPr>
          <w:rFonts w:hint="eastAsia"/>
        </w:rPr>
        <w:t>备注：</w:t>
      </w:r>
    </w:p>
    <w:p w14:paraId="2ECB43AF" w14:textId="77777777" w:rsidR="009B2B3C" w:rsidRPr="00051CC3" w:rsidRDefault="009B2B3C" w:rsidP="009B2B3C">
      <w:pPr>
        <w:ind w:firstLine="420"/>
      </w:pPr>
      <w:r>
        <w:rPr>
          <w:rFonts w:hint="eastAsia"/>
        </w:rPr>
        <w:t>按钮从左至右：提交、保存、打印查看、查询、附加功能、取消、返回。</w:t>
      </w:r>
    </w:p>
    <w:p w14:paraId="46F04C11" w14:textId="77777777" w:rsidR="009B2B3C" w:rsidRDefault="009B2B3C" w:rsidP="00B84A42">
      <w:pPr>
        <w:pStyle w:val="5"/>
      </w:pPr>
      <w:r>
        <w:rPr>
          <w:rFonts w:hint="eastAsia"/>
        </w:rPr>
        <w:t>报文</w:t>
      </w:r>
    </w:p>
    <w:p w14:paraId="0BA30A8F" w14:textId="77777777" w:rsidR="009B2B3C" w:rsidRDefault="009B2B3C" w:rsidP="009B2B3C">
      <w:pPr>
        <w:ind w:leftChars="-680" w:left="-4" w:hangingChars="678" w:hanging="1424"/>
      </w:pPr>
      <w:r>
        <w:rPr>
          <w:rFonts w:hint="eastAsia"/>
          <w:noProof/>
        </w:rPr>
        <w:drawing>
          <wp:inline distT="0" distB="0" distL="0" distR="0" wp14:anchorId="380FF910" wp14:editId="57D2A5AA">
            <wp:extent cx="6886575" cy="2979816"/>
            <wp:effectExtent l="19050" t="0" r="9525" b="0"/>
            <wp:docPr id="49" name="图片 28" descr="电文79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电文799.bmp"/>
                    <pic:cNvPicPr/>
                  </pic:nvPicPr>
                  <pic:blipFill>
                    <a:blip r:embed="rId40"/>
                    <a:stretch>
                      <a:fillRect/>
                    </a:stretch>
                  </pic:blipFill>
                  <pic:spPr>
                    <a:xfrm>
                      <a:off x="0" y="0"/>
                      <a:ext cx="6886575" cy="2979816"/>
                    </a:xfrm>
                    <a:prstGeom prst="rect">
                      <a:avLst/>
                    </a:prstGeom>
                  </pic:spPr>
                </pic:pic>
              </a:graphicData>
            </a:graphic>
          </wp:inline>
        </w:drawing>
      </w:r>
    </w:p>
    <w:p w14:paraId="08D8D663" w14:textId="77777777" w:rsidR="009B2B3C" w:rsidRDefault="009B2B3C" w:rsidP="00B84A42">
      <w:pPr>
        <w:pStyle w:val="5"/>
      </w:pPr>
      <w:r>
        <w:rPr>
          <w:rFonts w:hint="eastAsia"/>
        </w:rPr>
        <w:t>申报信息</w:t>
      </w:r>
    </w:p>
    <w:p w14:paraId="01A53D8E" w14:textId="77777777" w:rsidR="009B2B3C" w:rsidRPr="00051D90" w:rsidRDefault="009B2B3C" w:rsidP="009B2B3C">
      <w:pPr>
        <w:ind w:leftChars="-680" w:left="-4" w:hangingChars="678" w:hanging="1424"/>
      </w:pPr>
      <w:r>
        <w:rPr>
          <w:noProof/>
        </w:rPr>
        <w:drawing>
          <wp:inline distT="0" distB="0" distL="0" distR="0" wp14:anchorId="472A5634" wp14:editId="3E39F4DD">
            <wp:extent cx="6819900" cy="3413743"/>
            <wp:effectExtent l="19050" t="0" r="0" b="0"/>
            <wp:docPr id="50" name="图片 23" descr="保函收汇_申报信息.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保函收汇_申报信息.bmp"/>
                    <pic:cNvPicPr/>
                  </pic:nvPicPr>
                  <pic:blipFill>
                    <a:blip r:embed="rId49"/>
                    <a:srcRect b="9036"/>
                    <a:stretch>
                      <a:fillRect/>
                    </a:stretch>
                  </pic:blipFill>
                  <pic:spPr>
                    <a:xfrm>
                      <a:off x="0" y="0"/>
                      <a:ext cx="6819900" cy="3413743"/>
                    </a:xfrm>
                    <a:prstGeom prst="rect">
                      <a:avLst/>
                    </a:prstGeom>
                  </pic:spPr>
                </pic:pic>
              </a:graphicData>
            </a:graphic>
          </wp:inline>
        </w:drawing>
      </w:r>
    </w:p>
    <w:p w14:paraId="3B371CCB" w14:textId="77777777" w:rsidR="009B2B3C" w:rsidRDefault="009B2B3C" w:rsidP="006E45E9">
      <w:pPr>
        <w:pStyle w:val="4"/>
      </w:pPr>
      <w:bookmarkStart w:id="508" w:name="_Toc393285404"/>
      <w:bookmarkStart w:id="509" w:name="_Toc395083966"/>
      <w:r>
        <w:rPr>
          <w:rFonts w:hint="eastAsia"/>
        </w:rPr>
        <w:t>输入描述</w:t>
      </w:r>
      <w:bookmarkEnd w:id="508"/>
      <w:bookmarkEnd w:id="509"/>
    </w:p>
    <w:tbl>
      <w:tblPr>
        <w:tblW w:w="10915" w:type="dxa"/>
        <w:tblInd w:w="-1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2269"/>
        <w:gridCol w:w="2126"/>
        <w:gridCol w:w="993"/>
        <w:gridCol w:w="850"/>
        <w:gridCol w:w="1134"/>
        <w:gridCol w:w="2693"/>
      </w:tblGrid>
      <w:tr w:rsidR="009B2B3C" w14:paraId="7FE9B7BA" w14:textId="77777777" w:rsidTr="00C21C5B">
        <w:tc>
          <w:tcPr>
            <w:tcW w:w="850" w:type="dxa"/>
          </w:tcPr>
          <w:p w14:paraId="4C587808" w14:textId="77777777" w:rsidR="009B2B3C" w:rsidRPr="00446D93" w:rsidRDefault="009B2B3C" w:rsidP="00C21C5B">
            <w:pPr>
              <w:jc w:val="center"/>
              <w:rPr>
                <w:b/>
              </w:rPr>
            </w:pPr>
            <w:r>
              <w:rPr>
                <w:rFonts w:hint="eastAsia"/>
                <w:b/>
              </w:rPr>
              <w:t>序号</w:t>
            </w:r>
          </w:p>
        </w:tc>
        <w:tc>
          <w:tcPr>
            <w:tcW w:w="2269" w:type="dxa"/>
            <w:shd w:val="clear" w:color="auto" w:fill="auto"/>
          </w:tcPr>
          <w:p w14:paraId="79019981" w14:textId="77777777" w:rsidR="009B2B3C" w:rsidRPr="00446D93" w:rsidRDefault="009B2B3C" w:rsidP="00C21C5B">
            <w:pPr>
              <w:jc w:val="center"/>
              <w:rPr>
                <w:b/>
              </w:rPr>
            </w:pPr>
            <w:r w:rsidRPr="00446D93">
              <w:rPr>
                <w:rFonts w:hint="eastAsia"/>
                <w:b/>
              </w:rPr>
              <w:t>本地名称</w:t>
            </w:r>
          </w:p>
        </w:tc>
        <w:tc>
          <w:tcPr>
            <w:tcW w:w="2126" w:type="dxa"/>
            <w:shd w:val="clear" w:color="auto" w:fill="auto"/>
          </w:tcPr>
          <w:p w14:paraId="4D6AD875" w14:textId="77777777" w:rsidR="009B2B3C" w:rsidRPr="00446D93" w:rsidRDefault="009B2B3C" w:rsidP="00C21C5B">
            <w:pPr>
              <w:jc w:val="center"/>
              <w:rPr>
                <w:b/>
              </w:rPr>
            </w:pPr>
            <w:r w:rsidRPr="00446D93">
              <w:rPr>
                <w:rFonts w:hint="eastAsia"/>
                <w:b/>
              </w:rPr>
              <w:t>英文名称</w:t>
            </w:r>
          </w:p>
        </w:tc>
        <w:tc>
          <w:tcPr>
            <w:tcW w:w="993" w:type="dxa"/>
          </w:tcPr>
          <w:p w14:paraId="16FEDE3E" w14:textId="77777777" w:rsidR="009B2B3C" w:rsidRPr="00446D93" w:rsidRDefault="009B2B3C" w:rsidP="00C21C5B">
            <w:pPr>
              <w:jc w:val="center"/>
              <w:rPr>
                <w:b/>
              </w:rPr>
            </w:pPr>
            <w:r>
              <w:rPr>
                <w:rFonts w:hint="eastAsia"/>
                <w:b/>
              </w:rPr>
              <w:t>类型</w:t>
            </w:r>
          </w:p>
        </w:tc>
        <w:tc>
          <w:tcPr>
            <w:tcW w:w="850" w:type="dxa"/>
            <w:shd w:val="clear" w:color="auto" w:fill="auto"/>
          </w:tcPr>
          <w:p w14:paraId="4AA0ACEA" w14:textId="77777777" w:rsidR="009B2B3C" w:rsidRPr="00446D93" w:rsidRDefault="009B2B3C" w:rsidP="00C21C5B">
            <w:pPr>
              <w:jc w:val="center"/>
              <w:rPr>
                <w:b/>
              </w:rPr>
            </w:pPr>
            <w:r w:rsidRPr="00446D93">
              <w:rPr>
                <w:rFonts w:hint="eastAsia"/>
                <w:b/>
              </w:rPr>
              <w:t>M/O/P</w:t>
            </w:r>
          </w:p>
        </w:tc>
        <w:tc>
          <w:tcPr>
            <w:tcW w:w="1134" w:type="dxa"/>
            <w:shd w:val="clear" w:color="auto" w:fill="auto"/>
          </w:tcPr>
          <w:p w14:paraId="11167649" w14:textId="77777777" w:rsidR="009B2B3C" w:rsidRPr="00446D93" w:rsidRDefault="009B2B3C" w:rsidP="00C21C5B">
            <w:pPr>
              <w:jc w:val="center"/>
              <w:rPr>
                <w:b/>
              </w:rPr>
            </w:pPr>
            <w:r w:rsidRPr="00446D93">
              <w:rPr>
                <w:rFonts w:hint="eastAsia"/>
                <w:b/>
              </w:rPr>
              <w:t>数据来源</w:t>
            </w:r>
          </w:p>
        </w:tc>
        <w:tc>
          <w:tcPr>
            <w:tcW w:w="2693" w:type="dxa"/>
            <w:shd w:val="clear" w:color="auto" w:fill="auto"/>
          </w:tcPr>
          <w:p w14:paraId="25C489DD" w14:textId="77777777" w:rsidR="009B2B3C" w:rsidRPr="00446D93" w:rsidRDefault="009B2B3C" w:rsidP="00C21C5B">
            <w:pPr>
              <w:jc w:val="center"/>
              <w:rPr>
                <w:b/>
              </w:rPr>
            </w:pPr>
            <w:r w:rsidRPr="00446D93">
              <w:rPr>
                <w:rFonts w:hint="eastAsia"/>
                <w:b/>
              </w:rPr>
              <w:t>描述</w:t>
            </w:r>
          </w:p>
        </w:tc>
      </w:tr>
      <w:tr w:rsidR="009B2B3C" w14:paraId="53C6946A" w14:textId="77777777" w:rsidTr="00C21C5B">
        <w:tc>
          <w:tcPr>
            <w:tcW w:w="850" w:type="dxa"/>
          </w:tcPr>
          <w:p w14:paraId="443A4F9C" w14:textId="77777777" w:rsidR="009B2B3C" w:rsidRDefault="009B2B3C" w:rsidP="009B2B3C">
            <w:pPr>
              <w:numPr>
                <w:ilvl w:val="0"/>
                <w:numId w:val="43"/>
              </w:numPr>
              <w:spacing w:line="360" w:lineRule="auto"/>
            </w:pPr>
          </w:p>
        </w:tc>
        <w:tc>
          <w:tcPr>
            <w:tcW w:w="2269" w:type="dxa"/>
            <w:shd w:val="clear" w:color="auto" w:fill="auto"/>
          </w:tcPr>
          <w:p w14:paraId="0C0CE306" w14:textId="77777777" w:rsidR="009B2B3C" w:rsidRDefault="009B2B3C" w:rsidP="00C21C5B">
            <w:r>
              <w:rPr>
                <w:rFonts w:hint="eastAsia"/>
              </w:rPr>
              <w:t>保函索赔编号</w:t>
            </w:r>
          </w:p>
        </w:tc>
        <w:tc>
          <w:tcPr>
            <w:tcW w:w="2126" w:type="dxa"/>
            <w:shd w:val="clear" w:color="auto" w:fill="auto"/>
          </w:tcPr>
          <w:p w14:paraId="656E1E5E" w14:textId="77777777" w:rsidR="009B2B3C" w:rsidRDefault="009B2B3C" w:rsidP="00C21C5B">
            <w:pPr>
              <w:pStyle w:val="p0"/>
              <w:ind w:firstLine="0"/>
            </w:pPr>
          </w:p>
        </w:tc>
        <w:tc>
          <w:tcPr>
            <w:tcW w:w="993" w:type="dxa"/>
          </w:tcPr>
          <w:p w14:paraId="4C8FD709" w14:textId="77777777" w:rsidR="009B2B3C" w:rsidRDefault="009B2B3C" w:rsidP="00C21C5B">
            <w:pPr>
              <w:jc w:val="center"/>
            </w:pPr>
            <w:r>
              <w:rPr>
                <w:rFonts w:hint="eastAsia"/>
              </w:rPr>
              <w:t>V(16)</w:t>
            </w:r>
          </w:p>
        </w:tc>
        <w:tc>
          <w:tcPr>
            <w:tcW w:w="850" w:type="dxa"/>
            <w:shd w:val="clear" w:color="auto" w:fill="auto"/>
          </w:tcPr>
          <w:p w14:paraId="45395AC5" w14:textId="77777777" w:rsidR="009B2B3C" w:rsidRDefault="009B2B3C" w:rsidP="00C21C5B">
            <w:pPr>
              <w:jc w:val="center"/>
            </w:pPr>
            <w:r>
              <w:rPr>
                <w:rFonts w:hint="eastAsia"/>
              </w:rPr>
              <w:t>P</w:t>
            </w:r>
          </w:p>
        </w:tc>
        <w:tc>
          <w:tcPr>
            <w:tcW w:w="1134" w:type="dxa"/>
            <w:shd w:val="clear" w:color="auto" w:fill="auto"/>
          </w:tcPr>
          <w:p w14:paraId="445C23FD" w14:textId="77777777" w:rsidR="009B2B3C" w:rsidRDefault="009B2B3C" w:rsidP="00C21C5B">
            <w:r>
              <w:rPr>
                <w:rFonts w:hint="eastAsia"/>
              </w:rPr>
              <w:t>自动带出</w:t>
            </w:r>
          </w:p>
        </w:tc>
        <w:tc>
          <w:tcPr>
            <w:tcW w:w="2693" w:type="dxa"/>
            <w:shd w:val="clear" w:color="auto" w:fill="auto"/>
          </w:tcPr>
          <w:p w14:paraId="1DDD7462" w14:textId="77777777" w:rsidR="009B2B3C" w:rsidRDefault="009B2B3C" w:rsidP="00C21C5B"/>
        </w:tc>
      </w:tr>
      <w:tr w:rsidR="009B2B3C" w14:paraId="726D3FE2" w14:textId="77777777" w:rsidTr="00C21C5B">
        <w:tc>
          <w:tcPr>
            <w:tcW w:w="850" w:type="dxa"/>
          </w:tcPr>
          <w:p w14:paraId="043884EC" w14:textId="77777777" w:rsidR="009B2B3C" w:rsidRDefault="009B2B3C" w:rsidP="009B2B3C">
            <w:pPr>
              <w:numPr>
                <w:ilvl w:val="0"/>
                <w:numId w:val="43"/>
              </w:numPr>
              <w:spacing w:line="360" w:lineRule="auto"/>
            </w:pPr>
          </w:p>
        </w:tc>
        <w:tc>
          <w:tcPr>
            <w:tcW w:w="2269" w:type="dxa"/>
            <w:shd w:val="clear" w:color="auto" w:fill="auto"/>
          </w:tcPr>
          <w:p w14:paraId="0750001E" w14:textId="77777777" w:rsidR="009B2B3C" w:rsidRDefault="009B2B3C" w:rsidP="00C21C5B">
            <w:r>
              <w:rPr>
                <w:rFonts w:hint="eastAsia"/>
              </w:rPr>
              <w:t>保函通知编号</w:t>
            </w:r>
          </w:p>
        </w:tc>
        <w:tc>
          <w:tcPr>
            <w:tcW w:w="2126" w:type="dxa"/>
            <w:shd w:val="clear" w:color="auto" w:fill="auto"/>
          </w:tcPr>
          <w:p w14:paraId="23214316" w14:textId="77777777" w:rsidR="009B2B3C" w:rsidRDefault="009B2B3C" w:rsidP="00C21C5B">
            <w:pPr>
              <w:pStyle w:val="p0"/>
              <w:ind w:firstLine="0"/>
            </w:pPr>
          </w:p>
        </w:tc>
        <w:tc>
          <w:tcPr>
            <w:tcW w:w="993" w:type="dxa"/>
          </w:tcPr>
          <w:p w14:paraId="4E1761B5" w14:textId="77777777" w:rsidR="009B2B3C" w:rsidRDefault="009B2B3C" w:rsidP="00C21C5B">
            <w:pPr>
              <w:jc w:val="center"/>
            </w:pPr>
            <w:r>
              <w:rPr>
                <w:rFonts w:hint="eastAsia"/>
              </w:rPr>
              <w:t>V(16)</w:t>
            </w:r>
          </w:p>
        </w:tc>
        <w:tc>
          <w:tcPr>
            <w:tcW w:w="850" w:type="dxa"/>
            <w:shd w:val="clear" w:color="auto" w:fill="auto"/>
          </w:tcPr>
          <w:p w14:paraId="720C37DD" w14:textId="77777777" w:rsidR="009B2B3C" w:rsidRDefault="009B2B3C" w:rsidP="00C21C5B">
            <w:pPr>
              <w:jc w:val="center"/>
            </w:pPr>
            <w:r>
              <w:rPr>
                <w:rFonts w:hint="eastAsia"/>
              </w:rPr>
              <w:t>P</w:t>
            </w:r>
          </w:p>
        </w:tc>
        <w:tc>
          <w:tcPr>
            <w:tcW w:w="1134" w:type="dxa"/>
            <w:shd w:val="clear" w:color="auto" w:fill="auto"/>
          </w:tcPr>
          <w:p w14:paraId="59C814B1" w14:textId="77777777" w:rsidR="009B2B3C" w:rsidRDefault="009B2B3C" w:rsidP="00C21C5B">
            <w:r>
              <w:rPr>
                <w:rFonts w:hint="eastAsia"/>
              </w:rPr>
              <w:t>自动带出</w:t>
            </w:r>
          </w:p>
        </w:tc>
        <w:tc>
          <w:tcPr>
            <w:tcW w:w="2693" w:type="dxa"/>
            <w:shd w:val="clear" w:color="auto" w:fill="auto"/>
          </w:tcPr>
          <w:p w14:paraId="6BCEAA6E" w14:textId="77777777" w:rsidR="009B2B3C" w:rsidRDefault="009B2B3C" w:rsidP="00C21C5B"/>
        </w:tc>
      </w:tr>
      <w:tr w:rsidR="009B2B3C" w14:paraId="129AD1EF" w14:textId="77777777" w:rsidTr="00C21C5B">
        <w:tc>
          <w:tcPr>
            <w:tcW w:w="850" w:type="dxa"/>
          </w:tcPr>
          <w:p w14:paraId="6438C01A" w14:textId="77777777" w:rsidR="009B2B3C" w:rsidRDefault="009B2B3C" w:rsidP="009B2B3C">
            <w:pPr>
              <w:numPr>
                <w:ilvl w:val="0"/>
                <w:numId w:val="43"/>
              </w:numPr>
              <w:spacing w:line="360" w:lineRule="auto"/>
            </w:pPr>
          </w:p>
        </w:tc>
        <w:tc>
          <w:tcPr>
            <w:tcW w:w="2269" w:type="dxa"/>
            <w:shd w:val="clear" w:color="auto" w:fill="auto"/>
          </w:tcPr>
          <w:p w14:paraId="702EA126" w14:textId="77777777" w:rsidR="009B2B3C" w:rsidRDefault="009B2B3C" w:rsidP="00C21C5B">
            <w:r>
              <w:rPr>
                <w:rFonts w:hint="eastAsia"/>
              </w:rPr>
              <w:t>对方编号</w:t>
            </w:r>
          </w:p>
        </w:tc>
        <w:tc>
          <w:tcPr>
            <w:tcW w:w="2126" w:type="dxa"/>
            <w:shd w:val="clear" w:color="auto" w:fill="auto"/>
          </w:tcPr>
          <w:p w14:paraId="47E92ABC" w14:textId="77777777" w:rsidR="009B2B3C" w:rsidRDefault="009B2B3C" w:rsidP="00C21C5B">
            <w:pPr>
              <w:pStyle w:val="p0"/>
              <w:ind w:firstLine="0"/>
            </w:pPr>
          </w:p>
        </w:tc>
        <w:tc>
          <w:tcPr>
            <w:tcW w:w="993" w:type="dxa"/>
          </w:tcPr>
          <w:p w14:paraId="571958EB" w14:textId="77777777" w:rsidR="009B2B3C" w:rsidRDefault="009B2B3C" w:rsidP="00C21C5B">
            <w:pPr>
              <w:jc w:val="center"/>
            </w:pPr>
            <w:r>
              <w:rPr>
                <w:rFonts w:hint="eastAsia"/>
              </w:rPr>
              <w:t>V(16)</w:t>
            </w:r>
          </w:p>
        </w:tc>
        <w:tc>
          <w:tcPr>
            <w:tcW w:w="850" w:type="dxa"/>
            <w:shd w:val="clear" w:color="auto" w:fill="auto"/>
          </w:tcPr>
          <w:p w14:paraId="02751B6C" w14:textId="77777777" w:rsidR="009B2B3C" w:rsidRDefault="009B2B3C" w:rsidP="00C21C5B">
            <w:pPr>
              <w:jc w:val="center"/>
            </w:pPr>
            <w:r>
              <w:rPr>
                <w:rFonts w:hint="eastAsia"/>
              </w:rPr>
              <w:t>M</w:t>
            </w:r>
          </w:p>
        </w:tc>
        <w:tc>
          <w:tcPr>
            <w:tcW w:w="1134" w:type="dxa"/>
            <w:shd w:val="clear" w:color="auto" w:fill="auto"/>
          </w:tcPr>
          <w:p w14:paraId="61A9AEDC" w14:textId="77777777" w:rsidR="009B2B3C" w:rsidRDefault="009B2B3C" w:rsidP="00C21C5B">
            <w:r>
              <w:rPr>
                <w:rFonts w:hint="eastAsia"/>
              </w:rPr>
              <w:t>自动带出</w:t>
            </w:r>
          </w:p>
        </w:tc>
        <w:tc>
          <w:tcPr>
            <w:tcW w:w="2693" w:type="dxa"/>
            <w:shd w:val="clear" w:color="auto" w:fill="auto"/>
          </w:tcPr>
          <w:p w14:paraId="45A629B5" w14:textId="77777777" w:rsidR="009B2B3C" w:rsidRDefault="009B2B3C" w:rsidP="00C21C5B">
            <w:r>
              <w:rPr>
                <w:rFonts w:hint="eastAsia"/>
              </w:rPr>
              <w:t>自动带出</w:t>
            </w:r>
            <w:r>
              <w:rPr>
                <w:rFonts w:hint="eastAsia"/>
              </w:rPr>
              <w:t>MT202</w:t>
            </w:r>
            <w:r>
              <w:rPr>
                <w:rFonts w:hint="eastAsia"/>
              </w:rPr>
              <w:t>中的</w:t>
            </w:r>
            <w:r>
              <w:rPr>
                <w:rFonts w:hint="eastAsia"/>
              </w:rPr>
              <w:t>20</w:t>
            </w:r>
            <w:r>
              <w:rPr>
                <w:rFonts w:hint="eastAsia"/>
              </w:rPr>
              <w:t>栏如果有</w:t>
            </w:r>
            <w:r>
              <w:rPr>
                <w:rFonts w:hint="eastAsia"/>
              </w:rPr>
              <w:t>910</w:t>
            </w:r>
            <w:r>
              <w:rPr>
                <w:rFonts w:hint="eastAsia"/>
              </w:rPr>
              <w:t>则以</w:t>
            </w:r>
            <w:r>
              <w:rPr>
                <w:rFonts w:hint="eastAsia"/>
              </w:rPr>
              <w:t>910</w:t>
            </w:r>
            <w:r>
              <w:rPr>
                <w:rFonts w:hint="eastAsia"/>
              </w:rPr>
              <w:t>为准。</w:t>
            </w:r>
          </w:p>
        </w:tc>
      </w:tr>
      <w:tr w:rsidR="009B2B3C" w14:paraId="02C54E30" w14:textId="77777777" w:rsidTr="00C21C5B">
        <w:tc>
          <w:tcPr>
            <w:tcW w:w="850" w:type="dxa"/>
          </w:tcPr>
          <w:p w14:paraId="587474BF" w14:textId="77777777" w:rsidR="009B2B3C" w:rsidRDefault="009B2B3C" w:rsidP="009B2B3C">
            <w:pPr>
              <w:numPr>
                <w:ilvl w:val="0"/>
                <w:numId w:val="43"/>
              </w:numPr>
              <w:spacing w:line="360" w:lineRule="auto"/>
            </w:pPr>
          </w:p>
        </w:tc>
        <w:tc>
          <w:tcPr>
            <w:tcW w:w="2269" w:type="dxa"/>
            <w:shd w:val="clear" w:color="auto" w:fill="auto"/>
          </w:tcPr>
          <w:p w14:paraId="06AFA2B3" w14:textId="77777777" w:rsidR="009B2B3C" w:rsidRDefault="009B2B3C" w:rsidP="00C21C5B">
            <w:r>
              <w:rPr>
                <w:rFonts w:hint="eastAsia"/>
              </w:rPr>
              <w:t>收汇日期</w:t>
            </w:r>
          </w:p>
        </w:tc>
        <w:tc>
          <w:tcPr>
            <w:tcW w:w="2126" w:type="dxa"/>
            <w:shd w:val="clear" w:color="auto" w:fill="auto"/>
          </w:tcPr>
          <w:p w14:paraId="1B01624E" w14:textId="77777777" w:rsidR="009B2B3C" w:rsidRDefault="009B2B3C" w:rsidP="00C21C5B">
            <w:pPr>
              <w:pStyle w:val="p0"/>
              <w:ind w:firstLine="0"/>
            </w:pPr>
          </w:p>
        </w:tc>
        <w:tc>
          <w:tcPr>
            <w:tcW w:w="993" w:type="dxa"/>
          </w:tcPr>
          <w:p w14:paraId="1F25036F" w14:textId="77777777" w:rsidR="009B2B3C" w:rsidRDefault="009B2B3C" w:rsidP="00C21C5B">
            <w:pPr>
              <w:jc w:val="center"/>
            </w:pPr>
            <w:r>
              <w:rPr>
                <w:rFonts w:hint="eastAsia"/>
              </w:rPr>
              <w:t>D</w:t>
            </w:r>
          </w:p>
        </w:tc>
        <w:tc>
          <w:tcPr>
            <w:tcW w:w="850" w:type="dxa"/>
            <w:shd w:val="clear" w:color="auto" w:fill="auto"/>
          </w:tcPr>
          <w:p w14:paraId="6A017C88" w14:textId="77777777" w:rsidR="009B2B3C" w:rsidRDefault="009B2B3C" w:rsidP="00C21C5B">
            <w:pPr>
              <w:jc w:val="center"/>
            </w:pPr>
            <w:r>
              <w:rPr>
                <w:rFonts w:hint="eastAsia"/>
              </w:rPr>
              <w:t>M</w:t>
            </w:r>
          </w:p>
        </w:tc>
        <w:tc>
          <w:tcPr>
            <w:tcW w:w="1134" w:type="dxa"/>
            <w:shd w:val="clear" w:color="auto" w:fill="auto"/>
          </w:tcPr>
          <w:p w14:paraId="56136AFC" w14:textId="77777777" w:rsidR="009B2B3C" w:rsidRDefault="009B2B3C" w:rsidP="00C21C5B">
            <w:r>
              <w:rPr>
                <w:rFonts w:hint="eastAsia"/>
              </w:rPr>
              <w:t>日期选择</w:t>
            </w:r>
          </w:p>
        </w:tc>
        <w:tc>
          <w:tcPr>
            <w:tcW w:w="2693" w:type="dxa"/>
            <w:shd w:val="clear" w:color="auto" w:fill="auto"/>
          </w:tcPr>
          <w:p w14:paraId="41FC2FDF" w14:textId="77777777" w:rsidR="009B2B3C" w:rsidRDefault="009B2B3C" w:rsidP="00C21C5B">
            <w:r>
              <w:rPr>
                <w:rFonts w:hint="eastAsia"/>
              </w:rPr>
              <w:t>自动带出</w:t>
            </w:r>
            <w:r>
              <w:rPr>
                <w:rFonts w:hint="eastAsia"/>
              </w:rPr>
              <w:t>MT202</w:t>
            </w:r>
            <w:r>
              <w:rPr>
                <w:rFonts w:hint="eastAsia"/>
              </w:rPr>
              <w:t>报文中的</w:t>
            </w:r>
            <w:r>
              <w:rPr>
                <w:rFonts w:hint="eastAsia"/>
              </w:rPr>
              <w:t>32A</w:t>
            </w:r>
            <w:r>
              <w:rPr>
                <w:rFonts w:hint="eastAsia"/>
              </w:rPr>
              <w:t>起息日</w:t>
            </w:r>
          </w:p>
        </w:tc>
      </w:tr>
      <w:tr w:rsidR="009B2B3C" w14:paraId="3825139F" w14:textId="77777777" w:rsidTr="00C21C5B">
        <w:tc>
          <w:tcPr>
            <w:tcW w:w="850" w:type="dxa"/>
          </w:tcPr>
          <w:p w14:paraId="6655488C" w14:textId="77777777" w:rsidR="009B2B3C" w:rsidRDefault="009B2B3C" w:rsidP="009B2B3C">
            <w:pPr>
              <w:numPr>
                <w:ilvl w:val="0"/>
                <w:numId w:val="43"/>
              </w:numPr>
              <w:spacing w:line="360" w:lineRule="auto"/>
            </w:pPr>
          </w:p>
        </w:tc>
        <w:tc>
          <w:tcPr>
            <w:tcW w:w="2269" w:type="dxa"/>
            <w:shd w:val="clear" w:color="auto" w:fill="auto"/>
          </w:tcPr>
          <w:p w14:paraId="70CD1D24" w14:textId="77777777" w:rsidR="009B2B3C" w:rsidRDefault="009B2B3C" w:rsidP="00C21C5B">
            <w:r>
              <w:rPr>
                <w:rFonts w:hint="eastAsia"/>
              </w:rPr>
              <w:t>索赔币种</w:t>
            </w:r>
          </w:p>
        </w:tc>
        <w:tc>
          <w:tcPr>
            <w:tcW w:w="2126" w:type="dxa"/>
            <w:shd w:val="clear" w:color="auto" w:fill="auto"/>
          </w:tcPr>
          <w:p w14:paraId="07E3EFB5" w14:textId="77777777" w:rsidR="009B2B3C" w:rsidRDefault="009B2B3C" w:rsidP="00C21C5B">
            <w:pPr>
              <w:pStyle w:val="p0"/>
              <w:ind w:firstLine="0"/>
            </w:pPr>
          </w:p>
        </w:tc>
        <w:tc>
          <w:tcPr>
            <w:tcW w:w="993" w:type="dxa"/>
          </w:tcPr>
          <w:p w14:paraId="4E6FAF85" w14:textId="77777777" w:rsidR="009B2B3C" w:rsidRDefault="009B2B3C" w:rsidP="00C21C5B">
            <w:pPr>
              <w:jc w:val="center"/>
            </w:pPr>
            <w:r>
              <w:rPr>
                <w:rFonts w:hint="eastAsia"/>
              </w:rPr>
              <w:t>V(3)</w:t>
            </w:r>
          </w:p>
        </w:tc>
        <w:tc>
          <w:tcPr>
            <w:tcW w:w="850" w:type="dxa"/>
            <w:shd w:val="clear" w:color="auto" w:fill="auto"/>
          </w:tcPr>
          <w:p w14:paraId="2DAD6712" w14:textId="77777777" w:rsidR="009B2B3C" w:rsidRDefault="009B2B3C" w:rsidP="00C21C5B">
            <w:pPr>
              <w:jc w:val="center"/>
            </w:pPr>
            <w:r>
              <w:rPr>
                <w:rFonts w:hint="eastAsia"/>
              </w:rPr>
              <w:t>P</w:t>
            </w:r>
          </w:p>
        </w:tc>
        <w:tc>
          <w:tcPr>
            <w:tcW w:w="1134" w:type="dxa"/>
            <w:shd w:val="clear" w:color="auto" w:fill="auto"/>
          </w:tcPr>
          <w:p w14:paraId="7057EAA3" w14:textId="77777777" w:rsidR="009B2B3C" w:rsidRDefault="009B2B3C" w:rsidP="00C21C5B">
            <w:r>
              <w:rPr>
                <w:rFonts w:hint="eastAsia"/>
              </w:rPr>
              <w:t>自动带出</w:t>
            </w:r>
          </w:p>
        </w:tc>
        <w:tc>
          <w:tcPr>
            <w:tcW w:w="2693" w:type="dxa"/>
            <w:shd w:val="clear" w:color="auto" w:fill="auto"/>
          </w:tcPr>
          <w:p w14:paraId="77D16BE4" w14:textId="77777777" w:rsidR="009B2B3C" w:rsidRDefault="009B2B3C" w:rsidP="00C21C5B"/>
        </w:tc>
      </w:tr>
      <w:tr w:rsidR="009B2B3C" w14:paraId="1CABBE97" w14:textId="77777777" w:rsidTr="00C21C5B">
        <w:tc>
          <w:tcPr>
            <w:tcW w:w="850" w:type="dxa"/>
          </w:tcPr>
          <w:p w14:paraId="016E961A" w14:textId="77777777" w:rsidR="009B2B3C" w:rsidRDefault="009B2B3C" w:rsidP="009B2B3C">
            <w:pPr>
              <w:numPr>
                <w:ilvl w:val="0"/>
                <w:numId w:val="43"/>
              </w:numPr>
              <w:spacing w:line="360" w:lineRule="auto"/>
            </w:pPr>
          </w:p>
        </w:tc>
        <w:tc>
          <w:tcPr>
            <w:tcW w:w="2269" w:type="dxa"/>
            <w:shd w:val="clear" w:color="auto" w:fill="auto"/>
          </w:tcPr>
          <w:p w14:paraId="0A812709" w14:textId="77777777" w:rsidR="009B2B3C" w:rsidRDefault="009B2B3C" w:rsidP="00C21C5B">
            <w:r>
              <w:rPr>
                <w:rFonts w:hint="eastAsia"/>
              </w:rPr>
              <w:t>索赔金额</w:t>
            </w:r>
          </w:p>
        </w:tc>
        <w:tc>
          <w:tcPr>
            <w:tcW w:w="2126" w:type="dxa"/>
            <w:shd w:val="clear" w:color="auto" w:fill="auto"/>
          </w:tcPr>
          <w:p w14:paraId="17C3319B" w14:textId="77777777" w:rsidR="009B2B3C" w:rsidRDefault="009B2B3C" w:rsidP="00C21C5B">
            <w:pPr>
              <w:pStyle w:val="p0"/>
              <w:ind w:firstLine="0"/>
            </w:pPr>
          </w:p>
        </w:tc>
        <w:tc>
          <w:tcPr>
            <w:tcW w:w="993" w:type="dxa"/>
          </w:tcPr>
          <w:p w14:paraId="3652C22A" w14:textId="77777777" w:rsidR="009B2B3C" w:rsidRDefault="009B2B3C" w:rsidP="00C21C5B">
            <w:pPr>
              <w:jc w:val="center"/>
            </w:pPr>
            <w:r>
              <w:rPr>
                <w:rFonts w:hint="eastAsia"/>
              </w:rPr>
              <w:t>N(18,2)</w:t>
            </w:r>
          </w:p>
        </w:tc>
        <w:tc>
          <w:tcPr>
            <w:tcW w:w="850" w:type="dxa"/>
            <w:shd w:val="clear" w:color="auto" w:fill="auto"/>
          </w:tcPr>
          <w:p w14:paraId="1FEFA5F4" w14:textId="77777777" w:rsidR="009B2B3C" w:rsidRDefault="009B2B3C" w:rsidP="00C21C5B">
            <w:pPr>
              <w:jc w:val="center"/>
            </w:pPr>
            <w:r>
              <w:rPr>
                <w:rFonts w:hint="eastAsia"/>
              </w:rPr>
              <w:t>P</w:t>
            </w:r>
          </w:p>
        </w:tc>
        <w:tc>
          <w:tcPr>
            <w:tcW w:w="1134" w:type="dxa"/>
            <w:shd w:val="clear" w:color="auto" w:fill="auto"/>
          </w:tcPr>
          <w:p w14:paraId="47BE57F5" w14:textId="77777777" w:rsidR="009B2B3C" w:rsidRDefault="009B2B3C" w:rsidP="00C21C5B">
            <w:r>
              <w:rPr>
                <w:rFonts w:hint="eastAsia"/>
              </w:rPr>
              <w:t>自动带出</w:t>
            </w:r>
          </w:p>
        </w:tc>
        <w:tc>
          <w:tcPr>
            <w:tcW w:w="2693" w:type="dxa"/>
            <w:shd w:val="clear" w:color="auto" w:fill="auto"/>
          </w:tcPr>
          <w:p w14:paraId="6C41356E" w14:textId="77777777" w:rsidR="009B2B3C" w:rsidRDefault="009B2B3C" w:rsidP="00C21C5B">
            <w:r>
              <w:rPr>
                <w:rFonts w:hint="eastAsia"/>
              </w:rPr>
              <w:t>带出索陪时的金额</w:t>
            </w:r>
          </w:p>
        </w:tc>
      </w:tr>
      <w:tr w:rsidR="009B2B3C" w14:paraId="1C4693EC" w14:textId="77777777" w:rsidTr="00C21C5B">
        <w:tc>
          <w:tcPr>
            <w:tcW w:w="850" w:type="dxa"/>
          </w:tcPr>
          <w:p w14:paraId="03BB63A0" w14:textId="77777777" w:rsidR="009B2B3C" w:rsidRDefault="009B2B3C" w:rsidP="009B2B3C">
            <w:pPr>
              <w:numPr>
                <w:ilvl w:val="0"/>
                <w:numId w:val="43"/>
              </w:numPr>
              <w:spacing w:line="360" w:lineRule="auto"/>
            </w:pPr>
          </w:p>
        </w:tc>
        <w:tc>
          <w:tcPr>
            <w:tcW w:w="2269" w:type="dxa"/>
            <w:shd w:val="clear" w:color="auto" w:fill="auto"/>
          </w:tcPr>
          <w:p w14:paraId="46E9B084" w14:textId="77777777" w:rsidR="009B2B3C" w:rsidRDefault="009B2B3C" w:rsidP="00C21C5B">
            <w:r>
              <w:rPr>
                <w:rFonts w:hint="eastAsia"/>
              </w:rPr>
              <w:t>是否反担保</w:t>
            </w:r>
          </w:p>
        </w:tc>
        <w:tc>
          <w:tcPr>
            <w:tcW w:w="2126" w:type="dxa"/>
            <w:shd w:val="clear" w:color="auto" w:fill="auto"/>
          </w:tcPr>
          <w:p w14:paraId="0E25850F" w14:textId="77777777" w:rsidR="009B2B3C" w:rsidRDefault="009B2B3C" w:rsidP="00C21C5B">
            <w:pPr>
              <w:pStyle w:val="p0"/>
              <w:ind w:firstLine="0"/>
            </w:pPr>
          </w:p>
        </w:tc>
        <w:tc>
          <w:tcPr>
            <w:tcW w:w="993" w:type="dxa"/>
          </w:tcPr>
          <w:p w14:paraId="506E4067" w14:textId="77777777" w:rsidR="009B2B3C" w:rsidRDefault="009B2B3C" w:rsidP="00C21C5B">
            <w:pPr>
              <w:jc w:val="center"/>
            </w:pPr>
            <w:r>
              <w:rPr>
                <w:rFonts w:hint="eastAsia"/>
              </w:rPr>
              <w:t>V(3)</w:t>
            </w:r>
          </w:p>
        </w:tc>
        <w:tc>
          <w:tcPr>
            <w:tcW w:w="850" w:type="dxa"/>
            <w:shd w:val="clear" w:color="auto" w:fill="auto"/>
          </w:tcPr>
          <w:p w14:paraId="30A992D9" w14:textId="77777777" w:rsidR="009B2B3C" w:rsidRDefault="009B2B3C" w:rsidP="00C21C5B">
            <w:pPr>
              <w:jc w:val="center"/>
            </w:pPr>
            <w:r>
              <w:rPr>
                <w:rFonts w:hint="eastAsia"/>
              </w:rPr>
              <w:t>P</w:t>
            </w:r>
          </w:p>
        </w:tc>
        <w:tc>
          <w:tcPr>
            <w:tcW w:w="1134" w:type="dxa"/>
            <w:shd w:val="clear" w:color="auto" w:fill="auto"/>
          </w:tcPr>
          <w:p w14:paraId="74736A18" w14:textId="77777777" w:rsidR="009B2B3C" w:rsidRDefault="009B2B3C" w:rsidP="00C21C5B">
            <w:r>
              <w:rPr>
                <w:rFonts w:hint="eastAsia"/>
              </w:rPr>
              <w:t>自动带出</w:t>
            </w:r>
          </w:p>
        </w:tc>
        <w:tc>
          <w:tcPr>
            <w:tcW w:w="2693" w:type="dxa"/>
            <w:shd w:val="clear" w:color="auto" w:fill="auto"/>
          </w:tcPr>
          <w:p w14:paraId="0AB9FDB4" w14:textId="77777777" w:rsidR="009B2B3C" w:rsidRDefault="009B2B3C" w:rsidP="00C21C5B"/>
        </w:tc>
      </w:tr>
      <w:tr w:rsidR="009B2B3C" w14:paraId="47A0FE4C" w14:textId="77777777" w:rsidTr="00C21C5B">
        <w:tc>
          <w:tcPr>
            <w:tcW w:w="850" w:type="dxa"/>
          </w:tcPr>
          <w:p w14:paraId="5AA57AAE" w14:textId="77777777" w:rsidR="009B2B3C" w:rsidRDefault="009B2B3C" w:rsidP="009B2B3C">
            <w:pPr>
              <w:numPr>
                <w:ilvl w:val="0"/>
                <w:numId w:val="43"/>
              </w:numPr>
              <w:spacing w:line="360" w:lineRule="auto"/>
            </w:pPr>
          </w:p>
        </w:tc>
        <w:tc>
          <w:tcPr>
            <w:tcW w:w="2269" w:type="dxa"/>
            <w:shd w:val="clear" w:color="auto" w:fill="auto"/>
          </w:tcPr>
          <w:p w14:paraId="19605D06" w14:textId="77777777" w:rsidR="009B2B3C" w:rsidRDefault="009B2B3C" w:rsidP="00C21C5B">
            <w:pPr>
              <w:ind w:leftChars="-51" w:left="-107" w:right="-47" w:firstLineChars="50" w:firstLine="105"/>
              <w:rPr>
                <w:szCs w:val="21"/>
              </w:rPr>
            </w:pPr>
            <w:r>
              <w:rPr>
                <w:rFonts w:hint="eastAsia"/>
                <w:szCs w:val="21"/>
              </w:rPr>
              <w:t>清算途径</w:t>
            </w:r>
          </w:p>
        </w:tc>
        <w:tc>
          <w:tcPr>
            <w:tcW w:w="2126" w:type="dxa"/>
            <w:shd w:val="clear" w:color="auto" w:fill="auto"/>
          </w:tcPr>
          <w:p w14:paraId="20DD73AB" w14:textId="77777777" w:rsidR="009B2B3C" w:rsidRDefault="009B2B3C" w:rsidP="00C21C5B">
            <w:pPr>
              <w:pStyle w:val="p0"/>
              <w:ind w:firstLine="0"/>
            </w:pPr>
          </w:p>
        </w:tc>
        <w:tc>
          <w:tcPr>
            <w:tcW w:w="993" w:type="dxa"/>
          </w:tcPr>
          <w:p w14:paraId="6AAB1B58" w14:textId="77777777" w:rsidR="009B2B3C" w:rsidRDefault="009B2B3C" w:rsidP="00C21C5B">
            <w:pPr>
              <w:jc w:val="center"/>
            </w:pPr>
            <w:r>
              <w:rPr>
                <w:rFonts w:hint="eastAsia"/>
              </w:rPr>
              <w:t>V(3)</w:t>
            </w:r>
          </w:p>
        </w:tc>
        <w:tc>
          <w:tcPr>
            <w:tcW w:w="850" w:type="dxa"/>
            <w:shd w:val="clear" w:color="auto" w:fill="auto"/>
          </w:tcPr>
          <w:p w14:paraId="4144EFF6" w14:textId="77777777" w:rsidR="009B2B3C" w:rsidRDefault="009B2B3C" w:rsidP="00C21C5B">
            <w:pPr>
              <w:jc w:val="center"/>
            </w:pPr>
            <w:r>
              <w:rPr>
                <w:rFonts w:hint="eastAsia"/>
              </w:rPr>
              <w:t>M</w:t>
            </w:r>
          </w:p>
        </w:tc>
        <w:tc>
          <w:tcPr>
            <w:tcW w:w="1134" w:type="dxa"/>
            <w:shd w:val="clear" w:color="auto" w:fill="auto"/>
          </w:tcPr>
          <w:p w14:paraId="0CB686EA" w14:textId="77777777" w:rsidR="009B2B3C" w:rsidRDefault="009B2B3C" w:rsidP="00C21C5B">
            <w:r>
              <w:rPr>
                <w:rFonts w:hint="eastAsia"/>
              </w:rPr>
              <w:t>选择</w:t>
            </w:r>
          </w:p>
        </w:tc>
        <w:tc>
          <w:tcPr>
            <w:tcW w:w="2693" w:type="dxa"/>
            <w:shd w:val="clear" w:color="auto" w:fill="auto"/>
          </w:tcPr>
          <w:p w14:paraId="51626A9E" w14:textId="77777777" w:rsidR="009B2B3C" w:rsidRDefault="009B2B3C" w:rsidP="00C21C5B">
            <w:r>
              <w:rPr>
                <w:rFonts w:hint="eastAsia"/>
              </w:rPr>
              <w:t>选择项包括选择项包括‘</w:t>
            </w:r>
            <w:r>
              <w:rPr>
                <w:rFonts w:hint="eastAsia"/>
              </w:rPr>
              <w:t>SWIFT</w:t>
            </w:r>
            <w:r>
              <w:rPr>
                <w:rFonts w:hint="eastAsia"/>
              </w:rPr>
              <w:t>外币清算’</w:t>
            </w:r>
            <w:r>
              <w:rPr>
                <w:rFonts w:hint="eastAsia"/>
              </w:rPr>
              <w:t xml:space="preserve">, </w:t>
            </w:r>
            <w:r>
              <w:rPr>
                <w:rFonts w:hint="eastAsia"/>
              </w:rPr>
              <w:t>‘大额支付’，详见交易控制</w:t>
            </w:r>
          </w:p>
        </w:tc>
      </w:tr>
      <w:tr w:rsidR="009B2B3C" w14:paraId="0E56FD4F" w14:textId="77777777" w:rsidTr="00C21C5B">
        <w:tc>
          <w:tcPr>
            <w:tcW w:w="850" w:type="dxa"/>
          </w:tcPr>
          <w:p w14:paraId="06488DB8" w14:textId="77777777" w:rsidR="009B2B3C" w:rsidRDefault="009B2B3C" w:rsidP="009B2B3C">
            <w:pPr>
              <w:numPr>
                <w:ilvl w:val="0"/>
                <w:numId w:val="43"/>
              </w:numPr>
              <w:spacing w:line="360" w:lineRule="auto"/>
            </w:pPr>
          </w:p>
        </w:tc>
        <w:tc>
          <w:tcPr>
            <w:tcW w:w="2269" w:type="dxa"/>
            <w:shd w:val="clear" w:color="auto" w:fill="auto"/>
          </w:tcPr>
          <w:p w14:paraId="287172BC" w14:textId="77777777" w:rsidR="009B2B3C" w:rsidRDefault="009B2B3C" w:rsidP="00C21C5B">
            <w:pPr>
              <w:ind w:leftChars="-51" w:left="-107" w:right="-47" w:firstLineChars="50" w:firstLine="105"/>
              <w:rPr>
                <w:szCs w:val="21"/>
              </w:rPr>
            </w:pPr>
            <w:r>
              <w:rPr>
                <w:rFonts w:hint="eastAsia"/>
                <w:szCs w:val="21"/>
              </w:rPr>
              <w:t>受益人名称</w:t>
            </w:r>
          </w:p>
        </w:tc>
        <w:tc>
          <w:tcPr>
            <w:tcW w:w="2126" w:type="dxa"/>
            <w:shd w:val="clear" w:color="auto" w:fill="auto"/>
          </w:tcPr>
          <w:p w14:paraId="234B5431" w14:textId="77777777" w:rsidR="009B2B3C" w:rsidRDefault="009B2B3C" w:rsidP="00C21C5B">
            <w:pPr>
              <w:pStyle w:val="p0"/>
              <w:ind w:firstLine="0"/>
            </w:pPr>
          </w:p>
        </w:tc>
        <w:tc>
          <w:tcPr>
            <w:tcW w:w="993" w:type="dxa"/>
          </w:tcPr>
          <w:p w14:paraId="1BE990A1" w14:textId="77777777" w:rsidR="009B2B3C" w:rsidRDefault="009B2B3C" w:rsidP="00C21C5B">
            <w:pPr>
              <w:jc w:val="center"/>
            </w:pPr>
            <w:r>
              <w:rPr>
                <w:rFonts w:hint="eastAsia"/>
              </w:rPr>
              <w:t>V(200)</w:t>
            </w:r>
          </w:p>
        </w:tc>
        <w:tc>
          <w:tcPr>
            <w:tcW w:w="850" w:type="dxa"/>
            <w:shd w:val="clear" w:color="auto" w:fill="auto"/>
          </w:tcPr>
          <w:p w14:paraId="6A5E2622" w14:textId="77777777" w:rsidR="009B2B3C" w:rsidRDefault="009B2B3C" w:rsidP="00C21C5B">
            <w:pPr>
              <w:jc w:val="center"/>
            </w:pPr>
            <w:r>
              <w:rPr>
                <w:rFonts w:hint="eastAsia"/>
              </w:rPr>
              <w:t>P</w:t>
            </w:r>
          </w:p>
        </w:tc>
        <w:tc>
          <w:tcPr>
            <w:tcW w:w="1134" w:type="dxa"/>
            <w:shd w:val="clear" w:color="auto" w:fill="auto"/>
          </w:tcPr>
          <w:p w14:paraId="38E9E8A7" w14:textId="77777777" w:rsidR="009B2B3C" w:rsidRDefault="009B2B3C" w:rsidP="00C21C5B">
            <w:r>
              <w:rPr>
                <w:rFonts w:hint="eastAsia"/>
              </w:rPr>
              <w:t>自动带出</w:t>
            </w:r>
          </w:p>
        </w:tc>
        <w:tc>
          <w:tcPr>
            <w:tcW w:w="2693" w:type="dxa"/>
            <w:shd w:val="clear" w:color="auto" w:fill="auto"/>
          </w:tcPr>
          <w:p w14:paraId="008F23A4" w14:textId="77777777" w:rsidR="009B2B3C" w:rsidRDefault="009B2B3C" w:rsidP="00C21C5B"/>
        </w:tc>
      </w:tr>
      <w:tr w:rsidR="009B2B3C" w14:paraId="19EEB6D9" w14:textId="77777777" w:rsidTr="00C21C5B">
        <w:tc>
          <w:tcPr>
            <w:tcW w:w="850" w:type="dxa"/>
          </w:tcPr>
          <w:p w14:paraId="3A40720E" w14:textId="77777777" w:rsidR="009B2B3C" w:rsidRDefault="009B2B3C" w:rsidP="009B2B3C">
            <w:pPr>
              <w:numPr>
                <w:ilvl w:val="0"/>
                <w:numId w:val="43"/>
              </w:numPr>
              <w:spacing w:line="360" w:lineRule="auto"/>
            </w:pPr>
          </w:p>
        </w:tc>
        <w:tc>
          <w:tcPr>
            <w:tcW w:w="2269" w:type="dxa"/>
            <w:shd w:val="clear" w:color="auto" w:fill="auto"/>
          </w:tcPr>
          <w:p w14:paraId="55644476" w14:textId="77777777" w:rsidR="009B2B3C" w:rsidRDefault="009B2B3C" w:rsidP="00C21C5B">
            <w:pPr>
              <w:ind w:leftChars="-51" w:left="-107" w:right="-47" w:firstLineChars="50" w:firstLine="105"/>
              <w:rPr>
                <w:szCs w:val="21"/>
              </w:rPr>
            </w:pPr>
            <w:r>
              <w:rPr>
                <w:rFonts w:hint="eastAsia"/>
                <w:szCs w:val="21"/>
              </w:rPr>
              <w:t>受益人名称地址</w:t>
            </w:r>
          </w:p>
        </w:tc>
        <w:tc>
          <w:tcPr>
            <w:tcW w:w="2126" w:type="dxa"/>
            <w:shd w:val="clear" w:color="auto" w:fill="auto"/>
          </w:tcPr>
          <w:p w14:paraId="02A33C09" w14:textId="77777777" w:rsidR="009B2B3C" w:rsidRDefault="009B2B3C" w:rsidP="00C21C5B">
            <w:pPr>
              <w:pStyle w:val="p0"/>
              <w:ind w:firstLine="0"/>
            </w:pPr>
          </w:p>
        </w:tc>
        <w:tc>
          <w:tcPr>
            <w:tcW w:w="993" w:type="dxa"/>
          </w:tcPr>
          <w:p w14:paraId="4B42DE97" w14:textId="77777777" w:rsidR="009B2B3C" w:rsidRDefault="009B2B3C" w:rsidP="00C21C5B">
            <w:pPr>
              <w:jc w:val="center"/>
            </w:pPr>
            <w:r>
              <w:rPr>
                <w:rFonts w:hint="eastAsia"/>
              </w:rPr>
              <w:t>V(200)</w:t>
            </w:r>
          </w:p>
        </w:tc>
        <w:tc>
          <w:tcPr>
            <w:tcW w:w="850" w:type="dxa"/>
            <w:shd w:val="clear" w:color="auto" w:fill="auto"/>
          </w:tcPr>
          <w:p w14:paraId="5F621EF9" w14:textId="77777777" w:rsidR="009B2B3C" w:rsidRDefault="009B2B3C" w:rsidP="00C21C5B">
            <w:pPr>
              <w:jc w:val="center"/>
            </w:pPr>
            <w:r>
              <w:rPr>
                <w:rFonts w:hint="eastAsia"/>
              </w:rPr>
              <w:t>P</w:t>
            </w:r>
          </w:p>
        </w:tc>
        <w:tc>
          <w:tcPr>
            <w:tcW w:w="1134" w:type="dxa"/>
            <w:shd w:val="clear" w:color="auto" w:fill="auto"/>
          </w:tcPr>
          <w:p w14:paraId="524B1850" w14:textId="77777777" w:rsidR="009B2B3C" w:rsidRDefault="009B2B3C" w:rsidP="00C21C5B">
            <w:r>
              <w:rPr>
                <w:rFonts w:hint="eastAsia"/>
              </w:rPr>
              <w:t>自动带出</w:t>
            </w:r>
          </w:p>
        </w:tc>
        <w:tc>
          <w:tcPr>
            <w:tcW w:w="2693" w:type="dxa"/>
            <w:shd w:val="clear" w:color="auto" w:fill="auto"/>
          </w:tcPr>
          <w:p w14:paraId="25F09772" w14:textId="77777777" w:rsidR="009B2B3C" w:rsidRDefault="009B2B3C" w:rsidP="00C21C5B"/>
        </w:tc>
      </w:tr>
      <w:tr w:rsidR="009B2B3C" w14:paraId="5247D77A" w14:textId="77777777" w:rsidTr="00C21C5B">
        <w:tc>
          <w:tcPr>
            <w:tcW w:w="850" w:type="dxa"/>
          </w:tcPr>
          <w:p w14:paraId="75E972C7" w14:textId="77777777" w:rsidR="009B2B3C" w:rsidRDefault="009B2B3C" w:rsidP="009B2B3C">
            <w:pPr>
              <w:numPr>
                <w:ilvl w:val="0"/>
                <w:numId w:val="43"/>
              </w:numPr>
              <w:spacing w:line="360" w:lineRule="auto"/>
            </w:pPr>
          </w:p>
        </w:tc>
        <w:tc>
          <w:tcPr>
            <w:tcW w:w="2269" w:type="dxa"/>
            <w:shd w:val="clear" w:color="auto" w:fill="auto"/>
          </w:tcPr>
          <w:p w14:paraId="17E5353B" w14:textId="77777777" w:rsidR="009B2B3C" w:rsidRDefault="009B2B3C" w:rsidP="00C21C5B">
            <w:pPr>
              <w:ind w:leftChars="-51" w:left="-107" w:right="-47" w:firstLineChars="50" w:firstLine="105"/>
              <w:rPr>
                <w:szCs w:val="21"/>
              </w:rPr>
            </w:pPr>
            <w:r>
              <w:t>账户行</w:t>
            </w:r>
            <w:r>
              <w:t>SWIFTCODE</w:t>
            </w:r>
          </w:p>
        </w:tc>
        <w:tc>
          <w:tcPr>
            <w:tcW w:w="2126" w:type="dxa"/>
            <w:shd w:val="clear" w:color="auto" w:fill="auto"/>
          </w:tcPr>
          <w:p w14:paraId="4F37D281" w14:textId="77777777" w:rsidR="009B2B3C" w:rsidRDefault="009B2B3C" w:rsidP="00C21C5B">
            <w:pPr>
              <w:pStyle w:val="p0"/>
              <w:ind w:firstLine="0"/>
            </w:pPr>
          </w:p>
        </w:tc>
        <w:tc>
          <w:tcPr>
            <w:tcW w:w="993" w:type="dxa"/>
          </w:tcPr>
          <w:p w14:paraId="2B936FF0" w14:textId="77777777" w:rsidR="009B2B3C" w:rsidRDefault="009B2B3C" w:rsidP="00C21C5B">
            <w:pPr>
              <w:jc w:val="center"/>
            </w:pPr>
            <w:r>
              <w:rPr>
                <w:rFonts w:hint="eastAsia"/>
              </w:rPr>
              <w:t>V(20)</w:t>
            </w:r>
          </w:p>
        </w:tc>
        <w:tc>
          <w:tcPr>
            <w:tcW w:w="850" w:type="dxa"/>
            <w:shd w:val="clear" w:color="auto" w:fill="auto"/>
          </w:tcPr>
          <w:p w14:paraId="523A1231" w14:textId="77777777" w:rsidR="009B2B3C" w:rsidRDefault="009B2B3C" w:rsidP="00C21C5B">
            <w:pPr>
              <w:jc w:val="center"/>
            </w:pPr>
            <w:r>
              <w:rPr>
                <w:rFonts w:hint="eastAsia"/>
              </w:rPr>
              <w:t>M</w:t>
            </w:r>
          </w:p>
        </w:tc>
        <w:tc>
          <w:tcPr>
            <w:tcW w:w="1134" w:type="dxa"/>
            <w:vMerge w:val="restart"/>
            <w:shd w:val="clear" w:color="auto" w:fill="auto"/>
          </w:tcPr>
          <w:p w14:paraId="18D8D0FF" w14:textId="77777777" w:rsidR="009B2B3C" w:rsidRDefault="009B2B3C" w:rsidP="00C21C5B">
            <w:r>
              <w:rPr>
                <w:rFonts w:hint="eastAsia"/>
              </w:rPr>
              <w:t>查询引入</w:t>
            </w:r>
          </w:p>
        </w:tc>
        <w:tc>
          <w:tcPr>
            <w:tcW w:w="2693" w:type="dxa"/>
            <w:vMerge w:val="restart"/>
            <w:shd w:val="clear" w:color="auto" w:fill="auto"/>
          </w:tcPr>
          <w:p w14:paraId="50D68F64" w14:textId="77777777" w:rsidR="009B2B3C" w:rsidRDefault="009B2B3C" w:rsidP="00C21C5B">
            <w:r>
              <w:rPr>
                <w:rFonts w:hint="eastAsia"/>
              </w:rPr>
              <w:t>详见清算类型说明</w:t>
            </w:r>
          </w:p>
        </w:tc>
      </w:tr>
      <w:tr w:rsidR="009B2B3C" w14:paraId="112F03DB" w14:textId="77777777" w:rsidTr="00C21C5B">
        <w:tc>
          <w:tcPr>
            <w:tcW w:w="850" w:type="dxa"/>
          </w:tcPr>
          <w:p w14:paraId="29224F98" w14:textId="77777777" w:rsidR="009B2B3C" w:rsidRDefault="009B2B3C" w:rsidP="009B2B3C">
            <w:pPr>
              <w:numPr>
                <w:ilvl w:val="0"/>
                <w:numId w:val="43"/>
              </w:numPr>
              <w:spacing w:line="360" w:lineRule="auto"/>
            </w:pPr>
          </w:p>
        </w:tc>
        <w:tc>
          <w:tcPr>
            <w:tcW w:w="2269" w:type="dxa"/>
            <w:shd w:val="clear" w:color="auto" w:fill="auto"/>
          </w:tcPr>
          <w:p w14:paraId="24543FC1" w14:textId="77777777" w:rsidR="009B2B3C" w:rsidRDefault="009B2B3C" w:rsidP="00C21C5B">
            <w:pPr>
              <w:ind w:leftChars="-51" w:left="-107" w:right="-47" w:firstLineChars="50" w:firstLine="105"/>
              <w:rPr>
                <w:szCs w:val="21"/>
              </w:rPr>
            </w:pPr>
            <w:r>
              <w:t>账户行名称</w:t>
            </w:r>
          </w:p>
        </w:tc>
        <w:tc>
          <w:tcPr>
            <w:tcW w:w="2126" w:type="dxa"/>
            <w:shd w:val="clear" w:color="auto" w:fill="auto"/>
          </w:tcPr>
          <w:p w14:paraId="4F1E982B" w14:textId="77777777" w:rsidR="009B2B3C" w:rsidRDefault="009B2B3C" w:rsidP="00C21C5B">
            <w:pPr>
              <w:pStyle w:val="p0"/>
              <w:ind w:firstLine="0"/>
            </w:pPr>
          </w:p>
        </w:tc>
        <w:tc>
          <w:tcPr>
            <w:tcW w:w="993" w:type="dxa"/>
          </w:tcPr>
          <w:p w14:paraId="63C08748" w14:textId="77777777" w:rsidR="009B2B3C" w:rsidRDefault="009B2B3C" w:rsidP="00C21C5B">
            <w:pPr>
              <w:jc w:val="center"/>
            </w:pPr>
            <w:r>
              <w:rPr>
                <w:rFonts w:hint="eastAsia"/>
              </w:rPr>
              <w:t>V(200)</w:t>
            </w:r>
          </w:p>
        </w:tc>
        <w:tc>
          <w:tcPr>
            <w:tcW w:w="850" w:type="dxa"/>
            <w:shd w:val="clear" w:color="auto" w:fill="auto"/>
          </w:tcPr>
          <w:p w14:paraId="6C12B0F1" w14:textId="77777777" w:rsidR="009B2B3C" w:rsidRDefault="009B2B3C" w:rsidP="00C21C5B">
            <w:pPr>
              <w:jc w:val="center"/>
            </w:pPr>
            <w:r>
              <w:rPr>
                <w:rFonts w:hint="eastAsia"/>
              </w:rPr>
              <w:t>M</w:t>
            </w:r>
          </w:p>
        </w:tc>
        <w:tc>
          <w:tcPr>
            <w:tcW w:w="1134" w:type="dxa"/>
            <w:vMerge/>
            <w:shd w:val="clear" w:color="auto" w:fill="auto"/>
          </w:tcPr>
          <w:p w14:paraId="241AFAF3" w14:textId="77777777" w:rsidR="009B2B3C" w:rsidRDefault="009B2B3C" w:rsidP="00C21C5B"/>
        </w:tc>
        <w:tc>
          <w:tcPr>
            <w:tcW w:w="2693" w:type="dxa"/>
            <w:vMerge/>
            <w:shd w:val="clear" w:color="auto" w:fill="auto"/>
          </w:tcPr>
          <w:p w14:paraId="3A19F73F" w14:textId="77777777" w:rsidR="009B2B3C" w:rsidRDefault="009B2B3C" w:rsidP="00C21C5B"/>
        </w:tc>
      </w:tr>
      <w:tr w:rsidR="009B2B3C" w14:paraId="7A504758" w14:textId="77777777" w:rsidTr="00C21C5B">
        <w:tc>
          <w:tcPr>
            <w:tcW w:w="850" w:type="dxa"/>
          </w:tcPr>
          <w:p w14:paraId="53B3A579" w14:textId="77777777" w:rsidR="009B2B3C" w:rsidRDefault="009B2B3C" w:rsidP="009B2B3C">
            <w:pPr>
              <w:numPr>
                <w:ilvl w:val="0"/>
                <w:numId w:val="43"/>
              </w:numPr>
              <w:spacing w:line="360" w:lineRule="auto"/>
            </w:pPr>
          </w:p>
        </w:tc>
        <w:tc>
          <w:tcPr>
            <w:tcW w:w="2269" w:type="dxa"/>
            <w:shd w:val="clear" w:color="auto" w:fill="auto"/>
          </w:tcPr>
          <w:p w14:paraId="2DE006A6" w14:textId="77777777" w:rsidR="009B2B3C" w:rsidRDefault="009B2B3C" w:rsidP="00C21C5B">
            <w:pPr>
              <w:ind w:leftChars="-51" w:left="-107" w:right="-47" w:firstLineChars="50" w:firstLine="105"/>
              <w:rPr>
                <w:szCs w:val="21"/>
              </w:rPr>
            </w:pPr>
            <w:r>
              <w:t>账户行账号</w:t>
            </w:r>
          </w:p>
        </w:tc>
        <w:tc>
          <w:tcPr>
            <w:tcW w:w="2126" w:type="dxa"/>
            <w:shd w:val="clear" w:color="auto" w:fill="auto"/>
          </w:tcPr>
          <w:p w14:paraId="066BD32B" w14:textId="77777777" w:rsidR="009B2B3C" w:rsidRDefault="009B2B3C" w:rsidP="00C21C5B">
            <w:pPr>
              <w:pStyle w:val="p0"/>
              <w:ind w:firstLine="0"/>
            </w:pPr>
          </w:p>
        </w:tc>
        <w:tc>
          <w:tcPr>
            <w:tcW w:w="993" w:type="dxa"/>
          </w:tcPr>
          <w:p w14:paraId="7190C952" w14:textId="77777777" w:rsidR="009B2B3C" w:rsidRDefault="009B2B3C" w:rsidP="00C21C5B">
            <w:pPr>
              <w:jc w:val="center"/>
            </w:pPr>
            <w:r>
              <w:rPr>
                <w:rFonts w:hint="eastAsia"/>
              </w:rPr>
              <w:t>V(34)</w:t>
            </w:r>
          </w:p>
        </w:tc>
        <w:tc>
          <w:tcPr>
            <w:tcW w:w="850" w:type="dxa"/>
            <w:shd w:val="clear" w:color="auto" w:fill="auto"/>
          </w:tcPr>
          <w:p w14:paraId="5A88518A" w14:textId="77777777" w:rsidR="009B2B3C" w:rsidRDefault="009B2B3C" w:rsidP="00C21C5B">
            <w:pPr>
              <w:jc w:val="center"/>
            </w:pPr>
            <w:r>
              <w:rPr>
                <w:rFonts w:hint="eastAsia"/>
              </w:rPr>
              <w:t>M</w:t>
            </w:r>
          </w:p>
        </w:tc>
        <w:tc>
          <w:tcPr>
            <w:tcW w:w="1134" w:type="dxa"/>
            <w:shd w:val="clear" w:color="auto" w:fill="auto"/>
          </w:tcPr>
          <w:p w14:paraId="3AACF3A0" w14:textId="77777777" w:rsidR="009B2B3C" w:rsidRDefault="009B2B3C" w:rsidP="00C21C5B">
            <w:r>
              <w:rPr>
                <w:rFonts w:hint="eastAsia"/>
              </w:rPr>
              <w:t>自动带出选择</w:t>
            </w:r>
          </w:p>
        </w:tc>
        <w:tc>
          <w:tcPr>
            <w:tcW w:w="2693" w:type="dxa"/>
            <w:shd w:val="clear" w:color="auto" w:fill="auto"/>
          </w:tcPr>
          <w:p w14:paraId="180B0876" w14:textId="77777777" w:rsidR="009B2B3C" w:rsidRDefault="009B2B3C" w:rsidP="00C21C5B">
            <w:r>
              <w:rPr>
                <w:rFonts w:hint="eastAsia"/>
              </w:rPr>
              <w:t>查询银行时，同时查询该行账号，如果有多个，用下拉列表显示</w:t>
            </w:r>
          </w:p>
        </w:tc>
      </w:tr>
      <w:tr w:rsidR="009B2B3C" w14:paraId="09E7A126" w14:textId="77777777" w:rsidTr="00C21C5B">
        <w:tc>
          <w:tcPr>
            <w:tcW w:w="850" w:type="dxa"/>
          </w:tcPr>
          <w:p w14:paraId="74CDE8D0" w14:textId="77777777" w:rsidR="009B2B3C" w:rsidRDefault="009B2B3C" w:rsidP="009B2B3C">
            <w:pPr>
              <w:numPr>
                <w:ilvl w:val="0"/>
                <w:numId w:val="43"/>
              </w:numPr>
              <w:spacing w:line="360" w:lineRule="auto"/>
            </w:pPr>
          </w:p>
        </w:tc>
        <w:tc>
          <w:tcPr>
            <w:tcW w:w="2269" w:type="dxa"/>
            <w:shd w:val="clear" w:color="auto" w:fill="auto"/>
          </w:tcPr>
          <w:p w14:paraId="1A69587E" w14:textId="77777777" w:rsidR="009B2B3C" w:rsidRDefault="009B2B3C" w:rsidP="00C21C5B">
            <w:r>
              <w:rPr>
                <w:rFonts w:hint="eastAsia"/>
              </w:rPr>
              <w:t>收汇币种</w:t>
            </w:r>
          </w:p>
        </w:tc>
        <w:tc>
          <w:tcPr>
            <w:tcW w:w="2126" w:type="dxa"/>
            <w:shd w:val="clear" w:color="auto" w:fill="auto"/>
          </w:tcPr>
          <w:p w14:paraId="5674A706" w14:textId="77777777" w:rsidR="009B2B3C" w:rsidRDefault="009B2B3C" w:rsidP="00C21C5B">
            <w:pPr>
              <w:pStyle w:val="p0"/>
              <w:ind w:firstLine="0"/>
            </w:pPr>
          </w:p>
        </w:tc>
        <w:tc>
          <w:tcPr>
            <w:tcW w:w="993" w:type="dxa"/>
          </w:tcPr>
          <w:p w14:paraId="5438756F" w14:textId="77777777" w:rsidR="009B2B3C" w:rsidRDefault="009B2B3C" w:rsidP="00C21C5B">
            <w:pPr>
              <w:jc w:val="center"/>
            </w:pPr>
            <w:r>
              <w:rPr>
                <w:rFonts w:hint="eastAsia"/>
              </w:rPr>
              <w:t>N(18,2)</w:t>
            </w:r>
          </w:p>
        </w:tc>
        <w:tc>
          <w:tcPr>
            <w:tcW w:w="850" w:type="dxa"/>
            <w:shd w:val="clear" w:color="auto" w:fill="auto"/>
          </w:tcPr>
          <w:p w14:paraId="14FDFE84" w14:textId="77777777" w:rsidR="009B2B3C" w:rsidRDefault="007645FB" w:rsidP="00C21C5B">
            <w:pPr>
              <w:jc w:val="center"/>
            </w:pPr>
            <w:r>
              <w:rPr>
                <w:rFonts w:hint="eastAsia"/>
              </w:rPr>
              <w:t>M</w:t>
            </w:r>
          </w:p>
        </w:tc>
        <w:tc>
          <w:tcPr>
            <w:tcW w:w="1134" w:type="dxa"/>
            <w:shd w:val="clear" w:color="auto" w:fill="auto"/>
          </w:tcPr>
          <w:p w14:paraId="6F19C399" w14:textId="77777777" w:rsidR="009B2B3C" w:rsidRDefault="009B2B3C" w:rsidP="00C21C5B">
            <w:r>
              <w:rPr>
                <w:rFonts w:hint="eastAsia"/>
              </w:rPr>
              <w:t>报文解析</w:t>
            </w:r>
          </w:p>
        </w:tc>
        <w:tc>
          <w:tcPr>
            <w:tcW w:w="2693" w:type="dxa"/>
            <w:shd w:val="clear" w:color="auto" w:fill="auto"/>
          </w:tcPr>
          <w:p w14:paraId="4A71C6E2" w14:textId="77777777" w:rsidR="009B2B3C" w:rsidRDefault="009B2B3C" w:rsidP="00C21C5B">
            <w:r>
              <w:rPr>
                <w:rFonts w:hint="eastAsia"/>
              </w:rPr>
              <w:t>MT202:32A</w:t>
            </w:r>
          </w:p>
        </w:tc>
      </w:tr>
      <w:tr w:rsidR="009B2B3C" w14:paraId="654D05ED" w14:textId="77777777" w:rsidTr="00C21C5B">
        <w:tc>
          <w:tcPr>
            <w:tcW w:w="850" w:type="dxa"/>
          </w:tcPr>
          <w:p w14:paraId="161DE881" w14:textId="77777777" w:rsidR="009B2B3C" w:rsidRDefault="009B2B3C" w:rsidP="009B2B3C">
            <w:pPr>
              <w:numPr>
                <w:ilvl w:val="0"/>
                <w:numId w:val="43"/>
              </w:numPr>
              <w:spacing w:line="360" w:lineRule="auto"/>
            </w:pPr>
          </w:p>
        </w:tc>
        <w:tc>
          <w:tcPr>
            <w:tcW w:w="2269" w:type="dxa"/>
            <w:shd w:val="clear" w:color="auto" w:fill="auto"/>
          </w:tcPr>
          <w:p w14:paraId="146D4B19" w14:textId="77777777" w:rsidR="009B2B3C" w:rsidRDefault="009B2B3C" w:rsidP="00C21C5B">
            <w:r>
              <w:rPr>
                <w:rFonts w:hint="eastAsia"/>
              </w:rPr>
              <w:t>收汇金额</w:t>
            </w:r>
          </w:p>
        </w:tc>
        <w:tc>
          <w:tcPr>
            <w:tcW w:w="2126" w:type="dxa"/>
            <w:shd w:val="clear" w:color="auto" w:fill="auto"/>
          </w:tcPr>
          <w:p w14:paraId="3FE6B455" w14:textId="77777777" w:rsidR="009B2B3C" w:rsidRDefault="009B2B3C" w:rsidP="00C21C5B">
            <w:pPr>
              <w:pStyle w:val="p0"/>
              <w:ind w:firstLine="0"/>
            </w:pPr>
          </w:p>
        </w:tc>
        <w:tc>
          <w:tcPr>
            <w:tcW w:w="993" w:type="dxa"/>
          </w:tcPr>
          <w:p w14:paraId="10A0E7D7" w14:textId="77777777" w:rsidR="009B2B3C" w:rsidRDefault="009B2B3C" w:rsidP="00C21C5B">
            <w:pPr>
              <w:jc w:val="center"/>
            </w:pPr>
            <w:r>
              <w:rPr>
                <w:rFonts w:hint="eastAsia"/>
              </w:rPr>
              <w:t>N(18,2)</w:t>
            </w:r>
          </w:p>
        </w:tc>
        <w:tc>
          <w:tcPr>
            <w:tcW w:w="850" w:type="dxa"/>
            <w:shd w:val="clear" w:color="auto" w:fill="auto"/>
          </w:tcPr>
          <w:p w14:paraId="07EAD71C" w14:textId="77777777" w:rsidR="009B2B3C" w:rsidRDefault="007645FB" w:rsidP="00C21C5B">
            <w:pPr>
              <w:jc w:val="center"/>
            </w:pPr>
            <w:r>
              <w:rPr>
                <w:rFonts w:hint="eastAsia"/>
              </w:rPr>
              <w:t>M</w:t>
            </w:r>
          </w:p>
        </w:tc>
        <w:tc>
          <w:tcPr>
            <w:tcW w:w="1134" w:type="dxa"/>
            <w:shd w:val="clear" w:color="auto" w:fill="auto"/>
          </w:tcPr>
          <w:p w14:paraId="574B02E5" w14:textId="77777777" w:rsidR="009B2B3C" w:rsidRDefault="009B2B3C" w:rsidP="00C21C5B">
            <w:r>
              <w:rPr>
                <w:rFonts w:hint="eastAsia"/>
              </w:rPr>
              <w:t>报文解析</w:t>
            </w:r>
          </w:p>
        </w:tc>
        <w:tc>
          <w:tcPr>
            <w:tcW w:w="2693" w:type="dxa"/>
            <w:shd w:val="clear" w:color="auto" w:fill="auto"/>
          </w:tcPr>
          <w:p w14:paraId="73BAEE18" w14:textId="77777777" w:rsidR="009B2B3C" w:rsidRDefault="009B2B3C" w:rsidP="00C21C5B">
            <w:r>
              <w:rPr>
                <w:rFonts w:hint="eastAsia"/>
              </w:rPr>
              <w:t>MT202:32A</w:t>
            </w:r>
          </w:p>
        </w:tc>
      </w:tr>
      <w:tr w:rsidR="009B2B3C" w14:paraId="4BA83C08" w14:textId="77777777" w:rsidTr="00C21C5B">
        <w:tc>
          <w:tcPr>
            <w:tcW w:w="850" w:type="dxa"/>
          </w:tcPr>
          <w:p w14:paraId="56E95500" w14:textId="77777777" w:rsidR="009B2B3C" w:rsidRDefault="009B2B3C" w:rsidP="009B2B3C">
            <w:pPr>
              <w:numPr>
                <w:ilvl w:val="0"/>
                <w:numId w:val="43"/>
              </w:numPr>
              <w:spacing w:line="360" w:lineRule="auto"/>
            </w:pPr>
          </w:p>
        </w:tc>
        <w:tc>
          <w:tcPr>
            <w:tcW w:w="2269" w:type="dxa"/>
            <w:shd w:val="clear" w:color="auto" w:fill="auto"/>
          </w:tcPr>
          <w:p w14:paraId="506EBD29" w14:textId="77777777" w:rsidR="009B2B3C" w:rsidRDefault="009B2B3C" w:rsidP="00C21C5B">
            <w:r>
              <w:rPr>
                <w:rFonts w:hint="eastAsia"/>
              </w:rPr>
              <w:t>已收汇金额</w:t>
            </w:r>
          </w:p>
        </w:tc>
        <w:tc>
          <w:tcPr>
            <w:tcW w:w="2126" w:type="dxa"/>
            <w:shd w:val="clear" w:color="auto" w:fill="auto"/>
          </w:tcPr>
          <w:p w14:paraId="435BB7C5" w14:textId="77777777" w:rsidR="009B2B3C" w:rsidRDefault="009B2B3C" w:rsidP="00C21C5B">
            <w:pPr>
              <w:pStyle w:val="p0"/>
              <w:ind w:firstLine="0"/>
            </w:pPr>
          </w:p>
        </w:tc>
        <w:tc>
          <w:tcPr>
            <w:tcW w:w="993" w:type="dxa"/>
          </w:tcPr>
          <w:p w14:paraId="30A5CD4B" w14:textId="77777777" w:rsidR="009B2B3C" w:rsidRDefault="009B2B3C" w:rsidP="00C21C5B">
            <w:pPr>
              <w:jc w:val="center"/>
            </w:pPr>
            <w:r>
              <w:rPr>
                <w:rFonts w:hint="eastAsia"/>
              </w:rPr>
              <w:t>N(18,2)</w:t>
            </w:r>
          </w:p>
        </w:tc>
        <w:tc>
          <w:tcPr>
            <w:tcW w:w="850" w:type="dxa"/>
            <w:shd w:val="clear" w:color="auto" w:fill="auto"/>
          </w:tcPr>
          <w:p w14:paraId="63C19015" w14:textId="77777777" w:rsidR="009B2B3C" w:rsidRDefault="009B2B3C" w:rsidP="00C21C5B">
            <w:pPr>
              <w:jc w:val="center"/>
            </w:pPr>
            <w:r>
              <w:rPr>
                <w:rFonts w:hint="eastAsia"/>
              </w:rPr>
              <w:t>P</w:t>
            </w:r>
          </w:p>
        </w:tc>
        <w:tc>
          <w:tcPr>
            <w:tcW w:w="1134" w:type="dxa"/>
            <w:shd w:val="clear" w:color="auto" w:fill="auto"/>
          </w:tcPr>
          <w:p w14:paraId="13C16DAB" w14:textId="77777777" w:rsidR="009B2B3C" w:rsidRDefault="009B2B3C" w:rsidP="00C21C5B">
            <w:r>
              <w:rPr>
                <w:rFonts w:hint="eastAsia"/>
              </w:rPr>
              <w:t>自动带出</w:t>
            </w:r>
          </w:p>
        </w:tc>
        <w:tc>
          <w:tcPr>
            <w:tcW w:w="2693" w:type="dxa"/>
            <w:shd w:val="clear" w:color="auto" w:fill="auto"/>
          </w:tcPr>
          <w:p w14:paraId="7E98EC25" w14:textId="77777777" w:rsidR="009B2B3C" w:rsidRDefault="009B2B3C" w:rsidP="00C21C5B">
            <w:r>
              <w:rPr>
                <w:rFonts w:hint="eastAsia"/>
              </w:rPr>
              <w:t>自动计算该保函项下的累积收汇金额</w:t>
            </w:r>
          </w:p>
        </w:tc>
      </w:tr>
      <w:tr w:rsidR="009B2B3C" w14:paraId="2270E89C" w14:textId="77777777" w:rsidTr="00C21C5B">
        <w:tc>
          <w:tcPr>
            <w:tcW w:w="850" w:type="dxa"/>
          </w:tcPr>
          <w:p w14:paraId="1013CAA9" w14:textId="77777777" w:rsidR="009B2B3C" w:rsidRDefault="009B2B3C" w:rsidP="009B2B3C">
            <w:pPr>
              <w:numPr>
                <w:ilvl w:val="0"/>
                <w:numId w:val="43"/>
              </w:numPr>
              <w:spacing w:line="360" w:lineRule="auto"/>
            </w:pPr>
          </w:p>
        </w:tc>
        <w:tc>
          <w:tcPr>
            <w:tcW w:w="2269" w:type="dxa"/>
            <w:shd w:val="clear" w:color="auto" w:fill="auto"/>
          </w:tcPr>
          <w:p w14:paraId="6252815F" w14:textId="77777777" w:rsidR="009B2B3C" w:rsidRDefault="009B2B3C" w:rsidP="00C21C5B">
            <w:r>
              <w:rPr>
                <w:rFonts w:hint="eastAsia"/>
              </w:rPr>
              <w:t>国外扣费</w:t>
            </w:r>
          </w:p>
        </w:tc>
        <w:tc>
          <w:tcPr>
            <w:tcW w:w="2126" w:type="dxa"/>
            <w:shd w:val="clear" w:color="auto" w:fill="auto"/>
          </w:tcPr>
          <w:p w14:paraId="1239FA66" w14:textId="77777777" w:rsidR="009B2B3C" w:rsidRDefault="009B2B3C" w:rsidP="00C21C5B">
            <w:pPr>
              <w:pStyle w:val="p0"/>
              <w:ind w:firstLine="0"/>
            </w:pPr>
          </w:p>
        </w:tc>
        <w:tc>
          <w:tcPr>
            <w:tcW w:w="993" w:type="dxa"/>
          </w:tcPr>
          <w:p w14:paraId="5547C936" w14:textId="77777777" w:rsidR="009B2B3C" w:rsidRDefault="009B2B3C" w:rsidP="00C21C5B">
            <w:pPr>
              <w:jc w:val="center"/>
            </w:pPr>
            <w:r>
              <w:rPr>
                <w:rFonts w:hint="eastAsia"/>
              </w:rPr>
              <w:t>N(18,2)</w:t>
            </w:r>
          </w:p>
        </w:tc>
        <w:tc>
          <w:tcPr>
            <w:tcW w:w="850" w:type="dxa"/>
            <w:shd w:val="clear" w:color="auto" w:fill="auto"/>
          </w:tcPr>
          <w:p w14:paraId="3DFEF243" w14:textId="77777777" w:rsidR="009B2B3C" w:rsidRDefault="009B2B3C" w:rsidP="00C21C5B">
            <w:pPr>
              <w:jc w:val="center"/>
            </w:pPr>
            <w:r>
              <w:rPr>
                <w:rFonts w:hint="eastAsia"/>
              </w:rPr>
              <w:t>O</w:t>
            </w:r>
          </w:p>
        </w:tc>
        <w:tc>
          <w:tcPr>
            <w:tcW w:w="1134" w:type="dxa"/>
            <w:shd w:val="clear" w:color="auto" w:fill="auto"/>
          </w:tcPr>
          <w:p w14:paraId="78A0BF6A" w14:textId="77777777" w:rsidR="009B2B3C" w:rsidRDefault="009B2B3C" w:rsidP="00C21C5B">
            <w:r>
              <w:rPr>
                <w:rFonts w:hint="eastAsia"/>
              </w:rPr>
              <w:t>手工录入</w:t>
            </w:r>
          </w:p>
        </w:tc>
        <w:tc>
          <w:tcPr>
            <w:tcW w:w="2693" w:type="dxa"/>
            <w:shd w:val="clear" w:color="auto" w:fill="auto"/>
          </w:tcPr>
          <w:p w14:paraId="49DC45DC" w14:textId="77777777" w:rsidR="009B2B3C" w:rsidRDefault="009B2B3C" w:rsidP="00C21C5B">
            <w:r>
              <w:rPr>
                <w:rFonts w:hint="eastAsia"/>
              </w:rPr>
              <w:t>实际收汇金额小于索赔金额，则差额部分为国外扣费金额</w:t>
            </w:r>
          </w:p>
        </w:tc>
      </w:tr>
      <w:tr w:rsidR="009B2B3C" w14:paraId="3576ED71" w14:textId="77777777" w:rsidTr="00C21C5B">
        <w:tc>
          <w:tcPr>
            <w:tcW w:w="850" w:type="dxa"/>
          </w:tcPr>
          <w:p w14:paraId="60985A6C" w14:textId="77777777" w:rsidR="009B2B3C" w:rsidRDefault="009B2B3C" w:rsidP="009B2B3C">
            <w:pPr>
              <w:numPr>
                <w:ilvl w:val="0"/>
                <w:numId w:val="43"/>
              </w:numPr>
              <w:spacing w:line="360" w:lineRule="auto"/>
            </w:pPr>
          </w:p>
        </w:tc>
        <w:tc>
          <w:tcPr>
            <w:tcW w:w="2269" w:type="dxa"/>
            <w:shd w:val="clear" w:color="auto" w:fill="auto"/>
          </w:tcPr>
          <w:p w14:paraId="4FD1D273" w14:textId="77777777" w:rsidR="009B2B3C" w:rsidRDefault="009B2B3C" w:rsidP="00C21C5B">
            <w:pPr>
              <w:ind w:leftChars="-51" w:left="-107" w:right="-47" w:firstLineChars="50" w:firstLine="105"/>
              <w:rPr>
                <w:szCs w:val="21"/>
              </w:rPr>
            </w:pPr>
            <w:r>
              <w:rPr>
                <w:rFonts w:hint="eastAsia"/>
                <w:szCs w:val="21"/>
              </w:rPr>
              <w:t>资金流向管理</w:t>
            </w:r>
          </w:p>
        </w:tc>
        <w:tc>
          <w:tcPr>
            <w:tcW w:w="2126" w:type="dxa"/>
            <w:shd w:val="clear" w:color="auto" w:fill="auto"/>
          </w:tcPr>
          <w:p w14:paraId="3F83713A" w14:textId="77777777" w:rsidR="009B2B3C" w:rsidRDefault="009B2B3C" w:rsidP="00C21C5B">
            <w:pPr>
              <w:pStyle w:val="p0"/>
              <w:ind w:firstLine="0"/>
            </w:pPr>
          </w:p>
        </w:tc>
        <w:tc>
          <w:tcPr>
            <w:tcW w:w="993" w:type="dxa"/>
          </w:tcPr>
          <w:p w14:paraId="309B83AE" w14:textId="77777777" w:rsidR="009B2B3C" w:rsidRDefault="009B2B3C" w:rsidP="00C21C5B">
            <w:pPr>
              <w:jc w:val="center"/>
            </w:pPr>
            <w:r>
              <w:rPr>
                <w:rFonts w:hint="eastAsia"/>
              </w:rPr>
              <w:t>控件</w:t>
            </w:r>
          </w:p>
        </w:tc>
        <w:tc>
          <w:tcPr>
            <w:tcW w:w="850" w:type="dxa"/>
            <w:shd w:val="clear" w:color="auto" w:fill="auto"/>
          </w:tcPr>
          <w:p w14:paraId="59177A3C" w14:textId="77777777" w:rsidR="009B2B3C" w:rsidRDefault="009B2B3C" w:rsidP="00C21C5B">
            <w:pPr>
              <w:jc w:val="center"/>
            </w:pPr>
            <w:r>
              <w:rPr>
                <w:rFonts w:hint="eastAsia"/>
              </w:rPr>
              <w:t>O</w:t>
            </w:r>
          </w:p>
        </w:tc>
        <w:tc>
          <w:tcPr>
            <w:tcW w:w="1134" w:type="dxa"/>
            <w:shd w:val="clear" w:color="auto" w:fill="auto"/>
          </w:tcPr>
          <w:p w14:paraId="74B92955" w14:textId="77777777" w:rsidR="009B2B3C" w:rsidRDefault="009B2B3C" w:rsidP="00C21C5B">
            <w:r>
              <w:rPr>
                <w:rFonts w:hint="eastAsia"/>
              </w:rPr>
              <w:t>手工录入</w:t>
            </w:r>
          </w:p>
        </w:tc>
        <w:tc>
          <w:tcPr>
            <w:tcW w:w="2693" w:type="dxa"/>
            <w:shd w:val="clear" w:color="auto" w:fill="auto"/>
          </w:tcPr>
          <w:p w14:paraId="7E73A467" w14:textId="77777777" w:rsidR="009B2B3C" w:rsidRPr="00FE0430" w:rsidRDefault="009B2B3C" w:rsidP="00C21C5B">
            <w:pPr>
              <w:ind w:leftChars="-51" w:left="-107" w:right="-47" w:firstLineChars="50" w:firstLine="105"/>
              <w:rPr>
                <w:szCs w:val="21"/>
              </w:rPr>
            </w:pPr>
          </w:p>
        </w:tc>
      </w:tr>
      <w:tr w:rsidR="009B2B3C" w14:paraId="2280038F" w14:textId="77777777" w:rsidTr="00C21C5B">
        <w:tc>
          <w:tcPr>
            <w:tcW w:w="850" w:type="dxa"/>
          </w:tcPr>
          <w:p w14:paraId="2E7FE2CA" w14:textId="77777777" w:rsidR="009B2B3C" w:rsidRDefault="009B2B3C" w:rsidP="009B2B3C">
            <w:pPr>
              <w:numPr>
                <w:ilvl w:val="0"/>
                <w:numId w:val="43"/>
              </w:numPr>
              <w:spacing w:line="360" w:lineRule="auto"/>
            </w:pPr>
          </w:p>
        </w:tc>
        <w:tc>
          <w:tcPr>
            <w:tcW w:w="2269" w:type="dxa"/>
            <w:shd w:val="clear" w:color="auto" w:fill="auto"/>
          </w:tcPr>
          <w:p w14:paraId="7B2C37F2" w14:textId="77777777" w:rsidR="009B2B3C" w:rsidRDefault="009B2B3C" w:rsidP="00C21C5B">
            <w:pPr>
              <w:ind w:leftChars="-51" w:left="-107" w:right="-47" w:firstLineChars="50" w:firstLine="105"/>
              <w:rPr>
                <w:szCs w:val="21"/>
              </w:rPr>
            </w:pPr>
            <w:r>
              <w:rPr>
                <w:rFonts w:hint="eastAsia"/>
                <w:szCs w:val="21"/>
              </w:rPr>
              <w:t>费用管理</w:t>
            </w:r>
          </w:p>
        </w:tc>
        <w:tc>
          <w:tcPr>
            <w:tcW w:w="2126" w:type="dxa"/>
            <w:shd w:val="clear" w:color="auto" w:fill="auto"/>
          </w:tcPr>
          <w:p w14:paraId="6A6B3393" w14:textId="77777777" w:rsidR="009B2B3C" w:rsidRDefault="009B2B3C" w:rsidP="00C21C5B">
            <w:pPr>
              <w:pStyle w:val="p0"/>
              <w:ind w:firstLine="0"/>
            </w:pPr>
          </w:p>
        </w:tc>
        <w:tc>
          <w:tcPr>
            <w:tcW w:w="993" w:type="dxa"/>
          </w:tcPr>
          <w:p w14:paraId="2DA68790" w14:textId="77777777" w:rsidR="009B2B3C" w:rsidRDefault="009B2B3C" w:rsidP="00C21C5B">
            <w:pPr>
              <w:jc w:val="center"/>
            </w:pPr>
            <w:r>
              <w:rPr>
                <w:rFonts w:hint="eastAsia"/>
              </w:rPr>
              <w:t>控件</w:t>
            </w:r>
          </w:p>
        </w:tc>
        <w:tc>
          <w:tcPr>
            <w:tcW w:w="850" w:type="dxa"/>
            <w:shd w:val="clear" w:color="auto" w:fill="auto"/>
          </w:tcPr>
          <w:p w14:paraId="68AB6E23" w14:textId="77777777" w:rsidR="009B2B3C" w:rsidRDefault="009B2B3C" w:rsidP="00C21C5B">
            <w:pPr>
              <w:jc w:val="center"/>
            </w:pPr>
            <w:r>
              <w:rPr>
                <w:rFonts w:hint="eastAsia"/>
              </w:rPr>
              <w:t>O</w:t>
            </w:r>
          </w:p>
        </w:tc>
        <w:tc>
          <w:tcPr>
            <w:tcW w:w="1134" w:type="dxa"/>
            <w:shd w:val="clear" w:color="auto" w:fill="auto"/>
          </w:tcPr>
          <w:p w14:paraId="13AD11DB" w14:textId="77777777" w:rsidR="009B2B3C" w:rsidRDefault="009B2B3C" w:rsidP="00C21C5B">
            <w:r>
              <w:rPr>
                <w:rFonts w:hint="eastAsia"/>
              </w:rPr>
              <w:t>手工录入</w:t>
            </w:r>
          </w:p>
        </w:tc>
        <w:tc>
          <w:tcPr>
            <w:tcW w:w="2693" w:type="dxa"/>
            <w:shd w:val="clear" w:color="auto" w:fill="auto"/>
          </w:tcPr>
          <w:p w14:paraId="7192A991" w14:textId="77777777" w:rsidR="009B2B3C" w:rsidRPr="00FE0430" w:rsidRDefault="009B2B3C" w:rsidP="00C21C5B">
            <w:pPr>
              <w:ind w:leftChars="-51" w:left="-107" w:right="-47" w:firstLineChars="50" w:firstLine="105"/>
              <w:rPr>
                <w:szCs w:val="21"/>
              </w:rPr>
            </w:pPr>
          </w:p>
        </w:tc>
      </w:tr>
      <w:tr w:rsidR="009B2B3C" w14:paraId="683AA6AD" w14:textId="77777777" w:rsidTr="00C21C5B">
        <w:tc>
          <w:tcPr>
            <w:tcW w:w="850" w:type="dxa"/>
          </w:tcPr>
          <w:p w14:paraId="24153D5F" w14:textId="77777777" w:rsidR="009B2B3C" w:rsidRDefault="009B2B3C" w:rsidP="009B2B3C">
            <w:pPr>
              <w:numPr>
                <w:ilvl w:val="0"/>
                <w:numId w:val="43"/>
              </w:numPr>
              <w:spacing w:line="360" w:lineRule="auto"/>
            </w:pPr>
          </w:p>
        </w:tc>
        <w:tc>
          <w:tcPr>
            <w:tcW w:w="2269" w:type="dxa"/>
            <w:shd w:val="clear" w:color="auto" w:fill="auto"/>
          </w:tcPr>
          <w:p w14:paraId="5DE036BC" w14:textId="77777777" w:rsidR="009B2B3C" w:rsidRDefault="009B2B3C" w:rsidP="00C21C5B">
            <w:pPr>
              <w:ind w:leftChars="-51" w:left="-107" w:right="-47" w:firstLineChars="50" w:firstLine="105"/>
              <w:rPr>
                <w:szCs w:val="21"/>
              </w:rPr>
            </w:pPr>
            <w:r>
              <w:rPr>
                <w:rFonts w:hint="eastAsia"/>
                <w:szCs w:val="21"/>
              </w:rPr>
              <w:t>备注</w:t>
            </w:r>
          </w:p>
        </w:tc>
        <w:tc>
          <w:tcPr>
            <w:tcW w:w="2126" w:type="dxa"/>
            <w:shd w:val="clear" w:color="auto" w:fill="auto"/>
          </w:tcPr>
          <w:p w14:paraId="7DA0A03C" w14:textId="77777777" w:rsidR="009B2B3C" w:rsidRDefault="009B2B3C" w:rsidP="00C21C5B">
            <w:pPr>
              <w:pStyle w:val="p0"/>
              <w:ind w:firstLine="0"/>
            </w:pPr>
          </w:p>
        </w:tc>
        <w:tc>
          <w:tcPr>
            <w:tcW w:w="993" w:type="dxa"/>
          </w:tcPr>
          <w:p w14:paraId="16302B1D" w14:textId="77777777" w:rsidR="009B2B3C" w:rsidRDefault="009B2B3C" w:rsidP="00C21C5B">
            <w:pPr>
              <w:jc w:val="center"/>
            </w:pPr>
            <w:r>
              <w:rPr>
                <w:rFonts w:hint="eastAsia"/>
              </w:rPr>
              <w:t>V(200)</w:t>
            </w:r>
          </w:p>
        </w:tc>
        <w:tc>
          <w:tcPr>
            <w:tcW w:w="850" w:type="dxa"/>
            <w:shd w:val="clear" w:color="auto" w:fill="auto"/>
          </w:tcPr>
          <w:p w14:paraId="50F2C130" w14:textId="77777777" w:rsidR="009B2B3C" w:rsidRDefault="009B2B3C" w:rsidP="00C21C5B">
            <w:pPr>
              <w:jc w:val="center"/>
            </w:pPr>
            <w:r>
              <w:rPr>
                <w:rFonts w:hint="eastAsia"/>
              </w:rPr>
              <w:t>O</w:t>
            </w:r>
          </w:p>
        </w:tc>
        <w:tc>
          <w:tcPr>
            <w:tcW w:w="1134" w:type="dxa"/>
            <w:shd w:val="clear" w:color="auto" w:fill="auto"/>
          </w:tcPr>
          <w:p w14:paraId="0BEA3D7C" w14:textId="77777777" w:rsidR="009B2B3C" w:rsidRDefault="009B2B3C" w:rsidP="00C21C5B">
            <w:r>
              <w:rPr>
                <w:rFonts w:hint="eastAsia"/>
              </w:rPr>
              <w:t>手工录入</w:t>
            </w:r>
          </w:p>
        </w:tc>
        <w:tc>
          <w:tcPr>
            <w:tcW w:w="2693" w:type="dxa"/>
            <w:shd w:val="clear" w:color="auto" w:fill="auto"/>
          </w:tcPr>
          <w:p w14:paraId="344578DE" w14:textId="77777777" w:rsidR="009B2B3C" w:rsidRPr="00FE0430" w:rsidRDefault="009B2B3C" w:rsidP="00C21C5B">
            <w:pPr>
              <w:ind w:leftChars="-51" w:left="-107" w:right="-47" w:firstLineChars="50" w:firstLine="105"/>
              <w:rPr>
                <w:szCs w:val="21"/>
              </w:rPr>
            </w:pPr>
          </w:p>
        </w:tc>
      </w:tr>
      <w:tr w:rsidR="00AF1CA5" w14:paraId="6B191F66" w14:textId="77777777" w:rsidTr="006E45E9">
        <w:tc>
          <w:tcPr>
            <w:tcW w:w="850" w:type="dxa"/>
          </w:tcPr>
          <w:p w14:paraId="2D19265F" w14:textId="77777777" w:rsidR="00AF1CA5" w:rsidRDefault="00AF1CA5" w:rsidP="009B2B3C">
            <w:pPr>
              <w:numPr>
                <w:ilvl w:val="0"/>
                <w:numId w:val="43"/>
              </w:numPr>
              <w:spacing w:line="360" w:lineRule="auto"/>
            </w:pPr>
          </w:p>
        </w:tc>
        <w:tc>
          <w:tcPr>
            <w:tcW w:w="2269" w:type="dxa"/>
            <w:shd w:val="clear" w:color="auto" w:fill="auto"/>
          </w:tcPr>
          <w:p w14:paraId="38E1D717" w14:textId="77777777" w:rsidR="00AF1CA5" w:rsidRDefault="00AF1CA5" w:rsidP="00C21C5B">
            <w:pPr>
              <w:ind w:leftChars="-51" w:left="-107" w:right="-47" w:firstLineChars="50" w:firstLine="105"/>
              <w:rPr>
                <w:szCs w:val="21"/>
              </w:rPr>
            </w:pPr>
            <w:r>
              <w:rPr>
                <w:rFonts w:hint="eastAsia"/>
                <w:szCs w:val="21"/>
              </w:rPr>
              <w:t>境内</w:t>
            </w:r>
            <w:r>
              <w:rPr>
                <w:rFonts w:hint="eastAsia"/>
                <w:szCs w:val="21"/>
              </w:rPr>
              <w:t>/</w:t>
            </w:r>
            <w:r>
              <w:rPr>
                <w:rFonts w:hint="eastAsia"/>
                <w:szCs w:val="21"/>
              </w:rPr>
              <w:t>境外标记</w:t>
            </w:r>
          </w:p>
        </w:tc>
        <w:tc>
          <w:tcPr>
            <w:tcW w:w="2126" w:type="dxa"/>
            <w:shd w:val="clear" w:color="auto" w:fill="auto"/>
            <w:vAlign w:val="center"/>
          </w:tcPr>
          <w:p w14:paraId="4B055942" w14:textId="77777777" w:rsidR="00AF1CA5" w:rsidRDefault="00AF1CA5" w:rsidP="00C21C5B">
            <w:pPr>
              <w:pStyle w:val="p0"/>
              <w:ind w:firstLine="0"/>
            </w:pPr>
          </w:p>
        </w:tc>
        <w:tc>
          <w:tcPr>
            <w:tcW w:w="993" w:type="dxa"/>
          </w:tcPr>
          <w:p w14:paraId="273E12E4" w14:textId="77777777" w:rsidR="00AF1CA5" w:rsidRDefault="00AF1CA5" w:rsidP="00C21C5B">
            <w:pPr>
              <w:jc w:val="center"/>
            </w:pPr>
            <w:r>
              <w:rPr>
                <w:rFonts w:ascii="宋体" w:hAnsi="宋体" w:hint="eastAsia"/>
              </w:rPr>
              <w:t>V（3）</w:t>
            </w:r>
          </w:p>
        </w:tc>
        <w:tc>
          <w:tcPr>
            <w:tcW w:w="850" w:type="dxa"/>
            <w:shd w:val="clear" w:color="auto" w:fill="auto"/>
          </w:tcPr>
          <w:p w14:paraId="13678D79" w14:textId="77777777" w:rsidR="00AF1CA5" w:rsidRDefault="00AF1CA5" w:rsidP="00C21C5B">
            <w:pPr>
              <w:jc w:val="center"/>
            </w:pPr>
            <w:r>
              <w:rPr>
                <w:rFonts w:ascii="宋体" w:hAnsi="宋体" w:hint="eastAsia"/>
              </w:rPr>
              <w:t>M</w:t>
            </w:r>
          </w:p>
        </w:tc>
        <w:tc>
          <w:tcPr>
            <w:tcW w:w="1134" w:type="dxa"/>
            <w:shd w:val="clear" w:color="auto" w:fill="auto"/>
            <w:vAlign w:val="center"/>
          </w:tcPr>
          <w:p w14:paraId="06AB09DE" w14:textId="77777777" w:rsidR="00AF1CA5" w:rsidRDefault="00AF1CA5" w:rsidP="00C21C5B">
            <w:r>
              <w:rPr>
                <w:rFonts w:hint="eastAsia"/>
              </w:rPr>
              <w:t>选择</w:t>
            </w:r>
          </w:p>
        </w:tc>
        <w:tc>
          <w:tcPr>
            <w:tcW w:w="2693" w:type="dxa"/>
            <w:shd w:val="clear" w:color="auto" w:fill="auto"/>
          </w:tcPr>
          <w:p w14:paraId="6AA631E2" w14:textId="77777777" w:rsidR="00AF1CA5" w:rsidRDefault="00AF1CA5" w:rsidP="006E45E9">
            <w:pPr>
              <w:ind w:leftChars="-44" w:left="-92" w:firstLine="1"/>
              <w:rPr>
                <w:szCs w:val="21"/>
              </w:rPr>
            </w:pPr>
            <w:r w:rsidRPr="00604E94">
              <w:rPr>
                <w:rFonts w:hint="eastAsia"/>
                <w:szCs w:val="21"/>
              </w:rPr>
              <w:t>选择项</w:t>
            </w:r>
            <w:r>
              <w:rPr>
                <w:rFonts w:hint="eastAsia"/>
                <w:szCs w:val="21"/>
              </w:rPr>
              <w:t>(</w:t>
            </w:r>
            <w:r>
              <w:rPr>
                <w:rFonts w:hint="eastAsia"/>
                <w:szCs w:val="21"/>
              </w:rPr>
              <w:t>境内，</w:t>
            </w:r>
            <w:r w:rsidRPr="00604E94">
              <w:rPr>
                <w:rFonts w:hint="eastAsia"/>
                <w:szCs w:val="21"/>
              </w:rPr>
              <w:t>境外</w:t>
            </w:r>
            <w:r>
              <w:rPr>
                <w:rFonts w:hint="eastAsia"/>
                <w:szCs w:val="21"/>
              </w:rPr>
              <w:t>)</w:t>
            </w:r>
          </w:p>
          <w:p w14:paraId="04D499B3" w14:textId="77777777" w:rsidR="00AF1CA5" w:rsidRPr="00FE0430" w:rsidRDefault="00AF1CA5" w:rsidP="00C21C5B">
            <w:pPr>
              <w:ind w:leftChars="-51" w:left="-107" w:right="-47" w:firstLineChars="50" w:firstLine="105"/>
              <w:rPr>
                <w:szCs w:val="21"/>
              </w:rPr>
            </w:pPr>
            <w:r>
              <w:rPr>
                <w:rFonts w:hint="eastAsia"/>
                <w:szCs w:val="21"/>
              </w:rPr>
              <w:t>用于判断是境内还是境外收款申报。</w:t>
            </w:r>
          </w:p>
        </w:tc>
      </w:tr>
      <w:tr w:rsidR="00AF1CA5" w14:paraId="1337668E" w14:textId="77777777" w:rsidTr="006E45E9">
        <w:tc>
          <w:tcPr>
            <w:tcW w:w="850" w:type="dxa"/>
          </w:tcPr>
          <w:p w14:paraId="3DD66ED0" w14:textId="77777777" w:rsidR="00AF1CA5" w:rsidRDefault="00AF1CA5" w:rsidP="009B2B3C">
            <w:pPr>
              <w:numPr>
                <w:ilvl w:val="0"/>
                <w:numId w:val="43"/>
              </w:numPr>
              <w:spacing w:line="360" w:lineRule="auto"/>
            </w:pPr>
          </w:p>
        </w:tc>
        <w:tc>
          <w:tcPr>
            <w:tcW w:w="2269" w:type="dxa"/>
            <w:shd w:val="clear" w:color="auto" w:fill="auto"/>
          </w:tcPr>
          <w:p w14:paraId="6665E49F" w14:textId="77777777" w:rsidR="00AF1CA5" w:rsidRDefault="00AF1CA5" w:rsidP="00C21C5B">
            <w:pPr>
              <w:ind w:leftChars="-51" w:left="-107" w:right="-47" w:firstLineChars="50" w:firstLine="105"/>
              <w:rPr>
                <w:szCs w:val="21"/>
              </w:rPr>
            </w:pPr>
            <w:r>
              <w:rPr>
                <w:rFonts w:hint="eastAsia"/>
                <w:szCs w:val="21"/>
              </w:rPr>
              <w:t>款项流向</w:t>
            </w:r>
          </w:p>
        </w:tc>
        <w:tc>
          <w:tcPr>
            <w:tcW w:w="2126" w:type="dxa"/>
            <w:shd w:val="clear" w:color="auto" w:fill="auto"/>
            <w:vAlign w:val="center"/>
          </w:tcPr>
          <w:p w14:paraId="6E009767" w14:textId="77777777" w:rsidR="00AF1CA5" w:rsidRDefault="00AF1CA5" w:rsidP="00C21C5B">
            <w:pPr>
              <w:pStyle w:val="p0"/>
              <w:ind w:firstLine="0"/>
            </w:pPr>
          </w:p>
        </w:tc>
        <w:tc>
          <w:tcPr>
            <w:tcW w:w="993" w:type="dxa"/>
          </w:tcPr>
          <w:p w14:paraId="27BD3CFC" w14:textId="77777777" w:rsidR="00AF1CA5" w:rsidRDefault="00AF1CA5" w:rsidP="00C21C5B">
            <w:pPr>
              <w:jc w:val="center"/>
            </w:pPr>
            <w:r>
              <w:rPr>
                <w:rFonts w:ascii="宋体" w:hAnsi="宋体" w:hint="eastAsia"/>
              </w:rPr>
              <w:t>V(3)</w:t>
            </w:r>
          </w:p>
        </w:tc>
        <w:tc>
          <w:tcPr>
            <w:tcW w:w="850" w:type="dxa"/>
            <w:shd w:val="clear" w:color="auto" w:fill="auto"/>
          </w:tcPr>
          <w:p w14:paraId="21D95F0C" w14:textId="77777777" w:rsidR="00AF1CA5" w:rsidRDefault="00AF1CA5" w:rsidP="00C21C5B">
            <w:pPr>
              <w:jc w:val="center"/>
            </w:pPr>
            <w:r>
              <w:rPr>
                <w:rFonts w:ascii="宋体" w:hAnsi="宋体" w:hint="eastAsia"/>
              </w:rPr>
              <w:t>M</w:t>
            </w:r>
          </w:p>
        </w:tc>
        <w:tc>
          <w:tcPr>
            <w:tcW w:w="1134" w:type="dxa"/>
            <w:shd w:val="clear" w:color="auto" w:fill="auto"/>
            <w:vAlign w:val="center"/>
          </w:tcPr>
          <w:p w14:paraId="2B201E7C" w14:textId="77777777" w:rsidR="00AF1CA5" w:rsidRDefault="00AF1CA5" w:rsidP="00C21C5B">
            <w:r>
              <w:rPr>
                <w:rFonts w:hint="eastAsia"/>
              </w:rPr>
              <w:t>选择</w:t>
            </w:r>
          </w:p>
        </w:tc>
        <w:tc>
          <w:tcPr>
            <w:tcW w:w="2693" w:type="dxa"/>
            <w:shd w:val="clear" w:color="auto" w:fill="auto"/>
          </w:tcPr>
          <w:p w14:paraId="0A3E4DB2" w14:textId="77777777" w:rsidR="00AF1CA5" w:rsidRPr="00FE0430" w:rsidRDefault="00AF1CA5" w:rsidP="00C21C5B">
            <w:pPr>
              <w:ind w:leftChars="-51" w:left="-107" w:right="-47" w:firstLineChars="50" w:firstLine="105"/>
              <w:rPr>
                <w:szCs w:val="21"/>
              </w:rPr>
            </w:pPr>
            <w:r w:rsidRPr="00604E94">
              <w:rPr>
                <w:rFonts w:hint="eastAsia"/>
                <w:szCs w:val="21"/>
              </w:rPr>
              <w:t>选择项</w:t>
            </w:r>
            <w:r>
              <w:rPr>
                <w:rFonts w:hint="eastAsia"/>
                <w:szCs w:val="21"/>
              </w:rPr>
              <w:t>(</w:t>
            </w:r>
            <w:r>
              <w:rPr>
                <w:rFonts w:hint="eastAsia"/>
                <w:szCs w:val="21"/>
              </w:rPr>
              <w:t>境内，</w:t>
            </w:r>
            <w:r w:rsidRPr="00604E94">
              <w:rPr>
                <w:rFonts w:hint="eastAsia"/>
                <w:szCs w:val="21"/>
              </w:rPr>
              <w:t>境外</w:t>
            </w:r>
            <w:r>
              <w:rPr>
                <w:rFonts w:hint="eastAsia"/>
                <w:szCs w:val="21"/>
              </w:rPr>
              <w:t>)</w:t>
            </w:r>
            <w:r>
              <w:rPr>
                <w:rFonts w:hint="eastAsia"/>
                <w:szCs w:val="21"/>
              </w:rPr>
              <w:t>。用于判断申报信息中交易对手是</w:t>
            </w:r>
            <w:r>
              <w:rPr>
                <w:rFonts w:hint="eastAsia"/>
                <w:szCs w:val="21"/>
              </w:rPr>
              <w:t>(JN)</w:t>
            </w:r>
            <w:r>
              <w:rPr>
                <w:rFonts w:hint="eastAsia"/>
                <w:szCs w:val="21"/>
              </w:rPr>
              <w:t>还是</w:t>
            </w:r>
            <w:r>
              <w:rPr>
                <w:rFonts w:hint="eastAsia"/>
                <w:szCs w:val="21"/>
              </w:rPr>
              <w:t>(JW)</w:t>
            </w:r>
            <w:r>
              <w:rPr>
                <w:rFonts w:hint="eastAsia"/>
                <w:szCs w:val="21"/>
              </w:rPr>
              <w:t>。</w:t>
            </w:r>
          </w:p>
        </w:tc>
      </w:tr>
    </w:tbl>
    <w:p w14:paraId="4F66149A" w14:textId="77777777" w:rsidR="009B2B3C" w:rsidRDefault="009B2B3C" w:rsidP="006E45E9">
      <w:pPr>
        <w:pStyle w:val="4"/>
      </w:pPr>
      <w:bookmarkStart w:id="510" w:name="_Toc393285405"/>
      <w:bookmarkStart w:id="511" w:name="_Toc395083967"/>
      <w:r>
        <w:rPr>
          <w:rFonts w:hint="eastAsia"/>
        </w:rPr>
        <w:t>交易控制</w:t>
      </w:r>
      <w:bookmarkEnd w:id="510"/>
      <w:bookmarkEnd w:id="511"/>
    </w:p>
    <w:p w14:paraId="1A312892" w14:textId="77777777" w:rsidR="009B2B3C" w:rsidRDefault="009B2B3C" w:rsidP="00B84A42">
      <w:pPr>
        <w:pStyle w:val="5"/>
        <w:rPr>
          <w:rFonts w:ascii="宋体" w:hAnsi="宋体" w:cs="Calibri"/>
          <w:kern w:val="0"/>
          <w:szCs w:val="21"/>
        </w:rPr>
      </w:pPr>
      <w:bookmarkStart w:id="512" w:name="_Toc382558156"/>
      <w:bookmarkStart w:id="513" w:name="_Toc382570980"/>
      <w:bookmarkStart w:id="514" w:name="_Toc382581841"/>
      <w:bookmarkStart w:id="515" w:name="_Toc383158456"/>
      <w:r>
        <w:rPr>
          <w:rFonts w:hint="eastAsia"/>
        </w:rPr>
        <w:t>清算类型</w:t>
      </w:r>
      <w:r w:rsidRPr="006F1F65">
        <w:rPr>
          <w:rFonts w:hint="eastAsia"/>
        </w:rPr>
        <w:t>说明</w:t>
      </w:r>
      <w:bookmarkEnd w:id="512"/>
      <w:bookmarkEnd w:id="513"/>
      <w:bookmarkEnd w:id="514"/>
      <w:bookmarkEnd w:id="515"/>
    </w:p>
    <w:p w14:paraId="6AEE2D99" w14:textId="77777777" w:rsidR="009B2B3C" w:rsidRPr="00CA3CF0" w:rsidRDefault="009B2B3C" w:rsidP="009B2B3C">
      <w:pPr>
        <w:ind w:right="-47" w:firstLine="420"/>
        <w:jc w:val="left"/>
        <w:rPr>
          <w:rFonts w:ascii="宋体" w:hAnsi="宋体"/>
          <w:szCs w:val="21"/>
        </w:rPr>
      </w:pPr>
      <w:r w:rsidRPr="00CA3CF0">
        <w:rPr>
          <w:rFonts w:ascii="宋体" w:hAnsi="宋体" w:hint="eastAsia"/>
          <w:szCs w:val="21"/>
        </w:rPr>
        <w:t>当清算途径选择“</w:t>
      </w:r>
      <w:r>
        <w:rPr>
          <w:rFonts w:ascii="宋体" w:hAnsi="宋体" w:hint="eastAsia"/>
          <w:szCs w:val="21"/>
        </w:rPr>
        <w:t>SWIFT</w:t>
      </w:r>
      <w:r w:rsidRPr="00CA3CF0">
        <w:rPr>
          <w:rFonts w:hint="eastAsia"/>
          <w:szCs w:val="21"/>
        </w:rPr>
        <w:t>外币清算</w:t>
      </w:r>
      <w:r w:rsidRPr="00CA3CF0">
        <w:rPr>
          <w:rFonts w:ascii="宋体" w:hAnsi="宋体" w:hint="eastAsia"/>
          <w:szCs w:val="21"/>
        </w:rPr>
        <w:t>”时，清算行的标签显示为账户行代码、账户行名称、账户行账号，并且只能查询账户行信息；</w:t>
      </w:r>
    </w:p>
    <w:p w14:paraId="4E582823" w14:textId="77777777" w:rsidR="009B2B3C" w:rsidRDefault="009B2B3C" w:rsidP="009B2B3C">
      <w:pPr>
        <w:ind w:leftChars="-51" w:left="-107" w:right="-47" w:firstLine="527"/>
        <w:rPr>
          <w:szCs w:val="21"/>
        </w:rPr>
      </w:pPr>
      <w:r w:rsidRPr="007A2C29">
        <w:rPr>
          <w:rFonts w:ascii="宋体" w:hAnsi="宋体" w:hint="eastAsia"/>
          <w:szCs w:val="21"/>
        </w:rPr>
        <w:t>当</w:t>
      </w:r>
      <w:r>
        <w:rPr>
          <w:rFonts w:ascii="宋体" w:hAnsi="宋体" w:hint="eastAsia"/>
          <w:szCs w:val="21"/>
        </w:rPr>
        <w:t>清算类型</w:t>
      </w:r>
      <w:r w:rsidRPr="007A2C29">
        <w:rPr>
          <w:rFonts w:ascii="宋体" w:hAnsi="宋体" w:hint="eastAsia"/>
          <w:szCs w:val="21"/>
        </w:rPr>
        <w:t>选择“大额”时，清算行的标签显示为大额行代码、大额行名称、大额行账号，并且只能查询大额支付行信息。</w:t>
      </w:r>
    </w:p>
    <w:p w14:paraId="2708B3BD" w14:textId="77777777" w:rsidR="009B2B3C" w:rsidRDefault="009B2B3C" w:rsidP="006E45E9">
      <w:pPr>
        <w:pStyle w:val="4"/>
      </w:pPr>
      <w:bookmarkStart w:id="516" w:name="_Toc393285406"/>
      <w:bookmarkStart w:id="517" w:name="_Toc395083968"/>
      <w:r>
        <w:rPr>
          <w:rFonts w:hint="eastAsia"/>
        </w:rPr>
        <w:t>边界描述</w:t>
      </w:r>
      <w:bookmarkEnd w:id="516"/>
      <w:bookmarkEnd w:id="517"/>
    </w:p>
    <w:p w14:paraId="13E41827" w14:textId="77777777" w:rsidR="009B2B3C" w:rsidRPr="00301A05" w:rsidRDefault="009B2B3C" w:rsidP="009B2B3C">
      <w:pPr>
        <w:ind w:firstLine="420"/>
      </w:pPr>
      <w:r>
        <w:rPr>
          <w:rFonts w:hint="eastAsia"/>
        </w:rPr>
        <w:t>无。</w:t>
      </w:r>
    </w:p>
    <w:p w14:paraId="307F5661" w14:textId="77777777" w:rsidR="009B2B3C" w:rsidRPr="00F67303" w:rsidRDefault="009B2B3C" w:rsidP="0097417B">
      <w:pPr>
        <w:pStyle w:val="4"/>
      </w:pPr>
      <w:bookmarkStart w:id="518" w:name="_Toc393285407"/>
      <w:bookmarkStart w:id="519" w:name="_Toc395083969"/>
      <w:r>
        <w:rPr>
          <w:rFonts w:hint="eastAsia"/>
        </w:rPr>
        <w:t>输出描述</w:t>
      </w:r>
      <w:bookmarkEnd w:id="518"/>
      <w:bookmarkEnd w:id="519"/>
    </w:p>
    <w:p w14:paraId="20218249" w14:textId="77777777" w:rsidR="009B2B3C" w:rsidRDefault="009B2B3C" w:rsidP="00B84A42">
      <w:pPr>
        <w:pStyle w:val="5"/>
      </w:pPr>
      <w:r>
        <w:rPr>
          <w:rFonts w:hint="eastAsia"/>
        </w:rPr>
        <w:t>面函</w:t>
      </w:r>
    </w:p>
    <w:p w14:paraId="408FE317" w14:textId="77777777" w:rsidR="009B2B3C" w:rsidRDefault="009B2B3C" w:rsidP="009B2B3C">
      <w:pPr>
        <w:ind w:firstLine="420"/>
      </w:pPr>
      <w:r>
        <w:rPr>
          <w:rFonts w:hint="eastAsia"/>
        </w:rPr>
        <w:t>无。</w:t>
      </w:r>
    </w:p>
    <w:p w14:paraId="6B07C883" w14:textId="77777777" w:rsidR="009B2B3C" w:rsidRDefault="009B2B3C" w:rsidP="00B84A42">
      <w:pPr>
        <w:pStyle w:val="5"/>
      </w:pPr>
      <w:r>
        <w:rPr>
          <w:rFonts w:hint="eastAsia"/>
        </w:rPr>
        <w:t>报文</w:t>
      </w:r>
    </w:p>
    <w:p w14:paraId="24A43DA8" w14:textId="77777777" w:rsidR="009B2B3C" w:rsidRPr="00301A05" w:rsidRDefault="009B2B3C" w:rsidP="009B2B3C">
      <w:pPr>
        <w:ind w:firstLine="420"/>
      </w:pPr>
    </w:p>
    <w:p w14:paraId="4BDE1771" w14:textId="77777777" w:rsidR="009B2B3C" w:rsidRDefault="009B2B3C" w:rsidP="006E45E9">
      <w:pPr>
        <w:pStyle w:val="4"/>
        <w:ind w:left="829" w:hanging="735"/>
      </w:pPr>
      <w:bookmarkStart w:id="520" w:name="_Toc393285408"/>
      <w:bookmarkStart w:id="521" w:name="_Toc395083970"/>
      <w:r>
        <w:rPr>
          <w:rFonts w:hint="eastAsia"/>
        </w:rPr>
        <w:t>额度</w:t>
      </w:r>
      <w:bookmarkEnd w:id="520"/>
      <w:bookmarkEnd w:id="521"/>
    </w:p>
    <w:p w14:paraId="223639D9" w14:textId="77777777" w:rsidR="009B2B3C" w:rsidRPr="00301A05" w:rsidRDefault="009B2B3C" w:rsidP="009B2B3C">
      <w:pPr>
        <w:ind w:firstLine="420"/>
      </w:pPr>
      <w:r>
        <w:rPr>
          <w:rFonts w:hint="eastAsia"/>
        </w:rPr>
        <w:t>无。</w:t>
      </w:r>
    </w:p>
    <w:p w14:paraId="1555ED9C" w14:textId="77777777" w:rsidR="009B2B3C" w:rsidRDefault="009B2B3C" w:rsidP="006E45E9">
      <w:pPr>
        <w:pStyle w:val="4"/>
        <w:ind w:left="0" w:firstLine="0"/>
      </w:pPr>
      <w:bookmarkStart w:id="522" w:name="_Toc393285409"/>
      <w:bookmarkStart w:id="523" w:name="_Toc395083971"/>
      <w:r>
        <w:rPr>
          <w:rFonts w:hint="eastAsia"/>
        </w:rPr>
        <w:t>手续费</w:t>
      </w:r>
      <w:bookmarkEnd w:id="522"/>
      <w:bookmarkEnd w:id="523"/>
    </w:p>
    <w:p w14:paraId="1C8940DB" w14:textId="77777777" w:rsidR="009B2B3C" w:rsidRPr="00051E17" w:rsidRDefault="009B2B3C" w:rsidP="009B2B3C">
      <w:pPr>
        <w:ind w:left="432"/>
      </w:pPr>
      <w:r w:rsidRPr="000F2D9F">
        <w:rPr>
          <w:rFonts w:hint="eastAsia"/>
        </w:rPr>
        <w:t>默认的收费方式：</w:t>
      </w:r>
      <w:r>
        <w:rPr>
          <w:rFonts w:hint="eastAsia"/>
        </w:rPr>
        <w:t>现收、外收。允许现收</w:t>
      </w:r>
      <w:r w:rsidRPr="000F2D9F">
        <w:rPr>
          <w:rFonts w:hint="eastAsia"/>
        </w:rPr>
        <w:t>，免收，</w:t>
      </w:r>
      <w:r>
        <w:rPr>
          <w:rFonts w:hint="eastAsia"/>
        </w:rPr>
        <w:t>后收</w:t>
      </w:r>
      <w:r w:rsidRPr="000F2D9F">
        <w:rPr>
          <w:rFonts w:hint="eastAsia"/>
        </w:rPr>
        <w:t>。</w:t>
      </w:r>
    </w:p>
    <w:p w14:paraId="5889DA76" w14:textId="77777777" w:rsidR="009B2B3C" w:rsidRDefault="009B2B3C" w:rsidP="009B2B3C">
      <w:pPr>
        <w:ind w:firstLine="420"/>
      </w:pPr>
      <w:r>
        <w:rPr>
          <w:rFonts w:hint="eastAsia"/>
        </w:rPr>
        <w:t>交易可能根据通知编号将前续交易后收的手续费带出，并且在此交易中收取：</w:t>
      </w:r>
    </w:p>
    <w:p w14:paraId="3B8ED6F4" w14:textId="77777777" w:rsidR="009B2B3C" w:rsidRDefault="009B2B3C" w:rsidP="009B2B3C">
      <w:pPr>
        <w:numPr>
          <w:ilvl w:val="0"/>
          <w:numId w:val="46"/>
        </w:numPr>
        <w:spacing w:line="360" w:lineRule="auto"/>
      </w:pPr>
      <w:r>
        <w:rPr>
          <w:rFonts w:hint="eastAsia"/>
        </w:rPr>
        <w:t>电报费。见【</w:t>
      </w:r>
      <w:r>
        <w:rPr>
          <w:rFonts w:hint="eastAsia"/>
        </w:rPr>
        <w:t>1.7.2</w:t>
      </w:r>
      <w:r>
        <w:rPr>
          <w:rFonts w:hint="eastAsia"/>
        </w:rPr>
        <w:t>电报费】</w:t>
      </w:r>
    </w:p>
    <w:p w14:paraId="71D932AB" w14:textId="77777777" w:rsidR="009B2B3C" w:rsidRPr="00A45838" w:rsidRDefault="009B2B3C" w:rsidP="009B2B3C">
      <w:pPr>
        <w:numPr>
          <w:ilvl w:val="0"/>
          <w:numId w:val="46"/>
        </w:numPr>
        <w:spacing w:line="360" w:lineRule="auto"/>
      </w:pPr>
      <w:r>
        <w:rPr>
          <w:rFonts w:hint="eastAsia"/>
        </w:rPr>
        <w:t>手续费收入。见【</w:t>
      </w:r>
      <w:r>
        <w:rPr>
          <w:rFonts w:hint="eastAsia"/>
        </w:rPr>
        <w:t>1.7.1</w:t>
      </w:r>
      <w:r>
        <w:rPr>
          <w:rFonts w:hint="eastAsia"/>
        </w:rPr>
        <w:t>手续费】</w:t>
      </w:r>
    </w:p>
    <w:p w14:paraId="3479B6C5" w14:textId="77777777" w:rsidR="009B2B3C" w:rsidRDefault="009B2B3C" w:rsidP="006E45E9">
      <w:pPr>
        <w:pStyle w:val="4"/>
        <w:ind w:left="1029" w:hanging="735"/>
      </w:pPr>
      <w:bookmarkStart w:id="524" w:name="_Toc393285410"/>
      <w:bookmarkStart w:id="525" w:name="_Toc395083972"/>
      <w:r>
        <w:rPr>
          <w:rFonts w:hint="eastAsia"/>
        </w:rPr>
        <w:t>会计分录</w:t>
      </w:r>
      <w:bookmarkEnd w:id="524"/>
      <w:bookmarkEnd w:id="525"/>
    </w:p>
    <w:p w14:paraId="3C6565BB" w14:textId="77777777" w:rsidR="009B2B3C" w:rsidRDefault="009B2B3C" w:rsidP="009B2B3C">
      <w:r>
        <w:rPr>
          <w:rFonts w:hint="eastAsia"/>
        </w:rPr>
        <w:t>1.</w:t>
      </w:r>
      <w:r>
        <w:rPr>
          <w:rFonts w:hint="eastAsia"/>
        </w:rPr>
        <w:t>委托我行转开的保函</w:t>
      </w:r>
      <w:r>
        <w:rPr>
          <w:rFonts w:hint="eastAsia"/>
        </w:rPr>
        <w:t>(</w:t>
      </w:r>
      <w:r>
        <w:rPr>
          <w:rFonts w:hint="eastAsia"/>
        </w:rPr>
        <w:t>受益人类型为他行客户或者金融机构</w:t>
      </w:r>
      <w:r>
        <w:rPr>
          <w:rFonts w:hint="eastAsia"/>
        </w:rPr>
        <w:t>)</w:t>
      </w:r>
      <w:r>
        <w:rPr>
          <w:rFonts w:hint="eastAsia"/>
        </w:rPr>
        <w:t>：</w:t>
      </w:r>
    </w:p>
    <w:p w14:paraId="18FC7953" w14:textId="77777777" w:rsidR="009B2B3C" w:rsidRDefault="009B2B3C" w:rsidP="0097417B">
      <w:pPr>
        <w:ind w:leftChars="200" w:left="420"/>
      </w:pPr>
      <w:r>
        <w:rPr>
          <w:rFonts w:hint="eastAsia"/>
        </w:rPr>
        <w:t>解付</w:t>
      </w:r>
    </w:p>
    <w:p w14:paraId="28C71615" w14:textId="77777777" w:rsidR="009B2B3C" w:rsidRDefault="009B2B3C" w:rsidP="0097417B">
      <w:pPr>
        <w:ind w:leftChars="200" w:left="420"/>
      </w:pPr>
      <w:r>
        <w:rPr>
          <w:rFonts w:hint="eastAsia"/>
        </w:rPr>
        <w:tab/>
      </w:r>
      <w:r>
        <w:rPr>
          <w:rFonts w:hint="eastAsia"/>
        </w:rPr>
        <w:t>借：汇入汇款</w:t>
      </w:r>
    </w:p>
    <w:p w14:paraId="78A6EE8E" w14:textId="77777777" w:rsidR="009B2B3C" w:rsidRPr="00214D8A" w:rsidRDefault="009B2B3C" w:rsidP="0097417B">
      <w:pPr>
        <w:ind w:leftChars="200" w:left="420"/>
      </w:pPr>
      <w:r>
        <w:rPr>
          <w:rFonts w:hint="eastAsia"/>
        </w:rPr>
        <w:tab/>
      </w:r>
      <w:r>
        <w:rPr>
          <w:rFonts w:hint="eastAsia"/>
        </w:rPr>
        <w:t>贷：国际业务暂收款项</w:t>
      </w:r>
    </w:p>
    <w:p w14:paraId="371AB001" w14:textId="77777777" w:rsidR="009B2B3C" w:rsidRPr="00214D8A" w:rsidRDefault="009B2B3C" w:rsidP="009B2B3C">
      <w:r>
        <w:rPr>
          <w:rFonts w:hint="eastAsia"/>
        </w:rPr>
        <w:t>2.</w:t>
      </w:r>
      <w:r>
        <w:rPr>
          <w:rFonts w:hint="eastAsia"/>
        </w:rPr>
        <w:t>我行通知的保函（受益人类型为我行客户）：</w:t>
      </w:r>
    </w:p>
    <w:p w14:paraId="15DED7EE" w14:textId="77777777" w:rsidR="009B2B3C" w:rsidRDefault="009B2B3C" w:rsidP="0097417B">
      <w:pPr>
        <w:ind w:leftChars="100" w:left="210"/>
      </w:pPr>
      <w:r>
        <w:rPr>
          <w:rFonts w:hint="eastAsia"/>
        </w:rPr>
        <w:t>1</w:t>
      </w:r>
      <w:r>
        <w:rPr>
          <w:rFonts w:hint="eastAsia"/>
        </w:rPr>
        <w:t>）结算方向为“解付”时：</w:t>
      </w:r>
    </w:p>
    <w:p w14:paraId="210E7677" w14:textId="77777777" w:rsidR="009B2B3C" w:rsidRDefault="009B2B3C" w:rsidP="0097417B">
      <w:pPr>
        <w:ind w:leftChars="290" w:left="609"/>
      </w:pPr>
      <w:r>
        <w:rPr>
          <w:rFonts w:hint="eastAsia"/>
        </w:rPr>
        <w:t>清算途径为“</w:t>
      </w:r>
      <w:r>
        <w:rPr>
          <w:rFonts w:hint="eastAsia"/>
        </w:rPr>
        <w:t>SWIFT</w:t>
      </w:r>
      <w:r>
        <w:rPr>
          <w:rFonts w:hint="eastAsia"/>
        </w:rPr>
        <w:t>外币清算”</w:t>
      </w:r>
    </w:p>
    <w:p w14:paraId="42E38521" w14:textId="77777777" w:rsidR="009B2B3C" w:rsidRDefault="009B2B3C" w:rsidP="0097417B">
      <w:pPr>
        <w:ind w:leftChars="290" w:left="609"/>
      </w:pPr>
      <w:r>
        <w:rPr>
          <w:rFonts w:hint="eastAsia"/>
        </w:rPr>
        <w:t>借：汇入汇款户</w:t>
      </w:r>
    </w:p>
    <w:p w14:paraId="2D770AEC" w14:textId="77777777" w:rsidR="009B2B3C" w:rsidRDefault="009B2B3C" w:rsidP="0097417B">
      <w:pPr>
        <w:ind w:leftChars="290" w:left="609"/>
      </w:pPr>
      <w:r>
        <w:rPr>
          <w:rFonts w:hint="eastAsia"/>
        </w:rPr>
        <w:tab/>
      </w:r>
      <w:r>
        <w:rPr>
          <w:rFonts w:hint="eastAsia"/>
        </w:rPr>
        <w:tab/>
      </w:r>
      <w:r>
        <w:rPr>
          <w:rFonts w:hint="eastAsia"/>
        </w:rPr>
        <w:tab/>
      </w:r>
      <w:r>
        <w:rPr>
          <w:rFonts w:hint="eastAsia"/>
        </w:rPr>
        <w:t>贷：手续费收入</w:t>
      </w:r>
    </w:p>
    <w:p w14:paraId="4AEAC199" w14:textId="77777777" w:rsidR="009B2B3C" w:rsidRDefault="009B2B3C" w:rsidP="005639B3">
      <w:pPr>
        <w:ind w:leftChars="290" w:left="609"/>
      </w:pPr>
      <w:r>
        <w:rPr>
          <w:rFonts w:hint="eastAsia"/>
        </w:rPr>
        <w:t>贷：客户账</w:t>
      </w:r>
    </w:p>
    <w:p w14:paraId="2B11D776" w14:textId="77777777" w:rsidR="009B2B3C" w:rsidRDefault="009B2B3C" w:rsidP="005639B3">
      <w:pPr>
        <w:ind w:leftChars="195" w:left="409"/>
      </w:pPr>
      <w:r>
        <w:rPr>
          <w:rFonts w:hint="eastAsia"/>
        </w:rPr>
        <w:t>清算类型为“大额支付”</w:t>
      </w:r>
    </w:p>
    <w:p w14:paraId="66838B47" w14:textId="77777777" w:rsidR="009B2B3C" w:rsidRDefault="009B2B3C" w:rsidP="005639B3">
      <w:pPr>
        <w:ind w:leftChars="290" w:left="609"/>
      </w:pPr>
      <w:r>
        <w:rPr>
          <w:rFonts w:hint="eastAsia"/>
        </w:rPr>
        <w:t>借：汇入汇款户</w:t>
      </w:r>
    </w:p>
    <w:p w14:paraId="5F831296" w14:textId="77777777" w:rsidR="009B2B3C" w:rsidRPr="004734C2" w:rsidRDefault="009B2B3C" w:rsidP="005639B3">
      <w:pPr>
        <w:ind w:leftChars="290" w:left="609"/>
      </w:pPr>
      <w:r>
        <w:rPr>
          <w:rFonts w:hint="eastAsia"/>
        </w:rPr>
        <w:tab/>
      </w:r>
      <w:r>
        <w:rPr>
          <w:rFonts w:hint="eastAsia"/>
        </w:rPr>
        <w:tab/>
      </w:r>
      <w:r>
        <w:rPr>
          <w:rFonts w:hint="eastAsia"/>
        </w:rPr>
        <w:t>贷：手续费收入</w:t>
      </w:r>
    </w:p>
    <w:p w14:paraId="426CDEA2" w14:textId="77777777" w:rsidR="009B2B3C" w:rsidRDefault="009B2B3C" w:rsidP="009F58F1">
      <w:pPr>
        <w:ind w:leftChars="290" w:left="609"/>
      </w:pPr>
      <w:r>
        <w:rPr>
          <w:rFonts w:hint="eastAsia"/>
        </w:rPr>
        <w:t>贷：客户账</w:t>
      </w:r>
    </w:p>
    <w:p w14:paraId="65A5B408" w14:textId="77777777" w:rsidR="009B2B3C" w:rsidRDefault="009B2B3C" w:rsidP="0097417B">
      <w:pPr>
        <w:pStyle w:val="4"/>
        <w:ind w:left="609"/>
      </w:pPr>
      <w:bookmarkStart w:id="526" w:name="_Toc393285411"/>
      <w:bookmarkStart w:id="527" w:name="_Toc395083973"/>
      <w:r>
        <w:rPr>
          <w:rFonts w:hint="eastAsia"/>
        </w:rPr>
        <w:t>其它</w:t>
      </w:r>
      <w:bookmarkEnd w:id="526"/>
      <w:bookmarkEnd w:id="527"/>
    </w:p>
    <w:p w14:paraId="20F8862D" w14:textId="77777777" w:rsidR="009B2B3C" w:rsidRDefault="009B2B3C" w:rsidP="009B2B3C">
      <w:pPr>
        <w:ind w:firstLine="420"/>
      </w:pPr>
      <w:r>
        <w:rPr>
          <w:rFonts w:hint="eastAsia"/>
        </w:rPr>
        <w:t>无。</w:t>
      </w:r>
    </w:p>
    <w:p w14:paraId="79403C11" w14:textId="77777777" w:rsidR="009B2B3C" w:rsidRDefault="009B2B3C" w:rsidP="009B2B3C">
      <w:pPr>
        <w:ind w:firstLine="420"/>
      </w:pPr>
    </w:p>
    <w:p w14:paraId="304D6292" w14:textId="77777777" w:rsidR="00F5533B" w:rsidRDefault="00F5533B" w:rsidP="009B2B3C"/>
    <w:p w14:paraId="23CB4166" w14:textId="77777777" w:rsidR="009B2B3C" w:rsidRPr="00F5533B" w:rsidRDefault="009B2B3C" w:rsidP="009B2B3C"/>
    <w:p w14:paraId="4798AF09" w14:textId="77777777" w:rsidR="009F1039" w:rsidRDefault="009F1039" w:rsidP="00A14659">
      <w:pPr>
        <w:pStyle w:val="1"/>
      </w:pPr>
      <w:bookmarkStart w:id="528" w:name="_Toc415598226"/>
      <w:r>
        <w:rPr>
          <w:rFonts w:hint="eastAsia"/>
        </w:rPr>
        <w:t>附件</w:t>
      </w:r>
      <w:bookmarkEnd w:id="528"/>
    </w:p>
    <w:p w14:paraId="477FC2F6" w14:textId="77777777" w:rsidR="001D30BB" w:rsidRDefault="00602D43" w:rsidP="00A14659">
      <w:pPr>
        <w:pStyle w:val="2"/>
      </w:pPr>
      <w:bookmarkStart w:id="529" w:name="_Toc415598227"/>
      <w:r w:rsidRPr="00602D43">
        <w:rPr>
          <w:rFonts w:hint="eastAsia"/>
        </w:rPr>
        <w:t>保函索赔通知书</w:t>
      </w:r>
      <w:bookmarkEnd w:id="529"/>
    </w:p>
    <w:p w14:paraId="0B673747" w14:textId="77777777" w:rsidR="00F171AB" w:rsidRPr="00F171AB" w:rsidRDefault="00F171AB" w:rsidP="00F171AB"/>
    <w:p w14:paraId="11C06574" w14:textId="77777777" w:rsidR="001D30BB" w:rsidRDefault="00A5417D" w:rsidP="00A5417D">
      <w:pPr>
        <w:pStyle w:val="a3"/>
        <w:ind w:leftChars="-541" w:left="-2" w:hangingChars="540" w:hanging="1134"/>
      </w:pPr>
      <w:r>
        <w:rPr>
          <w:noProof/>
        </w:rPr>
        <w:drawing>
          <wp:inline distT="0" distB="0" distL="0" distR="0" wp14:anchorId="5073924F" wp14:editId="7CC0BA3C">
            <wp:extent cx="6643210" cy="9391997"/>
            <wp:effectExtent l="38100" t="19050" r="24290" b="18703"/>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b="640"/>
                    <a:stretch>
                      <a:fillRect/>
                    </a:stretch>
                  </pic:blipFill>
                  <pic:spPr bwMode="auto">
                    <a:xfrm>
                      <a:off x="0" y="0"/>
                      <a:ext cx="6645017" cy="9394552"/>
                    </a:xfrm>
                    <a:prstGeom prst="rect">
                      <a:avLst/>
                    </a:prstGeom>
                    <a:noFill/>
                    <a:ln w="3175">
                      <a:solidFill>
                        <a:schemeClr val="tx1"/>
                      </a:solidFill>
                      <a:miter lim="800000"/>
                      <a:headEnd/>
                      <a:tailEnd/>
                    </a:ln>
                  </pic:spPr>
                </pic:pic>
              </a:graphicData>
            </a:graphic>
          </wp:inline>
        </w:drawing>
      </w:r>
    </w:p>
    <w:p w14:paraId="1D00D1A2" w14:textId="77777777" w:rsidR="00A5417D" w:rsidRDefault="00A5417D" w:rsidP="00A14659">
      <w:pPr>
        <w:pStyle w:val="2"/>
      </w:pPr>
      <w:bookmarkStart w:id="530" w:name="_Toc415598228"/>
      <w:r w:rsidRPr="00602D43">
        <w:rPr>
          <w:rFonts w:hint="eastAsia"/>
        </w:rPr>
        <w:t>保函索赔</w:t>
      </w:r>
      <w:r>
        <w:rPr>
          <w:rFonts w:hint="eastAsia"/>
        </w:rPr>
        <w:t>修改</w:t>
      </w:r>
      <w:r w:rsidRPr="00602D43">
        <w:rPr>
          <w:rFonts w:hint="eastAsia"/>
        </w:rPr>
        <w:t>通知书</w:t>
      </w:r>
      <w:bookmarkEnd w:id="530"/>
    </w:p>
    <w:p w14:paraId="4376FA0F" w14:textId="77777777" w:rsidR="00A5417D" w:rsidRDefault="00A5417D" w:rsidP="00A5417D">
      <w:pPr>
        <w:pStyle w:val="a3"/>
        <w:ind w:leftChars="-541" w:left="-2" w:hangingChars="540" w:hanging="1134"/>
      </w:pPr>
      <w:r>
        <w:rPr>
          <w:noProof/>
        </w:rPr>
        <w:drawing>
          <wp:inline distT="0" distB="0" distL="0" distR="0" wp14:anchorId="08B59253" wp14:editId="38BB3DD0">
            <wp:extent cx="6623290" cy="8690240"/>
            <wp:effectExtent l="19050" t="19050" r="25160" b="1561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b="10450"/>
                    <a:stretch>
                      <a:fillRect/>
                    </a:stretch>
                  </pic:blipFill>
                  <pic:spPr bwMode="auto">
                    <a:xfrm>
                      <a:off x="0" y="0"/>
                      <a:ext cx="6626234" cy="8694103"/>
                    </a:xfrm>
                    <a:prstGeom prst="rect">
                      <a:avLst/>
                    </a:prstGeom>
                    <a:noFill/>
                    <a:ln w="3175">
                      <a:solidFill>
                        <a:schemeClr val="tx1"/>
                      </a:solidFill>
                      <a:miter lim="800000"/>
                      <a:headEnd/>
                      <a:tailEnd/>
                    </a:ln>
                  </pic:spPr>
                </pic:pic>
              </a:graphicData>
            </a:graphic>
          </wp:inline>
        </w:drawing>
      </w:r>
    </w:p>
    <w:sectPr w:rsidR="00A5417D" w:rsidSect="007D1E9A">
      <w:pgSz w:w="11907" w:h="16840" w:code="9"/>
      <w:pgMar w:top="1418" w:right="1797" w:bottom="1559"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8E3088" w14:textId="77777777" w:rsidR="00541B87" w:rsidRDefault="00541B87" w:rsidP="00A23CDE">
      <w:r>
        <w:separator/>
      </w:r>
    </w:p>
  </w:endnote>
  <w:endnote w:type="continuationSeparator" w:id="0">
    <w:p w14:paraId="2784CD71" w14:textId="77777777" w:rsidR="00541B87" w:rsidRDefault="00541B87" w:rsidP="00A23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316E03" w14:textId="77777777" w:rsidR="00541B87" w:rsidRDefault="00541B87" w:rsidP="00A23CDE">
      <w:r>
        <w:separator/>
      </w:r>
    </w:p>
  </w:footnote>
  <w:footnote w:type="continuationSeparator" w:id="0">
    <w:p w14:paraId="29AB9220" w14:textId="77777777" w:rsidR="00541B87" w:rsidRDefault="00541B87" w:rsidP="00A23C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06800"/>
    <w:multiLevelType w:val="hybridMultilevel"/>
    <w:tmpl w:val="49F24B02"/>
    <w:lvl w:ilvl="0" w:tplc="B5C867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7B7F62"/>
    <w:multiLevelType w:val="multilevel"/>
    <w:tmpl w:val="94E0DBB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1855"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
      <w:lvlText w:val="%1.%2.%3.%4"/>
      <w:lvlJc w:val="left"/>
      <w:pPr>
        <w:ind w:left="1999"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pStyle w:val="5"/>
      <w:lvlText w:val="%1.%2.%3.%4.%5"/>
      <w:lvlJc w:val="left"/>
      <w:pPr>
        <w:ind w:left="1718" w:hanging="100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05A838DF"/>
    <w:multiLevelType w:val="hybridMultilevel"/>
    <w:tmpl w:val="AF6EAD8C"/>
    <w:lvl w:ilvl="0" w:tplc="0C5C7F3E">
      <w:start w:val="1"/>
      <w:numFmt w:val="decimal"/>
      <w:lvlText w:val="%1"/>
      <w:lvlJc w:val="left"/>
      <w:pPr>
        <w:ind w:left="420" w:hanging="420"/>
      </w:pPr>
      <w:rPr>
        <w:rFonts w:hint="eastAsia"/>
      </w:rPr>
    </w:lvl>
    <w:lvl w:ilvl="1" w:tplc="CA48D4C2" w:tentative="1">
      <w:start w:val="1"/>
      <w:numFmt w:val="lowerLetter"/>
      <w:lvlText w:val="%2)"/>
      <w:lvlJc w:val="left"/>
      <w:pPr>
        <w:ind w:left="840" w:hanging="420"/>
      </w:pPr>
    </w:lvl>
    <w:lvl w:ilvl="2" w:tplc="BAD40F2C" w:tentative="1">
      <w:start w:val="1"/>
      <w:numFmt w:val="lowerRoman"/>
      <w:lvlText w:val="%3."/>
      <w:lvlJc w:val="right"/>
      <w:pPr>
        <w:ind w:left="1260" w:hanging="420"/>
      </w:pPr>
    </w:lvl>
    <w:lvl w:ilvl="3" w:tplc="7FB4A3D2" w:tentative="1">
      <w:start w:val="1"/>
      <w:numFmt w:val="decimal"/>
      <w:lvlText w:val="%4."/>
      <w:lvlJc w:val="left"/>
      <w:pPr>
        <w:ind w:left="1680" w:hanging="420"/>
      </w:pPr>
    </w:lvl>
    <w:lvl w:ilvl="4" w:tplc="3664F15E" w:tentative="1">
      <w:start w:val="1"/>
      <w:numFmt w:val="lowerLetter"/>
      <w:lvlText w:val="%5)"/>
      <w:lvlJc w:val="left"/>
      <w:pPr>
        <w:ind w:left="2100" w:hanging="420"/>
      </w:pPr>
    </w:lvl>
    <w:lvl w:ilvl="5" w:tplc="56185A28" w:tentative="1">
      <w:start w:val="1"/>
      <w:numFmt w:val="lowerRoman"/>
      <w:lvlText w:val="%6."/>
      <w:lvlJc w:val="right"/>
      <w:pPr>
        <w:ind w:left="2520" w:hanging="420"/>
      </w:pPr>
    </w:lvl>
    <w:lvl w:ilvl="6" w:tplc="3A868AA8" w:tentative="1">
      <w:start w:val="1"/>
      <w:numFmt w:val="decimal"/>
      <w:lvlText w:val="%7."/>
      <w:lvlJc w:val="left"/>
      <w:pPr>
        <w:ind w:left="2940" w:hanging="420"/>
      </w:pPr>
    </w:lvl>
    <w:lvl w:ilvl="7" w:tplc="CF660A34" w:tentative="1">
      <w:start w:val="1"/>
      <w:numFmt w:val="lowerLetter"/>
      <w:lvlText w:val="%8)"/>
      <w:lvlJc w:val="left"/>
      <w:pPr>
        <w:ind w:left="3360" w:hanging="420"/>
      </w:pPr>
    </w:lvl>
    <w:lvl w:ilvl="8" w:tplc="B2004472" w:tentative="1">
      <w:start w:val="1"/>
      <w:numFmt w:val="lowerRoman"/>
      <w:lvlText w:val="%9."/>
      <w:lvlJc w:val="right"/>
      <w:pPr>
        <w:ind w:left="3780" w:hanging="420"/>
      </w:pPr>
    </w:lvl>
  </w:abstractNum>
  <w:abstractNum w:abstractNumId="3" w15:restartNumberingAfterBreak="0">
    <w:nsid w:val="05B65809"/>
    <w:multiLevelType w:val="hybridMultilevel"/>
    <w:tmpl w:val="A8AA07DE"/>
    <w:lvl w:ilvl="0" w:tplc="48043FB6">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4" w15:restartNumberingAfterBreak="0">
    <w:nsid w:val="07A74A46"/>
    <w:multiLevelType w:val="hybridMultilevel"/>
    <w:tmpl w:val="5D46DD3E"/>
    <w:lvl w:ilvl="0" w:tplc="C5C478CE">
      <w:start w:val="1"/>
      <w:numFmt w:val="decimal"/>
      <w:lvlText w:val="%1"/>
      <w:lvlJc w:val="left"/>
      <w:pPr>
        <w:ind w:left="420" w:hanging="420"/>
      </w:pPr>
      <w:rPr>
        <w:rFonts w:hint="eastAsia"/>
      </w:rPr>
    </w:lvl>
    <w:lvl w:ilvl="1" w:tplc="E078DA0A" w:tentative="1">
      <w:start w:val="1"/>
      <w:numFmt w:val="lowerLetter"/>
      <w:lvlText w:val="%2)"/>
      <w:lvlJc w:val="left"/>
      <w:pPr>
        <w:ind w:left="840" w:hanging="420"/>
      </w:pPr>
    </w:lvl>
    <w:lvl w:ilvl="2" w:tplc="30408B3A" w:tentative="1">
      <w:start w:val="1"/>
      <w:numFmt w:val="lowerRoman"/>
      <w:lvlText w:val="%3."/>
      <w:lvlJc w:val="right"/>
      <w:pPr>
        <w:ind w:left="1260" w:hanging="420"/>
      </w:pPr>
    </w:lvl>
    <w:lvl w:ilvl="3" w:tplc="D350352C" w:tentative="1">
      <w:start w:val="1"/>
      <w:numFmt w:val="decimal"/>
      <w:lvlText w:val="%4."/>
      <w:lvlJc w:val="left"/>
      <w:pPr>
        <w:ind w:left="1680" w:hanging="420"/>
      </w:pPr>
    </w:lvl>
    <w:lvl w:ilvl="4" w:tplc="4B625592" w:tentative="1">
      <w:start w:val="1"/>
      <w:numFmt w:val="lowerLetter"/>
      <w:lvlText w:val="%5)"/>
      <w:lvlJc w:val="left"/>
      <w:pPr>
        <w:ind w:left="2100" w:hanging="420"/>
      </w:pPr>
    </w:lvl>
    <w:lvl w:ilvl="5" w:tplc="1756C5AE" w:tentative="1">
      <w:start w:val="1"/>
      <w:numFmt w:val="lowerRoman"/>
      <w:lvlText w:val="%6."/>
      <w:lvlJc w:val="right"/>
      <w:pPr>
        <w:ind w:left="2520" w:hanging="420"/>
      </w:pPr>
    </w:lvl>
    <w:lvl w:ilvl="6" w:tplc="613CD00E" w:tentative="1">
      <w:start w:val="1"/>
      <w:numFmt w:val="decimal"/>
      <w:lvlText w:val="%7."/>
      <w:lvlJc w:val="left"/>
      <w:pPr>
        <w:ind w:left="2940" w:hanging="420"/>
      </w:pPr>
    </w:lvl>
    <w:lvl w:ilvl="7" w:tplc="3808F9DE" w:tentative="1">
      <w:start w:val="1"/>
      <w:numFmt w:val="lowerLetter"/>
      <w:lvlText w:val="%8)"/>
      <w:lvlJc w:val="left"/>
      <w:pPr>
        <w:ind w:left="3360" w:hanging="420"/>
      </w:pPr>
    </w:lvl>
    <w:lvl w:ilvl="8" w:tplc="7164AB06" w:tentative="1">
      <w:start w:val="1"/>
      <w:numFmt w:val="lowerRoman"/>
      <w:lvlText w:val="%9."/>
      <w:lvlJc w:val="right"/>
      <w:pPr>
        <w:ind w:left="3780" w:hanging="420"/>
      </w:pPr>
    </w:lvl>
  </w:abstractNum>
  <w:abstractNum w:abstractNumId="5" w15:restartNumberingAfterBreak="0">
    <w:nsid w:val="0999579D"/>
    <w:multiLevelType w:val="hybridMultilevel"/>
    <w:tmpl w:val="9C3E7A80"/>
    <w:lvl w:ilvl="0" w:tplc="77940CF6">
      <w:start w:val="1"/>
      <w:numFmt w:val="decimal"/>
      <w:lvlText w:val="%1"/>
      <w:lvlJc w:val="left"/>
      <w:pPr>
        <w:ind w:left="420" w:hanging="420"/>
      </w:pPr>
      <w:rPr>
        <w:rFonts w:hint="eastAsia"/>
      </w:rPr>
    </w:lvl>
    <w:lvl w:ilvl="1" w:tplc="88ACA37A" w:tentative="1">
      <w:start w:val="1"/>
      <w:numFmt w:val="lowerLetter"/>
      <w:lvlText w:val="%2)"/>
      <w:lvlJc w:val="left"/>
      <w:pPr>
        <w:ind w:left="840" w:hanging="420"/>
      </w:pPr>
    </w:lvl>
    <w:lvl w:ilvl="2" w:tplc="1640EBBE" w:tentative="1">
      <w:start w:val="1"/>
      <w:numFmt w:val="lowerRoman"/>
      <w:lvlText w:val="%3."/>
      <w:lvlJc w:val="right"/>
      <w:pPr>
        <w:ind w:left="1260" w:hanging="420"/>
      </w:pPr>
    </w:lvl>
    <w:lvl w:ilvl="3" w:tplc="9626DED4" w:tentative="1">
      <w:start w:val="1"/>
      <w:numFmt w:val="decimal"/>
      <w:lvlText w:val="%4."/>
      <w:lvlJc w:val="left"/>
      <w:pPr>
        <w:ind w:left="1680" w:hanging="420"/>
      </w:pPr>
    </w:lvl>
    <w:lvl w:ilvl="4" w:tplc="FE3A7EB2" w:tentative="1">
      <w:start w:val="1"/>
      <w:numFmt w:val="lowerLetter"/>
      <w:lvlText w:val="%5)"/>
      <w:lvlJc w:val="left"/>
      <w:pPr>
        <w:ind w:left="2100" w:hanging="420"/>
      </w:pPr>
    </w:lvl>
    <w:lvl w:ilvl="5" w:tplc="1B40B192" w:tentative="1">
      <w:start w:val="1"/>
      <w:numFmt w:val="lowerRoman"/>
      <w:lvlText w:val="%6."/>
      <w:lvlJc w:val="right"/>
      <w:pPr>
        <w:ind w:left="2520" w:hanging="420"/>
      </w:pPr>
    </w:lvl>
    <w:lvl w:ilvl="6" w:tplc="A9303680" w:tentative="1">
      <w:start w:val="1"/>
      <w:numFmt w:val="decimal"/>
      <w:lvlText w:val="%7."/>
      <w:lvlJc w:val="left"/>
      <w:pPr>
        <w:ind w:left="2940" w:hanging="420"/>
      </w:pPr>
    </w:lvl>
    <w:lvl w:ilvl="7" w:tplc="597C6208" w:tentative="1">
      <w:start w:val="1"/>
      <w:numFmt w:val="lowerLetter"/>
      <w:lvlText w:val="%8)"/>
      <w:lvlJc w:val="left"/>
      <w:pPr>
        <w:ind w:left="3360" w:hanging="420"/>
      </w:pPr>
    </w:lvl>
    <w:lvl w:ilvl="8" w:tplc="69901E64" w:tentative="1">
      <w:start w:val="1"/>
      <w:numFmt w:val="lowerRoman"/>
      <w:lvlText w:val="%9."/>
      <w:lvlJc w:val="right"/>
      <w:pPr>
        <w:ind w:left="3780" w:hanging="420"/>
      </w:pPr>
    </w:lvl>
  </w:abstractNum>
  <w:abstractNum w:abstractNumId="6" w15:restartNumberingAfterBreak="0">
    <w:nsid w:val="0A4A790D"/>
    <w:multiLevelType w:val="hybridMultilevel"/>
    <w:tmpl w:val="9C3E7A80"/>
    <w:lvl w:ilvl="0" w:tplc="333865B0">
      <w:start w:val="1"/>
      <w:numFmt w:val="decimal"/>
      <w:lvlText w:val="%1"/>
      <w:lvlJc w:val="left"/>
      <w:pPr>
        <w:ind w:left="420" w:hanging="420"/>
      </w:pPr>
      <w:rPr>
        <w:rFonts w:hint="eastAsia"/>
      </w:rPr>
    </w:lvl>
    <w:lvl w:ilvl="1" w:tplc="9A3A1FEE" w:tentative="1">
      <w:start w:val="1"/>
      <w:numFmt w:val="lowerLetter"/>
      <w:lvlText w:val="%2)"/>
      <w:lvlJc w:val="left"/>
      <w:pPr>
        <w:ind w:left="840" w:hanging="420"/>
      </w:pPr>
    </w:lvl>
    <w:lvl w:ilvl="2" w:tplc="701EB5A2" w:tentative="1">
      <w:start w:val="1"/>
      <w:numFmt w:val="lowerRoman"/>
      <w:lvlText w:val="%3."/>
      <w:lvlJc w:val="right"/>
      <w:pPr>
        <w:ind w:left="1260" w:hanging="420"/>
      </w:pPr>
    </w:lvl>
    <w:lvl w:ilvl="3" w:tplc="82AC9BCA" w:tentative="1">
      <w:start w:val="1"/>
      <w:numFmt w:val="decimal"/>
      <w:lvlText w:val="%4."/>
      <w:lvlJc w:val="left"/>
      <w:pPr>
        <w:ind w:left="1680" w:hanging="420"/>
      </w:pPr>
    </w:lvl>
    <w:lvl w:ilvl="4" w:tplc="328A4624" w:tentative="1">
      <w:start w:val="1"/>
      <w:numFmt w:val="lowerLetter"/>
      <w:lvlText w:val="%5)"/>
      <w:lvlJc w:val="left"/>
      <w:pPr>
        <w:ind w:left="2100" w:hanging="420"/>
      </w:pPr>
    </w:lvl>
    <w:lvl w:ilvl="5" w:tplc="2B98B868" w:tentative="1">
      <w:start w:val="1"/>
      <w:numFmt w:val="lowerRoman"/>
      <w:lvlText w:val="%6."/>
      <w:lvlJc w:val="right"/>
      <w:pPr>
        <w:ind w:left="2520" w:hanging="420"/>
      </w:pPr>
    </w:lvl>
    <w:lvl w:ilvl="6" w:tplc="0B30A6A6" w:tentative="1">
      <w:start w:val="1"/>
      <w:numFmt w:val="decimal"/>
      <w:lvlText w:val="%7."/>
      <w:lvlJc w:val="left"/>
      <w:pPr>
        <w:ind w:left="2940" w:hanging="420"/>
      </w:pPr>
    </w:lvl>
    <w:lvl w:ilvl="7" w:tplc="D45EDC60" w:tentative="1">
      <w:start w:val="1"/>
      <w:numFmt w:val="lowerLetter"/>
      <w:lvlText w:val="%8)"/>
      <w:lvlJc w:val="left"/>
      <w:pPr>
        <w:ind w:left="3360" w:hanging="420"/>
      </w:pPr>
    </w:lvl>
    <w:lvl w:ilvl="8" w:tplc="D91C9E90" w:tentative="1">
      <w:start w:val="1"/>
      <w:numFmt w:val="lowerRoman"/>
      <w:lvlText w:val="%9."/>
      <w:lvlJc w:val="right"/>
      <w:pPr>
        <w:ind w:left="3780" w:hanging="420"/>
      </w:pPr>
    </w:lvl>
  </w:abstractNum>
  <w:abstractNum w:abstractNumId="7" w15:restartNumberingAfterBreak="0">
    <w:nsid w:val="0AC55ECB"/>
    <w:multiLevelType w:val="hybridMultilevel"/>
    <w:tmpl w:val="A8AA07DE"/>
    <w:lvl w:ilvl="0" w:tplc="48043FB6">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8" w15:restartNumberingAfterBreak="0">
    <w:nsid w:val="0BBF5E0F"/>
    <w:multiLevelType w:val="hybridMultilevel"/>
    <w:tmpl w:val="6CF444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F9C7B24"/>
    <w:multiLevelType w:val="hybridMultilevel"/>
    <w:tmpl w:val="A8AA07DE"/>
    <w:lvl w:ilvl="0" w:tplc="48043FB6">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10" w15:restartNumberingAfterBreak="0">
    <w:nsid w:val="10386E8C"/>
    <w:multiLevelType w:val="hybridMultilevel"/>
    <w:tmpl w:val="A8AA07DE"/>
    <w:lvl w:ilvl="0" w:tplc="48043FB6">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11" w15:restartNumberingAfterBreak="0">
    <w:nsid w:val="103C03DC"/>
    <w:multiLevelType w:val="hybridMultilevel"/>
    <w:tmpl w:val="A8AA07DE"/>
    <w:lvl w:ilvl="0" w:tplc="48043FB6">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12" w15:restartNumberingAfterBreak="0">
    <w:nsid w:val="11273D61"/>
    <w:multiLevelType w:val="hybridMultilevel"/>
    <w:tmpl w:val="C296A02E"/>
    <w:lvl w:ilvl="0" w:tplc="1D4AF1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155351"/>
    <w:multiLevelType w:val="hybridMultilevel"/>
    <w:tmpl w:val="AF6EAD8C"/>
    <w:lvl w:ilvl="0" w:tplc="9BBC20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422035"/>
    <w:multiLevelType w:val="hybridMultilevel"/>
    <w:tmpl w:val="9C3E7A80"/>
    <w:lvl w:ilvl="0" w:tplc="F34A10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EA0261"/>
    <w:multiLevelType w:val="hybridMultilevel"/>
    <w:tmpl w:val="E182EA24"/>
    <w:lvl w:ilvl="0" w:tplc="1DC460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7D001F"/>
    <w:multiLevelType w:val="hybridMultilevel"/>
    <w:tmpl w:val="9AE23BA6"/>
    <w:lvl w:ilvl="0" w:tplc="016277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160D2994"/>
    <w:multiLevelType w:val="hybridMultilevel"/>
    <w:tmpl w:val="AF6EAD8C"/>
    <w:lvl w:ilvl="0" w:tplc="B5C867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1A7A6E"/>
    <w:multiLevelType w:val="hybridMultilevel"/>
    <w:tmpl w:val="9AE23BA6"/>
    <w:lvl w:ilvl="0" w:tplc="1D4AF1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1C5F0FBD"/>
    <w:multiLevelType w:val="hybridMultilevel"/>
    <w:tmpl w:val="F6664C38"/>
    <w:lvl w:ilvl="0" w:tplc="F10CE48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1E2241A4"/>
    <w:multiLevelType w:val="hybridMultilevel"/>
    <w:tmpl w:val="9C3E7A80"/>
    <w:lvl w:ilvl="0" w:tplc="6B343D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2AE3390"/>
    <w:multiLevelType w:val="hybridMultilevel"/>
    <w:tmpl w:val="A774C20C"/>
    <w:lvl w:ilvl="0" w:tplc="1D4AF14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2" w15:restartNumberingAfterBreak="0">
    <w:nsid w:val="279D6A11"/>
    <w:multiLevelType w:val="hybridMultilevel"/>
    <w:tmpl w:val="AF6EAD8C"/>
    <w:lvl w:ilvl="0" w:tplc="6B343D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A5960B9"/>
    <w:multiLevelType w:val="hybridMultilevel"/>
    <w:tmpl w:val="5D46DD3E"/>
    <w:lvl w:ilvl="0" w:tplc="1626014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F452326"/>
    <w:multiLevelType w:val="hybridMultilevel"/>
    <w:tmpl w:val="3C0C2C1C"/>
    <w:lvl w:ilvl="0" w:tplc="3246EE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46F47F9"/>
    <w:multiLevelType w:val="hybridMultilevel"/>
    <w:tmpl w:val="A8AA07DE"/>
    <w:lvl w:ilvl="0" w:tplc="48043FB6">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26" w15:restartNumberingAfterBreak="0">
    <w:nsid w:val="350F3766"/>
    <w:multiLevelType w:val="hybridMultilevel"/>
    <w:tmpl w:val="E98A0C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3EEA50A8"/>
    <w:multiLevelType w:val="hybridMultilevel"/>
    <w:tmpl w:val="AF6EAD8C"/>
    <w:lvl w:ilvl="0" w:tplc="016277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FB7777"/>
    <w:multiLevelType w:val="hybridMultilevel"/>
    <w:tmpl w:val="DBB2D90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8574D7"/>
    <w:multiLevelType w:val="hybridMultilevel"/>
    <w:tmpl w:val="A8AA07DE"/>
    <w:lvl w:ilvl="0" w:tplc="48043FB6">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30" w15:restartNumberingAfterBreak="0">
    <w:nsid w:val="44FD5409"/>
    <w:multiLevelType w:val="hybridMultilevel"/>
    <w:tmpl w:val="A8AA07DE"/>
    <w:lvl w:ilvl="0" w:tplc="48043FB6">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31" w15:restartNumberingAfterBreak="0">
    <w:nsid w:val="475664EC"/>
    <w:multiLevelType w:val="multilevel"/>
    <w:tmpl w:val="D6228BD6"/>
    <w:lvl w:ilvl="0">
      <w:start w:val="1"/>
      <w:numFmt w:val="decimal"/>
      <w:lvlText w:val="%1）"/>
      <w:lvlJc w:val="left"/>
      <w:pPr>
        <w:tabs>
          <w:tab w:val="num" w:pos="432"/>
        </w:tabs>
        <w:ind w:left="432" w:hanging="144"/>
      </w:pPr>
      <w:rPr>
        <w:rFonts w:hint="default"/>
      </w:rPr>
    </w:lvl>
    <w:lvl w:ilvl="1">
      <w:start w:val="1"/>
      <w:numFmt w:val="decimal"/>
      <w:lvlText w:val="%1.%2"/>
      <w:lvlJc w:val="left"/>
      <w:pPr>
        <w:tabs>
          <w:tab w:val="num" w:pos="576"/>
        </w:tabs>
        <w:ind w:left="576" w:hanging="576"/>
      </w:pPr>
      <w:rPr>
        <w:rFonts w:ascii="Arial" w:hAnsi="Arial" w:hint="default"/>
        <w:sz w:val="30"/>
      </w:rPr>
    </w:lvl>
    <w:lvl w:ilvl="2">
      <w:start w:val="1"/>
      <w:numFmt w:val="decimal"/>
      <w:lvlText w:val="%1.%2.%3"/>
      <w:lvlJc w:val="center"/>
      <w:pPr>
        <w:tabs>
          <w:tab w:val="num" w:pos="432"/>
        </w:tabs>
        <w:ind w:left="432" w:hanging="432"/>
      </w:pPr>
      <w:rPr>
        <w:rFonts w:ascii="Times New Roman" w:hAnsi="Times New Roman"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1"/>
      <w:lvlJc w:val="left"/>
      <w:pPr>
        <w:tabs>
          <w:tab w:val="num" w:pos="1008"/>
        </w:tabs>
        <w:ind w:left="1008" w:hanging="1008"/>
      </w:pPr>
      <w:rPr>
        <w:rFonts w:ascii="Times New Roman" w:hAnsi="Times New Roman"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2" w15:restartNumberingAfterBreak="0">
    <w:nsid w:val="4B5D0283"/>
    <w:multiLevelType w:val="hybridMultilevel"/>
    <w:tmpl w:val="AF6EAD8C"/>
    <w:lvl w:ilvl="0" w:tplc="05420E9A">
      <w:start w:val="1"/>
      <w:numFmt w:val="decimal"/>
      <w:lvlText w:val="%1"/>
      <w:lvlJc w:val="left"/>
      <w:pPr>
        <w:ind w:left="420" w:hanging="420"/>
      </w:pPr>
      <w:rPr>
        <w:rFonts w:hint="eastAsia"/>
      </w:rPr>
    </w:lvl>
    <w:lvl w:ilvl="1" w:tplc="870C3E28" w:tentative="1">
      <w:start w:val="1"/>
      <w:numFmt w:val="lowerLetter"/>
      <w:lvlText w:val="%2)"/>
      <w:lvlJc w:val="left"/>
      <w:pPr>
        <w:ind w:left="840" w:hanging="420"/>
      </w:pPr>
    </w:lvl>
    <w:lvl w:ilvl="2" w:tplc="0C3A761C" w:tentative="1">
      <w:start w:val="1"/>
      <w:numFmt w:val="lowerRoman"/>
      <w:lvlText w:val="%3."/>
      <w:lvlJc w:val="right"/>
      <w:pPr>
        <w:ind w:left="1260" w:hanging="420"/>
      </w:pPr>
    </w:lvl>
    <w:lvl w:ilvl="3" w:tplc="A02C25C8" w:tentative="1">
      <w:start w:val="1"/>
      <w:numFmt w:val="decimal"/>
      <w:lvlText w:val="%4."/>
      <w:lvlJc w:val="left"/>
      <w:pPr>
        <w:ind w:left="1680" w:hanging="420"/>
      </w:pPr>
    </w:lvl>
    <w:lvl w:ilvl="4" w:tplc="F2BE0C3A" w:tentative="1">
      <w:start w:val="1"/>
      <w:numFmt w:val="lowerLetter"/>
      <w:lvlText w:val="%5)"/>
      <w:lvlJc w:val="left"/>
      <w:pPr>
        <w:ind w:left="2100" w:hanging="420"/>
      </w:pPr>
    </w:lvl>
    <w:lvl w:ilvl="5" w:tplc="8FFC3356" w:tentative="1">
      <w:start w:val="1"/>
      <w:numFmt w:val="lowerRoman"/>
      <w:lvlText w:val="%6."/>
      <w:lvlJc w:val="right"/>
      <w:pPr>
        <w:ind w:left="2520" w:hanging="420"/>
      </w:pPr>
    </w:lvl>
    <w:lvl w:ilvl="6" w:tplc="EFDECBCE" w:tentative="1">
      <w:start w:val="1"/>
      <w:numFmt w:val="decimal"/>
      <w:lvlText w:val="%7."/>
      <w:lvlJc w:val="left"/>
      <w:pPr>
        <w:ind w:left="2940" w:hanging="420"/>
      </w:pPr>
    </w:lvl>
    <w:lvl w:ilvl="7" w:tplc="504623EA" w:tentative="1">
      <w:start w:val="1"/>
      <w:numFmt w:val="lowerLetter"/>
      <w:lvlText w:val="%8)"/>
      <w:lvlJc w:val="left"/>
      <w:pPr>
        <w:ind w:left="3360" w:hanging="420"/>
      </w:pPr>
    </w:lvl>
    <w:lvl w:ilvl="8" w:tplc="360CE39A" w:tentative="1">
      <w:start w:val="1"/>
      <w:numFmt w:val="lowerRoman"/>
      <w:lvlText w:val="%9."/>
      <w:lvlJc w:val="right"/>
      <w:pPr>
        <w:ind w:left="3780" w:hanging="420"/>
      </w:pPr>
    </w:lvl>
  </w:abstractNum>
  <w:abstractNum w:abstractNumId="33" w15:restartNumberingAfterBreak="0">
    <w:nsid w:val="50034D29"/>
    <w:multiLevelType w:val="hybridMultilevel"/>
    <w:tmpl w:val="E182EA24"/>
    <w:lvl w:ilvl="0" w:tplc="9BBC20C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10C76DC"/>
    <w:multiLevelType w:val="hybridMultilevel"/>
    <w:tmpl w:val="A8AA07DE"/>
    <w:lvl w:ilvl="0" w:tplc="48043FB6">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35" w15:restartNumberingAfterBreak="0">
    <w:nsid w:val="51211512"/>
    <w:multiLevelType w:val="hybridMultilevel"/>
    <w:tmpl w:val="EECEE746"/>
    <w:lvl w:ilvl="0" w:tplc="016277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36870FE"/>
    <w:multiLevelType w:val="hybridMultilevel"/>
    <w:tmpl w:val="A8AA07DE"/>
    <w:lvl w:ilvl="0" w:tplc="48043FB6">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37" w15:restartNumberingAfterBreak="0">
    <w:nsid w:val="54545D07"/>
    <w:multiLevelType w:val="hybridMultilevel"/>
    <w:tmpl w:val="9AE23BA6"/>
    <w:lvl w:ilvl="0" w:tplc="016277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559168CB"/>
    <w:multiLevelType w:val="hybridMultilevel"/>
    <w:tmpl w:val="A8AA07DE"/>
    <w:lvl w:ilvl="0" w:tplc="48043FB6">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39" w15:restartNumberingAfterBreak="0">
    <w:nsid w:val="5C980125"/>
    <w:multiLevelType w:val="hybridMultilevel"/>
    <w:tmpl w:val="C296A02E"/>
    <w:lvl w:ilvl="0" w:tplc="1D4AF1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E1D47A8"/>
    <w:multiLevelType w:val="hybridMultilevel"/>
    <w:tmpl w:val="9C3E7A80"/>
    <w:lvl w:ilvl="0" w:tplc="F34A109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2D01425"/>
    <w:multiLevelType w:val="hybridMultilevel"/>
    <w:tmpl w:val="A774C20C"/>
    <w:lvl w:ilvl="0" w:tplc="F10CE484">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2" w15:restartNumberingAfterBreak="0">
    <w:nsid w:val="67D63F64"/>
    <w:multiLevelType w:val="hybridMultilevel"/>
    <w:tmpl w:val="AF6EAD8C"/>
    <w:lvl w:ilvl="0" w:tplc="4E2689C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7EB7ECF"/>
    <w:multiLevelType w:val="hybridMultilevel"/>
    <w:tmpl w:val="1E063962"/>
    <w:lvl w:ilvl="0" w:tplc="0409000F">
      <w:start w:val="1"/>
      <w:numFmt w:val="decimal"/>
      <w:lvlText w:val="%1."/>
      <w:lvlJc w:val="left"/>
      <w:pPr>
        <w:ind w:left="310" w:hanging="420"/>
      </w:pPr>
      <w:rPr>
        <w:rFonts w:hint="eastAsia"/>
      </w:rPr>
    </w:lvl>
    <w:lvl w:ilvl="1" w:tplc="04090019" w:tentative="1">
      <w:start w:val="1"/>
      <w:numFmt w:val="lowerLetter"/>
      <w:lvlText w:val="%2)"/>
      <w:lvlJc w:val="left"/>
      <w:pPr>
        <w:ind w:left="730" w:hanging="420"/>
      </w:pPr>
    </w:lvl>
    <w:lvl w:ilvl="2" w:tplc="0409001B" w:tentative="1">
      <w:start w:val="1"/>
      <w:numFmt w:val="lowerRoman"/>
      <w:lvlText w:val="%3."/>
      <w:lvlJc w:val="right"/>
      <w:pPr>
        <w:ind w:left="1150" w:hanging="420"/>
      </w:pPr>
    </w:lvl>
    <w:lvl w:ilvl="3" w:tplc="0409000F" w:tentative="1">
      <w:start w:val="1"/>
      <w:numFmt w:val="decimal"/>
      <w:lvlText w:val="%4."/>
      <w:lvlJc w:val="left"/>
      <w:pPr>
        <w:ind w:left="1570" w:hanging="420"/>
      </w:pPr>
    </w:lvl>
    <w:lvl w:ilvl="4" w:tplc="04090019" w:tentative="1">
      <w:start w:val="1"/>
      <w:numFmt w:val="lowerLetter"/>
      <w:lvlText w:val="%5)"/>
      <w:lvlJc w:val="left"/>
      <w:pPr>
        <w:ind w:left="1990" w:hanging="420"/>
      </w:pPr>
    </w:lvl>
    <w:lvl w:ilvl="5" w:tplc="0409001B" w:tentative="1">
      <w:start w:val="1"/>
      <w:numFmt w:val="lowerRoman"/>
      <w:lvlText w:val="%6."/>
      <w:lvlJc w:val="right"/>
      <w:pPr>
        <w:ind w:left="2410" w:hanging="420"/>
      </w:pPr>
    </w:lvl>
    <w:lvl w:ilvl="6" w:tplc="0409000F" w:tentative="1">
      <w:start w:val="1"/>
      <w:numFmt w:val="decimal"/>
      <w:lvlText w:val="%7."/>
      <w:lvlJc w:val="left"/>
      <w:pPr>
        <w:ind w:left="2830" w:hanging="420"/>
      </w:pPr>
    </w:lvl>
    <w:lvl w:ilvl="7" w:tplc="04090019" w:tentative="1">
      <w:start w:val="1"/>
      <w:numFmt w:val="lowerLetter"/>
      <w:lvlText w:val="%8)"/>
      <w:lvlJc w:val="left"/>
      <w:pPr>
        <w:ind w:left="3250" w:hanging="420"/>
      </w:pPr>
    </w:lvl>
    <w:lvl w:ilvl="8" w:tplc="0409001B" w:tentative="1">
      <w:start w:val="1"/>
      <w:numFmt w:val="lowerRoman"/>
      <w:lvlText w:val="%9."/>
      <w:lvlJc w:val="right"/>
      <w:pPr>
        <w:ind w:left="3670" w:hanging="420"/>
      </w:pPr>
    </w:lvl>
  </w:abstractNum>
  <w:abstractNum w:abstractNumId="44" w15:restartNumberingAfterBreak="0">
    <w:nsid w:val="6C7E7DBC"/>
    <w:multiLevelType w:val="hybridMultilevel"/>
    <w:tmpl w:val="9AE23BA6"/>
    <w:lvl w:ilvl="0" w:tplc="B5C867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3931B44"/>
    <w:multiLevelType w:val="hybridMultilevel"/>
    <w:tmpl w:val="AF6EAD8C"/>
    <w:lvl w:ilvl="0" w:tplc="2CCE47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B1236C9"/>
    <w:multiLevelType w:val="multilevel"/>
    <w:tmpl w:val="60B217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150"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7BDE4D46"/>
    <w:multiLevelType w:val="hybridMultilevel"/>
    <w:tmpl w:val="EECEE746"/>
    <w:lvl w:ilvl="0" w:tplc="E168F7BE">
      <w:start w:val="1"/>
      <w:numFmt w:val="decimal"/>
      <w:lvlText w:val="%1"/>
      <w:lvlJc w:val="left"/>
      <w:pPr>
        <w:ind w:left="420" w:hanging="420"/>
      </w:pPr>
      <w:rPr>
        <w:rFonts w:hint="eastAsia"/>
      </w:rPr>
    </w:lvl>
    <w:lvl w:ilvl="1" w:tplc="BBCAA990" w:tentative="1">
      <w:start w:val="1"/>
      <w:numFmt w:val="lowerLetter"/>
      <w:lvlText w:val="%2)"/>
      <w:lvlJc w:val="left"/>
      <w:pPr>
        <w:ind w:left="840" w:hanging="420"/>
      </w:pPr>
    </w:lvl>
    <w:lvl w:ilvl="2" w:tplc="84F41AD2" w:tentative="1">
      <w:start w:val="1"/>
      <w:numFmt w:val="lowerRoman"/>
      <w:lvlText w:val="%3."/>
      <w:lvlJc w:val="right"/>
      <w:pPr>
        <w:ind w:left="1260" w:hanging="420"/>
      </w:pPr>
    </w:lvl>
    <w:lvl w:ilvl="3" w:tplc="3F5E5F3E" w:tentative="1">
      <w:start w:val="1"/>
      <w:numFmt w:val="decimal"/>
      <w:lvlText w:val="%4."/>
      <w:lvlJc w:val="left"/>
      <w:pPr>
        <w:ind w:left="1680" w:hanging="420"/>
      </w:pPr>
    </w:lvl>
    <w:lvl w:ilvl="4" w:tplc="30A464B6" w:tentative="1">
      <w:start w:val="1"/>
      <w:numFmt w:val="lowerLetter"/>
      <w:lvlText w:val="%5)"/>
      <w:lvlJc w:val="left"/>
      <w:pPr>
        <w:ind w:left="2100" w:hanging="420"/>
      </w:pPr>
    </w:lvl>
    <w:lvl w:ilvl="5" w:tplc="10422E5C" w:tentative="1">
      <w:start w:val="1"/>
      <w:numFmt w:val="lowerRoman"/>
      <w:lvlText w:val="%6."/>
      <w:lvlJc w:val="right"/>
      <w:pPr>
        <w:ind w:left="2520" w:hanging="420"/>
      </w:pPr>
    </w:lvl>
    <w:lvl w:ilvl="6" w:tplc="C6426AD4" w:tentative="1">
      <w:start w:val="1"/>
      <w:numFmt w:val="decimal"/>
      <w:lvlText w:val="%7."/>
      <w:lvlJc w:val="left"/>
      <w:pPr>
        <w:ind w:left="2940" w:hanging="420"/>
      </w:pPr>
    </w:lvl>
    <w:lvl w:ilvl="7" w:tplc="D7FA13BA" w:tentative="1">
      <w:start w:val="1"/>
      <w:numFmt w:val="lowerLetter"/>
      <w:lvlText w:val="%8)"/>
      <w:lvlJc w:val="left"/>
      <w:pPr>
        <w:ind w:left="3360" w:hanging="420"/>
      </w:pPr>
    </w:lvl>
    <w:lvl w:ilvl="8" w:tplc="0C8E0D56" w:tentative="1">
      <w:start w:val="1"/>
      <w:numFmt w:val="lowerRoman"/>
      <w:lvlText w:val="%9."/>
      <w:lvlJc w:val="right"/>
      <w:pPr>
        <w:ind w:left="3780" w:hanging="420"/>
      </w:pPr>
    </w:lvl>
  </w:abstractNum>
  <w:abstractNum w:abstractNumId="48" w15:restartNumberingAfterBreak="0">
    <w:nsid w:val="7E9B498C"/>
    <w:multiLevelType w:val="hybridMultilevel"/>
    <w:tmpl w:val="9C3E7A80"/>
    <w:lvl w:ilvl="0" w:tplc="255EE38C">
      <w:start w:val="1"/>
      <w:numFmt w:val="decimal"/>
      <w:lvlText w:val="%1"/>
      <w:lvlJc w:val="left"/>
      <w:pPr>
        <w:ind w:left="420" w:hanging="420"/>
      </w:pPr>
      <w:rPr>
        <w:rFonts w:hint="eastAsia"/>
      </w:rPr>
    </w:lvl>
    <w:lvl w:ilvl="1" w:tplc="075E24EE" w:tentative="1">
      <w:start w:val="1"/>
      <w:numFmt w:val="lowerLetter"/>
      <w:lvlText w:val="%2)"/>
      <w:lvlJc w:val="left"/>
      <w:pPr>
        <w:ind w:left="840" w:hanging="420"/>
      </w:pPr>
    </w:lvl>
    <w:lvl w:ilvl="2" w:tplc="1BC223D4" w:tentative="1">
      <w:start w:val="1"/>
      <w:numFmt w:val="lowerRoman"/>
      <w:lvlText w:val="%3."/>
      <w:lvlJc w:val="right"/>
      <w:pPr>
        <w:ind w:left="1260" w:hanging="420"/>
      </w:pPr>
    </w:lvl>
    <w:lvl w:ilvl="3" w:tplc="E3801FFA" w:tentative="1">
      <w:start w:val="1"/>
      <w:numFmt w:val="decimal"/>
      <w:lvlText w:val="%4."/>
      <w:lvlJc w:val="left"/>
      <w:pPr>
        <w:ind w:left="1680" w:hanging="420"/>
      </w:pPr>
    </w:lvl>
    <w:lvl w:ilvl="4" w:tplc="112AD134" w:tentative="1">
      <w:start w:val="1"/>
      <w:numFmt w:val="lowerLetter"/>
      <w:lvlText w:val="%5)"/>
      <w:lvlJc w:val="left"/>
      <w:pPr>
        <w:ind w:left="2100" w:hanging="420"/>
      </w:pPr>
    </w:lvl>
    <w:lvl w:ilvl="5" w:tplc="71DA5484" w:tentative="1">
      <w:start w:val="1"/>
      <w:numFmt w:val="lowerRoman"/>
      <w:lvlText w:val="%6."/>
      <w:lvlJc w:val="right"/>
      <w:pPr>
        <w:ind w:left="2520" w:hanging="420"/>
      </w:pPr>
    </w:lvl>
    <w:lvl w:ilvl="6" w:tplc="B8DC45DE" w:tentative="1">
      <w:start w:val="1"/>
      <w:numFmt w:val="decimal"/>
      <w:lvlText w:val="%7."/>
      <w:lvlJc w:val="left"/>
      <w:pPr>
        <w:ind w:left="2940" w:hanging="420"/>
      </w:pPr>
    </w:lvl>
    <w:lvl w:ilvl="7" w:tplc="CA9C6B14" w:tentative="1">
      <w:start w:val="1"/>
      <w:numFmt w:val="lowerLetter"/>
      <w:lvlText w:val="%8)"/>
      <w:lvlJc w:val="left"/>
      <w:pPr>
        <w:ind w:left="3360" w:hanging="420"/>
      </w:pPr>
    </w:lvl>
    <w:lvl w:ilvl="8" w:tplc="5BF4162E" w:tentative="1">
      <w:start w:val="1"/>
      <w:numFmt w:val="lowerRoman"/>
      <w:lvlText w:val="%9."/>
      <w:lvlJc w:val="right"/>
      <w:pPr>
        <w:ind w:left="3780" w:hanging="420"/>
      </w:pPr>
    </w:lvl>
  </w:abstractNum>
  <w:num w:numId="1">
    <w:abstractNumId w:val="1"/>
  </w:num>
  <w:num w:numId="2">
    <w:abstractNumId w:val="31"/>
  </w:num>
  <w:num w:numId="3">
    <w:abstractNumId w:val="34"/>
  </w:num>
  <w:num w:numId="4">
    <w:abstractNumId w:val="43"/>
  </w:num>
  <w:num w:numId="5">
    <w:abstractNumId w:val="10"/>
  </w:num>
  <w:num w:numId="6">
    <w:abstractNumId w:val="8"/>
  </w:num>
  <w:num w:numId="7">
    <w:abstractNumId w:val="7"/>
  </w:num>
  <w:num w:numId="8">
    <w:abstractNumId w:val="38"/>
  </w:num>
  <w:num w:numId="9">
    <w:abstractNumId w:val="29"/>
  </w:num>
  <w:num w:numId="10">
    <w:abstractNumId w:val="9"/>
  </w:num>
  <w:num w:numId="11">
    <w:abstractNumId w:val="11"/>
  </w:num>
  <w:num w:numId="12">
    <w:abstractNumId w:val="3"/>
  </w:num>
  <w:num w:numId="13">
    <w:abstractNumId w:val="25"/>
  </w:num>
  <w:num w:numId="14">
    <w:abstractNumId w:val="30"/>
  </w:num>
  <w:num w:numId="15">
    <w:abstractNumId w:val="21"/>
  </w:num>
  <w:num w:numId="16">
    <w:abstractNumId w:val="36"/>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9"/>
  </w:num>
  <w:num w:numId="21">
    <w:abstractNumId w:val="33"/>
  </w:num>
  <w:num w:numId="22">
    <w:abstractNumId w:val="41"/>
  </w:num>
  <w:num w:numId="23">
    <w:abstractNumId w:val="47"/>
  </w:num>
  <w:num w:numId="24">
    <w:abstractNumId w:val="42"/>
  </w:num>
  <w:num w:numId="25">
    <w:abstractNumId w:val="2"/>
  </w:num>
  <w:num w:numId="26">
    <w:abstractNumId w:val="19"/>
  </w:num>
  <w:num w:numId="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num>
  <w:num w:numId="29">
    <w:abstractNumId w:val="5"/>
  </w:num>
  <w:num w:numId="30">
    <w:abstractNumId w:val="40"/>
  </w:num>
  <w:num w:numId="31">
    <w:abstractNumId w:val="16"/>
  </w:num>
  <w:num w:numId="32">
    <w:abstractNumId w:val="0"/>
  </w:num>
  <w:num w:numId="33">
    <w:abstractNumId w:val="15"/>
  </w:num>
  <w:num w:numId="34">
    <w:abstractNumId w:val="48"/>
  </w:num>
  <w:num w:numId="35">
    <w:abstractNumId w:val="22"/>
  </w:num>
  <w:num w:numId="36">
    <w:abstractNumId w:val="35"/>
  </w:num>
  <w:num w:numId="37">
    <w:abstractNumId w:val="24"/>
  </w:num>
  <w:num w:numId="38">
    <w:abstractNumId w:val="27"/>
  </w:num>
  <w:num w:numId="39">
    <w:abstractNumId w:val="13"/>
  </w:num>
  <w:num w:numId="40">
    <w:abstractNumId w:val="17"/>
  </w:num>
  <w:num w:numId="41">
    <w:abstractNumId w:val="32"/>
  </w:num>
  <w:num w:numId="42">
    <w:abstractNumId w:val="45"/>
  </w:num>
  <w:num w:numId="43">
    <w:abstractNumId w:val="4"/>
  </w:num>
  <w:num w:numId="44">
    <w:abstractNumId w:val="6"/>
  </w:num>
  <w:num w:numId="45">
    <w:abstractNumId w:val="23"/>
  </w:num>
  <w:num w:numId="46">
    <w:abstractNumId w:val="18"/>
  </w:num>
  <w:num w:numId="47">
    <w:abstractNumId w:val="44"/>
  </w:num>
  <w:num w:numId="48">
    <w:abstractNumId w:val="1"/>
  </w:num>
  <w:num w:numId="49">
    <w:abstractNumId w:val="1"/>
  </w:num>
  <w:num w:numId="50">
    <w:abstractNumId w:val="14"/>
  </w:num>
  <w:num w:numId="51">
    <w:abstractNumId w:val="37"/>
  </w:num>
  <w:num w:numId="52">
    <w:abstractNumId w:val="1"/>
  </w:num>
  <w:num w:numId="53">
    <w:abstractNumId w:val="28"/>
  </w:num>
  <w:num w:numId="54">
    <w:abstractNumId w:val="26"/>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my">
    <w15:presenceInfo w15:providerId="None" w15:userId="Am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trackRevisions/>
  <w:defaultTabStop w:val="420"/>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D5422"/>
    <w:rsid w:val="0000084F"/>
    <w:rsid w:val="00002686"/>
    <w:rsid w:val="00004EF0"/>
    <w:rsid w:val="00004F1A"/>
    <w:rsid w:val="00005C5F"/>
    <w:rsid w:val="0000671C"/>
    <w:rsid w:val="00006BDD"/>
    <w:rsid w:val="00007D6F"/>
    <w:rsid w:val="00007F16"/>
    <w:rsid w:val="00011B1D"/>
    <w:rsid w:val="00011C26"/>
    <w:rsid w:val="000145AA"/>
    <w:rsid w:val="000158A9"/>
    <w:rsid w:val="00016509"/>
    <w:rsid w:val="00017718"/>
    <w:rsid w:val="0002071D"/>
    <w:rsid w:val="00021368"/>
    <w:rsid w:val="00021681"/>
    <w:rsid w:val="00021901"/>
    <w:rsid w:val="00021C27"/>
    <w:rsid w:val="00022002"/>
    <w:rsid w:val="000238E4"/>
    <w:rsid w:val="000241D5"/>
    <w:rsid w:val="00025F29"/>
    <w:rsid w:val="000260C1"/>
    <w:rsid w:val="000269E5"/>
    <w:rsid w:val="000270C0"/>
    <w:rsid w:val="00027906"/>
    <w:rsid w:val="00030B5F"/>
    <w:rsid w:val="00030D85"/>
    <w:rsid w:val="00031460"/>
    <w:rsid w:val="00033481"/>
    <w:rsid w:val="000337B0"/>
    <w:rsid w:val="00033A7D"/>
    <w:rsid w:val="000340FC"/>
    <w:rsid w:val="00040303"/>
    <w:rsid w:val="00042323"/>
    <w:rsid w:val="000447F8"/>
    <w:rsid w:val="0004518A"/>
    <w:rsid w:val="00047458"/>
    <w:rsid w:val="00050170"/>
    <w:rsid w:val="00051651"/>
    <w:rsid w:val="0005207D"/>
    <w:rsid w:val="0005263D"/>
    <w:rsid w:val="0005376E"/>
    <w:rsid w:val="00053C17"/>
    <w:rsid w:val="00053C1D"/>
    <w:rsid w:val="00053FC5"/>
    <w:rsid w:val="00055ADA"/>
    <w:rsid w:val="00056F5C"/>
    <w:rsid w:val="00056FAB"/>
    <w:rsid w:val="0006260D"/>
    <w:rsid w:val="00064281"/>
    <w:rsid w:val="00066BB6"/>
    <w:rsid w:val="00067885"/>
    <w:rsid w:val="00070B50"/>
    <w:rsid w:val="00071B60"/>
    <w:rsid w:val="0007356B"/>
    <w:rsid w:val="00074CF6"/>
    <w:rsid w:val="0007687C"/>
    <w:rsid w:val="00076CFE"/>
    <w:rsid w:val="000775E9"/>
    <w:rsid w:val="00080826"/>
    <w:rsid w:val="0008208E"/>
    <w:rsid w:val="00083536"/>
    <w:rsid w:val="00083998"/>
    <w:rsid w:val="00084708"/>
    <w:rsid w:val="00085325"/>
    <w:rsid w:val="000907FE"/>
    <w:rsid w:val="00090C3C"/>
    <w:rsid w:val="00091A4E"/>
    <w:rsid w:val="00091B33"/>
    <w:rsid w:val="00092401"/>
    <w:rsid w:val="0009341F"/>
    <w:rsid w:val="00093605"/>
    <w:rsid w:val="00093D20"/>
    <w:rsid w:val="00093D39"/>
    <w:rsid w:val="00094F9C"/>
    <w:rsid w:val="00095DFB"/>
    <w:rsid w:val="000A07EF"/>
    <w:rsid w:val="000A0A30"/>
    <w:rsid w:val="000A0AF8"/>
    <w:rsid w:val="000A10F4"/>
    <w:rsid w:val="000A234C"/>
    <w:rsid w:val="000A3196"/>
    <w:rsid w:val="000A32E9"/>
    <w:rsid w:val="000A3320"/>
    <w:rsid w:val="000A44EC"/>
    <w:rsid w:val="000A5DA7"/>
    <w:rsid w:val="000A5F78"/>
    <w:rsid w:val="000A612D"/>
    <w:rsid w:val="000A6CF0"/>
    <w:rsid w:val="000B0031"/>
    <w:rsid w:val="000B25AD"/>
    <w:rsid w:val="000B6D51"/>
    <w:rsid w:val="000B70B9"/>
    <w:rsid w:val="000B73D1"/>
    <w:rsid w:val="000C0034"/>
    <w:rsid w:val="000C0482"/>
    <w:rsid w:val="000C0932"/>
    <w:rsid w:val="000C5911"/>
    <w:rsid w:val="000C5ED4"/>
    <w:rsid w:val="000C7A65"/>
    <w:rsid w:val="000D3D18"/>
    <w:rsid w:val="000D4DDB"/>
    <w:rsid w:val="000D5924"/>
    <w:rsid w:val="000D7D43"/>
    <w:rsid w:val="000E0E7E"/>
    <w:rsid w:val="000E14F0"/>
    <w:rsid w:val="000E214F"/>
    <w:rsid w:val="000E4D4A"/>
    <w:rsid w:val="000E6598"/>
    <w:rsid w:val="000E7378"/>
    <w:rsid w:val="000F00E6"/>
    <w:rsid w:val="000F068B"/>
    <w:rsid w:val="000F0B49"/>
    <w:rsid w:val="000F0F2D"/>
    <w:rsid w:val="000F1299"/>
    <w:rsid w:val="000F2FF5"/>
    <w:rsid w:val="000F3BCB"/>
    <w:rsid w:val="000F414E"/>
    <w:rsid w:val="000F46AD"/>
    <w:rsid w:val="000F7061"/>
    <w:rsid w:val="00101913"/>
    <w:rsid w:val="00104C15"/>
    <w:rsid w:val="00105CE5"/>
    <w:rsid w:val="001077F7"/>
    <w:rsid w:val="001079CA"/>
    <w:rsid w:val="00110BEF"/>
    <w:rsid w:val="001134EB"/>
    <w:rsid w:val="001141EE"/>
    <w:rsid w:val="00114C0D"/>
    <w:rsid w:val="00115390"/>
    <w:rsid w:val="00115BF8"/>
    <w:rsid w:val="00115E78"/>
    <w:rsid w:val="00116938"/>
    <w:rsid w:val="001171AC"/>
    <w:rsid w:val="00121162"/>
    <w:rsid w:val="00122D49"/>
    <w:rsid w:val="0012362E"/>
    <w:rsid w:val="00126549"/>
    <w:rsid w:val="001272F4"/>
    <w:rsid w:val="00130129"/>
    <w:rsid w:val="001327DC"/>
    <w:rsid w:val="00133450"/>
    <w:rsid w:val="001349F3"/>
    <w:rsid w:val="00134A8A"/>
    <w:rsid w:val="00135FF5"/>
    <w:rsid w:val="00140E13"/>
    <w:rsid w:val="00142309"/>
    <w:rsid w:val="0014254F"/>
    <w:rsid w:val="00142E30"/>
    <w:rsid w:val="00143030"/>
    <w:rsid w:val="001433D2"/>
    <w:rsid w:val="00145084"/>
    <w:rsid w:val="00145301"/>
    <w:rsid w:val="00145788"/>
    <w:rsid w:val="001464EB"/>
    <w:rsid w:val="00150295"/>
    <w:rsid w:val="00152C52"/>
    <w:rsid w:val="00152DA9"/>
    <w:rsid w:val="00154EA5"/>
    <w:rsid w:val="00156C5A"/>
    <w:rsid w:val="00157C8C"/>
    <w:rsid w:val="00157E1D"/>
    <w:rsid w:val="0016019A"/>
    <w:rsid w:val="0016067A"/>
    <w:rsid w:val="001607DE"/>
    <w:rsid w:val="00161A13"/>
    <w:rsid w:val="001625C4"/>
    <w:rsid w:val="00163199"/>
    <w:rsid w:val="00163B11"/>
    <w:rsid w:val="00163D27"/>
    <w:rsid w:val="00164230"/>
    <w:rsid w:val="0016649C"/>
    <w:rsid w:val="00167A3E"/>
    <w:rsid w:val="0017212A"/>
    <w:rsid w:val="00177050"/>
    <w:rsid w:val="001775A1"/>
    <w:rsid w:val="00177EEF"/>
    <w:rsid w:val="0018253F"/>
    <w:rsid w:val="00184B86"/>
    <w:rsid w:val="00184EA6"/>
    <w:rsid w:val="00184F02"/>
    <w:rsid w:val="00185027"/>
    <w:rsid w:val="001875DA"/>
    <w:rsid w:val="001904DA"/>
    <w:rsid w:val="001932F3"/>
    <w:rsid w:val="001935F4"/>
    <w:rsid w:val="001936E4"/>
    <w:rsid w:val="00193A27"/>
    <w:rsid w:val="00194B51"/>
    <w:rsid w:val="00194C64"/>
    <w:rsid w:val="001957EB"/>
    <w:rsid w:val="001A0545"/>
    <w:rsid w:val="001A309A"/>
    <w:rsid w:val="001A3312"/>
    <w:rsid w:val="001A4032"/>
    <w:rsid w:val="001A4CD1"/>
    <w:rsid w:val="001A5B3E"/>
    <w:rsid w:val="001A7B72"/>
    <w:rsid w:val="001B0346"/>
    <w:rsid w:val="001B13C6"/>
    <w:rsid w:val="001B22C9"/>
    <w:rsid w:val="001B45DE"/>
    <w:rsid w:val="001B5156"/>
    <w:rsid w:val="001B51AA"/>
    <w:rsid w:val="001B7ACF"/>
    <w:rsid w:val="001B7B62"/>
    <w:rsid w:val="001C1575"/>
    <w:rsid w:val="001C1E97"/>
    <w:rsid w:val="001C1FE9"/>
    <w:rsid w:val="001C22A4"/>
    <w:rsid w:val="001C2B62"/>
    <w:rsid w:val="001C2E4C"/>
    <w:rsid w:val="001C5F8E"/>
    <w:rsid w:val="001C75DF"/>
    <w:rsid w:val="001C7A30"/>
    <w:rsid w:val="001C7E09"/>
    <w:rsid w:val="001D1C49"/>
    <w:rsid w:val="001D20F2"/>
    <w:rsid w:val="001D2124"/>
    <w:rsid w:val="001D30BB"/>
    <w:rsid w:val="001D57D8"/>
    <w:rsid w:val="001E18CB"/>
    <w:rsid w:val="001E1997"/>
    <w:rsid w:val="001E2B67"/>
    <w:rsid w:val="001E2C21"/>
    <w:rsid w:val="001E2DE3"/>
    <w:rsid w:val="001E3502"/>
    <w:rsid w:val="001E38BD"/>
    <w:rsid w:val="001E3B04"/>
    <w:rsid w:val="001E73DC"/>
    <w:rsid w:val="001E7D29"/>
    <w:rsid w:val="001F1726"/>
    <w:rsid w:val="001F2B02"/>
    <w:rsid w:val="001F3D43"/>
    <w:rsid w:val="001F45F7"/>
    <w:rsid w:val="001F4945"/>
    <w:rsid w:val="001F56AE"/>
    <w:rsid w:val="001F6DDD"/>
    <w:rsid w:val="001F78C7"/>
    <w:rsid w:val="001F7D4C"/>
    <w:rsid w:val="00200440"/>
    <w:rsid w:val="0020490B"/>
    <w:rsid w:val="002061B8"/>
    <w:rsid w:val="002134DE"/>
    <w:rsid w:val="0021411F"/>
    <w:rsid w:val="002145E4"/>
    <w:rsid w:val="00215FBB"/>
    <w:rsid w:val="002217F4"/>
    <w:rsid w:val="00222AF4"/>
    <w:rsid w:val="00222C47"/>
    <w:rsid w:val="00230814"/>
    <w:rsid w:val="00232F2B"/>
    <w:rsid w:val="00233975"/>
    <w:rsid w:val="00236072"/>
    <w:rsid w:val="002370AB"/>
    <w:rsid w:val="00237A78"/>
    <w:rsid w:val="00241F6D"/>
    <w:rsid w:val="00244FAC"/>
    <w:rsid w:val="002458BD"/>
    <w:rsid w:val="002475D3"/>
    <w:rsid w:val="0025207D"/>
    <w:rsid w:val="00252E97"/>
    <w:rsid w:val="002539BA"/>
    <w:rsid w:val="002540BB"/>
    <w:rsid w:val="00256254"/>
    <w:rsid w:val="0025630B"/>
    <w:rsid w:val="002575EC"/>
    <w:rsid w:val="00260816"/>
    <w:rsid w:val="00261613"/>
    <w:rsid w:val="00261BC6"/>
    <w:rsid w:val="00262AB3"/>
    <w:rsid w:val="00263EAE"/>
    <w:rsid w:val="00264964"/>
    <w:rsid w:val="002649B7"/>
    <w:rsid w:val="00264A96"/>
    <w:rsid w:val="00264D0A"/>
    <w:rsid w:val="0026628E"/>
    <w:rsid w:val="002662E8"/>
    <w:rsid w:val="00271A06"/>
    <w:rsid w:val="00272717"/>
    <w:rsid w:val="00273950"/>
    <w:rsid w:val="00274126"/>
    <w:rsid w:val="00275F16"/>
    <w:rsid w:val="00276B25"/>
    <w:rsid w:val="00284E66"/>
    <w:rsid w:val="002865A2"/>
    <w:rsid w:val="00287AFE"/>
    <w:rsid w:val="00287D0F"/>
    <w:rsid w:val="0029267B"/>
    <w:rsid w:val="00292ACA"/>
    <w:rsid w:val="0029445E"/>
    <w:rsid w:val="002964F4"/>
    <w:rsid w:val="002966B3"/>
    <w:rsid w:val="0029793C"/>
    <w:rsid w:val="002A0787"/>
    <w:rsid w:val="002A5FC4"/>
    <w:rsid w:val="002A77E2"/>
    <w:rsid w:val="002A7CE6"/>
    <w:rsid w:val="002B0653"/>
    <w:rsid w:val="002B0ADC"/>
    <w:rsid w:val="002B1C4E"/>
    <w:rsid w:val="002B27D5"/>
    <w:rsid w:val="002B2DCE"/>
    <w:rsid w:val="002B3C31"/>
    <w:rsid w:val="002B493A"/>
    <w:rsid w:val="002B684F"/>
    <w:rsid w:val="002B7D36"/>
    <w:rsid w:val="002C1DF3"/>
    <w:rsid w:val="002C48B0"/>
    <w:rsid w:val="002C6541"/>
    <w:rsid w:val="002C675B"/>
    <w:rsid w:val="002C7F28"/>
    <w:rsid w:val="002D0A71"/>
    <w:rsid w:val="002D1E4E"/>
    <w:rsid w:val="002D3658"/>
    <w:rsid w:val="002D3B21"/>
    <w:rsid w:val="002D3C66"/>
    <w:rsid w:val="002D3FA8"/>
    <w:rsid w:val="002D5F32"/>
    <w:rsid w:val="002D7C49"/>
    <w:rsid w:val="002E023A"/>
    <w:rsid w:val="002E2539"/>
    <w:rsid w:val="002E2AD4"/>
    <w:rsid w:val="002E39A9"/>
    <w:rsid w:val="002E3B2B"/>
    <w:rsid w:val="002E481F"/>
    <w:rsid w:val="002E5EB6"/>
    <w:rsid w:val="002F01A2"/>
    <w:rsid w:val="002F0328"/>
    <w:rsid w:val="002F2272"/>
    <w:rsid w:val="002F2893"/>
    <w:rsid w:val="002F342C"/>
    <w:rsid w:val="002F524C"/>
    <w:rsid w:val="002F6BD5"/>
    <w:rsid w:val="002F7171"/>
    <w:rsid w:val="002F7956"/>
    <w:rsid w:val="002F7A0A"/>
    <w:rsid w:val="002F7C4A"/>
    <w:rsid w:val="002F7DF4"/>
    <w:rsid w:val="00300115"/>
    <w:rsid w:val="00301274"/>
    <w:rsid w:val="0030278F"/>
    <w:rsid w:val="00302D62"/>
    <w:rsid w:val="00304182"/>
    <w:rsid w:val="003042BB"/>
    <w:rsid w:val="003045C4"/>
    <w:rsid w:val="003062BC"/>
    <w:rsid w:val="00307109"/>
    <w:rsid w:val="003072E4"/>
    <w:rsid w:val="003079CF"/>
    <w:rsid w:val="00307DC3"/>
    <w:rsid w:val="0031073D"/>
    <w:rsid w:val="00310963"/>
    <w:rsid w:val="003120BF"/>
    <w:rsid w:val="0031243F"/>
    <w:rsid w:val="00313039"/>
    <w:rsid w:val="00313986"/>
    <w:rsid w:val="00315210"/>
    <w:rsid w:val="003162C2"/>
    <w:rsid w:val="0032020F"/>
    <w:rsid w:val="00320688"/>
    <w:rsid w:val="00323190"/>
    <w:rsid w:val="0032354A"/>
    <w:rsid w:val="00324257"/>
    <w:rsid w:val="00325046"/>
    <w:rsid w:val="003256EB"/>
    <w:rsid w:val="00327C77"/>
    <w:rsid w:val="00330861"/>
    <w:rsid w:val="00332CEA"/>
    <w:rsid w:val="0033360F"/>
    <w:rsid w:val="0033437D"/>
    <w:rsid w:val="003355A6"/>
    <w:rsid w:val="00335986"/>
    <w:rsid w:val="00340775"/>
    <w:rsid w:val="00340FD7"/>
    <w:rsid w:val="003417F1"/>
    <w:rsid w:val="0034185B"/>
    <w:rsid w:val="003443D1"/>
    <w:rsid w:val="003462B1"/>
    <w:rsid w:val="00346965"/>
    <w:rsid w:val="00346E03"/>
    <w:rsid w:val="003521D0"/>
    <w:rsid w:val="00352A08"/>
    <w:rsid w:val="00353DF3"/>
    <w:rsid w:val="00354999"/>
    <w:rsid w:val="003550C6"/>
    <w:rsid w:val="003555F9"/>
    <w:rsid w:val="00355977"/>
    <w:rsid w:val="0035721F"/>
    <w:rsid w:val="00360043"/>
    <w:rsid w:val="00360871"/>
    <w:rsid w:val="0036100A"/>
    <w:rsid w:val="003610BD"/>
    <w:rsid w:val="0036157B"/>
    <w:rsid w:val="00362297"/>
    <w:rsid w:val="00362B6B"/>
    <w:rsid w:val="00363B41"/>
    <w:rsid w:val="00364478"/>
    <w:rsid w:val="00367D4E"/>
    <w:rsid w:val="0037353D"/>
    <w:rsid w:val="00373842"/>
    <w:rsid w:val="00374D3F"/>
    <w:rsid w:val="003753EA"/>
    <w:rsid w:val="00375E1A"/>
    <w:rsid w:val="00375EE2"/>
    <w:rsid w:val="0037656D"/>
    <w:rsid w:val="00376EF9"/>
    <w:rsid w:val="00377BB9"/>
    <w:rsid w:val="00382245"/>
    <w:rsid w:val="00383D61"/>
    <w:rsid w:val="003859A1"/>
    <w:rsid w:val="00386F0B"/>
    <w:rsid w:val="0038744F"/>
    <w:rsid w:val="0038793B"/>
    <w:rsid w:val="00390730"/>
    <w:rsid w:val="003911DB"/>
    <w:rsid w:val="00392A59"/>
    <w:rsid w:val="00392D9E"/>
    <w:rsid w:val="00392FDB"/>
    <w:rsid w:val="00394FF6"/>
    <w:rsid w:val="003963D4"/>
    <w:rsid w:val="00396C45"/>
    <w:rsid w:val="0039780A"/>
    <w:rsid w:val="00397A0D"/>
    <w:rsid w:val="003A053F"/>
    <w:rsid w:val="003A0623"/>
    <w:rsid w:val="003A076B"/>
    <w:rsid w:val="003A1D30"/>
    <w:rsid w:val="003A2106"/>
    <w:rsid w:val="003A22C3"/>
    <w:rsid w:val="003A623B"/>
    <w:rsid w:val="003A63B4"/>
    <w:rsid w:val="003A6B3A"/>
    <w:rsid w:val="003B2BCF"/>
    <w:rsid w:val="003B37CA"/>
    <w:rsid w:val="003B4656"/>
    <w:rsid w:val="003B5FA0"/>
    <w:rsid w:val="003B70BC"/>
    <w:rsid w:val="003B77E2"/>
    <w:rsid w:val="003C26BE"/>
    <w:rsid w:val="003C2EAC"/>
    <w:rsid w:val="003C3572"/>
    <w:rsid w:val="003C4EA1"/>
    <w:rsid w:val="003C5391"/>
    <w:rsid w:val="003C5EC7"/>
    <w:rsid w:val="003C68F8"/>
    <w:rsid w:val="003C757B"/>
    <w:rsid w:val="003D0D2E"/>
    <w:rsid w:val="003D0F90"/>
    <w:rsid w:val="003D2895"/>
    <w:rsid w:val="003D28A1"/>
    <w:rsid w:val="003D28BC"/>
    <w:rsid w:val="003D36E0"/>
    <w:rsid w:val="003D4D06"/>
    <w:rsid w:val="003D6377"/>
    <w:rsid w:val="003D733C"/>
    <w:rsid w:val="003D7882"/>
    <w:rsid w:val="003D7D90"/>
    <w:rsid w:val="003E04F6"/>
    <w:rsid w:val="003E202A"/>
    <w:rsid w:val="003E35D2"/>
    <w:rsid w:val="003E4202"/>
    <w:rsid w:val="003E44CE"/>
    <w:rsid w:val="003E5946"/>
    <w:rsid w:val="003E7578"/>
    <w:rsid w:val="003F1579"/>
    <w:rsid w:val="003F26AE"/>
    <w:rsid w:val="003F271B"/>
    <w:rsid w:val="003F32EF"/>
    <w:rsid w:val="003F3670"/>
    <w:rsid w:val="003F5135"/>
    <w:rsid w:val="003F5DE0"/>
    <w:rsid w:val="003F685A"/>
    <w:rsid w:val="003F6A78"/>
    <w:rsid w:val="004006CD"/>
    <w:rsid w:val="00401E49"/>
    <w:rsid w:val="00402E28"/>
    <w:rsid w:val="00404BBD"/>
    <w:rsid w:val="004060CA"/>
    <w:rsid w:val="0040633A"/>
    <w:rsid w:val="00406E0E"/>
    <w:rsid w:val="004079E3"/>
    <w:rsid w:val="00410F20"/>
    <w:rsid w:val="0041162F"/>
    <w:rsid w:val="004139E3"/>
    <w:rsid w:val="004147CC"/>
    <w:rsid w:val="0041487F"/>
    <w:rsid w:val="004152E2"/>
    <w:rsid w:val="00415577"/>
    <w:rsid w:val="00416735"/>
    <w:rsid w:val="00416A0A"/>
    <w:rsid w:val="00416E3C"/>
    <w:rsid w:val="00417D8D"/>
    <w:rsid w:val="00420211"/>
    <w:rsid w:val="00421434"/>
    <w:rsid w:val="004228EE"/>
    <w:rsid w:val="0042376E"/>
    <w:rsid w:val="004252AC"/>
    <w:rsid w:val="00425351"/>
    <w:rsid w:val="004253E9"/>
    <w:rsid w:val="00425666"/>
    <w:rsid w:val="0042602E"/>
    <w:rsid w:val="00427021"/>
    <w:rsid w:val="004275CA"/>
    <w:rsid w:val="00427959"/>
    <w:rsid w:val="00427A0E"/>
    <w:rsid w:val="004312EB"/>
    <w:rsid w:val="00431DAF"/>
    <w:rsid w:val="00433745"/>
    <w:rsid w:val="00435061"/>
    <w:rsid w:val="00435221"/>
    <w:rsid w:val="004375C1"/>
    <w:rsid w:val="0043780F"/>
    <w:rsid w:val="004409C9"/>
    <w:rsid w:val="004410B1"/>
    <w:rsid w:val="0044136F"/>
    <w:rsid w:val="00441821"/>
    <w:rsid w:val="00441DF6"/>
    <w:rsid w:val="00442CAF"/>
    <w:rsid w:val="00443DC9"/>
    <w:rsid w:val="004442BD"/>
    <w:rsid w:val="004449B1"/>
    <w:rsid w:val="00445112"/>
    <w:rsid w:val="00446457"/>
    <w:rsid w:val="00446E5A"/>
    <w:rsid w:val="004479C1"/>
    <w:rsid w:val="00447AAB"/>
    <w:rsid w:val="00451BED"/>
    <w:rsid w:val="00452137"/>
    <w:rsid w:val="00452ACF"/>
    <w:rsid w:val="00453654"/>
    <w:rsid w:val="0045521C"/>
    <w:rsid w:val="00456C3D"/>
    <w:rsid w:val="004576F1"/>
    <w:rsid w:val="00460F70"/>
    <w:rsid w:val="0046157A"/>
    <w:rsid w:val="00462ADF"/>
    <w:rsid w:val="00463C7E"/>
    <w:rsid w:val="00465090"/>
    <w:rsid w:val="004655DE"/>
    <w:rsid w:val="00467FCF"/>
    <w:rsid w:val="0047038B"/>
    <w:rsid w:val="00470A57"/>
    <w:rsid w:val="00472D4C"/>
    <w:rsid w:val="00472F7D"/>
    <w:rsid w:val="00474117"/>
    <w:rsid w:val="004761C6"/>
    <w:rsid w:val="0048067F"/>
    <w:rsid w:val="00480FC5"/>
    <w:rsid w:val="00481658"/>
    <w:rsid w:val="00482E67"/>
    <w:rsid w:val="00483F5E"/>
    <w:rsid w:val="00485753"/>
    <w:rsid w:val="00485CBB"/>
    <w:rsid w:val="00485CFE"/>
    <w:rsid w:val="004863EE"/>
    <w:rsid w:val="00486791"/>
    <w:rsid w:val="00487A08"/>
    <w:rsid w:val="00490097"/>
    <w:rsid w:val="00490897"/>
    <w:rsid w:val="00491BCD"/>
    <w:rsid w:val="00491EAE"/>
    <w:rsid w:val="00492837"/>
    <w:rsid w:val="00492C77"/>
    <w:rsid w:val="004937E5"/>
    <w:rsid w:val="004941E7"/>
    <w:rsid w:val="00494409"/>
    <w:rsid w:val="004944F7"/>
    <w:rsid w:val="004979D0"/>
    <w:rsid w:val="004A2D8A"/>
    <w:rsid w:val="004A3660"/>
    <w:rsid w:val="004A7C8F"/>
    <w:rsid w:val="004B040B"/>
    <w:rsid w:val="004B4EE5"/>
    <w:rsid w:val="004B5A9A"/>
    <w:rsid w:val="004B66F4"/>
    <w:rsid w:val="004C0E1A"/>
    <w:rsid w:val="004C2CE7"/>
    <w:rsid w:val="004C2D76"/>
    <w:rsid w:val="004C3C35"/>
    <w:rsid w:val="004C4957"/>
    <w:rsid w:val="004C535C"/>
    <w:rsid w:val="004C6B1E"/>
    <w:rsid w:val="004C753A"/>
    <w:rsid w:val="004D0EC6"/>
    <w:rsid w:val="004D1F2D"/>
    <w:rsid w:val="004D2D1D"/>
    <w:rsid w:val="004D6BA2"/>
    <w:rsid w:val="004D7118"/>
    <w:rsid w:val="004D78D7"/>
    <w:rsid w:val="004D7EC0"/>
    <w:rsid w:val="004E058A"/>
    <w:rsid w:val="004E2789"/>
    <w:rsid w:val="004E2AD6"/>
    <w:rsid w:val="004E3B2A"/>
    <w:rsid w:val="004E3FE4"/>
    <w:rsid w:val="004E66D1"/>
    <w:rsid w:val="004E6BA9"/>
    <w:rsid w:val="004E72D9"/>
    <w:rsid w:val="004F02DA"/>
    <w:rsid w:val="004F2224"/>
    <w:rsid w:val="004F5709"/>
    <w:rsid w:val="004F6CBD"/>
    <w:rsid w:val="00501291"/>
    <w:rsid w:val="005018B4"/>
    <w:rsid w:val="00501C76"/>
    <w:rsid w:val="005020DB"/>
    <w:rsid w:val="005036AC"/>
    <w:rsid w:val="00506796"/>
    <w:rsid w:val="00506995"/>
    <w:rsid w:val="005072DB"/>
    <w:rsid w:val="005075B8"/>
    <w:rsid w:val="0051067C"/>
    <w:rsid w:val="00510842"/>
    <w:rsid w:val="00511430"/>
    <w:rsid w:val="00511921"/>
    <w:rsid w:val="00513234"/>
    <w:rsid w:val="0051364E"/>
    <w:rsid w:val="00514061"/>
    <w:rsid w:val="00514D5A"/>
    <w:rsid w:val="00516711"/>
    <w:rsid w:val="0051689E"/>
    <w:rsid w:val="00517C3D"/>
    <w:rsid w:val="005224CD"/>
    <w:rsid w:val="00522C68"/>
    <w:rsid w:val="005253B7"/>
    <w:rsid w:val="005263F0"/>
    <w:rsid w:val="00526D15"/>
    <w:rsid w:val="00527BC8"/>
    <w:rsid w:val="0053040E"/>
    <w:rsid w:val="00530A5E"/>
    <w:rsid w:val="005329F5"/>
    <w:rsid w:val="0053346D"/>
    <w:rsid w:val="00534015"/>
    <w:rsid w:val="00534303"/>
    <w:rsid w:val="00534D5C"/>
    <w:rsid w:val="00535234"/>
    <w:rsid w:val="00535636"/>
    <w:rsid w:val="00536A03"/>
    <w:rsid w:val="00537DB5"/>
    <w:rsid w:val="00540C33"/>
    <w:rsid w:val="00540FB1"/>
    <w:rsid w:val="005414C4"/>
    <w:rsid w:val="00541B87"/>
    <w:rsid w:val="00547DF3"/>
    <w:rsid w:val="005508C0"/>
    <w:rsid w:val="00550B89"/>
    <w:rsid w:val="00551702"/>
    <w:rsid w:val="00551D7C"/>
    <w:rsid w:val="005520E3"/>
    <w:rsid w:val="00552B26"/>
    <w:rsid w:val="00552B9C"/>
    <w:rsid w:val="00555372"/>
    <w:rsid w:val="00555CC3"/>
    <w:rsid w:val="00555D4A"/>
    <w:rsid w:val="0055639F"/>
    <w:rsid w:val="00560308"/>
    <w:rsid w:val="00560B52"/>
    <w:rsid w:val="0056183F"/>
    <w:rsid w:val="00562C5C"/>
    <w:rsid w:val="00562FFD"/>
    <w:rsid w:val="005639B3"/>
    <w:rsid w:val="00563EBD"/>
    <w:rsid w:val="0056563F"/>
    <w:rsid w:val="00565B2E"/>
    <w:rsid w:val="0056707A"/>
    <w:rsid w:val="00567B69"/>
    <w:rsid w:val="005702B4"/>
    <w:rsid w:val="00570EA1"/>
    <w:rsid w:val="005710CD"/>
    <w:rsid w:val="00571A52"/>
    <w:rsid w:val="0057325B"/>
    <w:rsid w:val="00573E02"/>
    <w:rsid w:val="0057496E"/>
    <w:rsid w:val="00574EF2"/>
    <w:rsid w:val="00582657"/>
    <w:rsid w:val="00582BBC"/>
    <w:rsid w:val="00584885"/>
    <w:rsid w:val="0058510F"/>
    <w:rsid w:val="00586F01"/>
    <w:rsid w:val="00587F74"/>
    <w:rsid w:val="0059251F"/>
    <w:rsid w:val="00593B6A"/>
    <w:rsid w:val="00594504"/>
    <w:rsid w:val="005948D9"/>
    <w:rsid w:val="00594B10"/>
    <w:rsid w:val="005964E2"/>
    <w:rsid w:val="005A040A"/>
    <w:rsid w:val="005A2B3A"/>
    <w:rsid w:val="005A3358"/>
    <w:rsid w:val="005A360B"/>
    <w:rsid w:val="005A4E8B"/>
    <w:rsid w:val="005A50BF"/>
    <w:rsid w:val="005A5155"/>
    <w:rsid w:val="005A527B"/>
    <w:rsid w:val="005A6C9E"/>
    <w:rsid w:val="005A7135"/>
    <w:rsid w:val="005B041C"/>
    <w:rsid w:val="005B0A6A"/>
    <w:rsid w:val="005B1CE5"/>
    <w:rsid w:val="005B1D8C"/>
    <w:rsid w:val="005B22DE"/>
    <w:rsid w:val="005B238E"/>
    <w:rsid w:val="005B26AB"/>
    <w:rsid w:val="005B3441"/>
    <w:rsid w:val="005B36EB"/>
    <w:rsid w:val="005B6E1A"/>
    <w:rsid w:val="005B74D9"/>
    <w:rsid w:val="005C2C39"/>
    <w:rsid w:val="005C515E"/>
    <w:rsid w:val="005C63F7"/>
    <w:rsid w:val="005C6810"/>
    <w:rsid w:val="005D0C17"/>
    <w:rsid w:val="005D1E0A"/>
    <w:rsid w:val="005D2E18"/>
    <w:rsid w:val="005D317D"/>
    <w:rsid w:val="005D4BA8"/>
    <w:rsid w:val="005E16BC"/>
    <w:rsid w:val="005E2F16"/>
    <w:rsid w:val="005E31CF"/>
    <w:rsid w:val="005E3609"/>
    <w:rsid w:val="005E4305"/>
    <w:rsid w:val="005E492C"/>
    <w:rsid w:val="005E4B1D"/>
    <w:rsid w:val="005F06AE"/>
    <w:rsid w:val="005F09CE"/>
    <w:rsid w:val="005F5C84"/>
    <w:rsid w:val="00601154"/>
    <w:rsid w:val="0060181C"/>
    <w:rsid w:val="006023C0"/>
    <w:rsid w:val="00602D43"/>
    <w:rsid w:val="006033F4"/>
    <w:rsid w:val="006055BD"/>
    <w:rsid w:val="00605B7B"/>
    <w:rsid w:val="006075F0"/>
    <w:rsid w:val="0061075D"/>
    <w:rsid w:val="006122EE"/>
    <w:rsid w:val="006130D8"/>
    <w:rsid w:val="00613317"/>
    <w:rsid w:val="00613850"/>
    <w:rsid w:val="0061397C"/>
    <w:rsid w:val="00614276"/>
    <w:rsid w:val="0061445D"/>
    <w:rsid w:val="006167C3"/>
    <w:rsid w:val="00617F1E"/>
    <w:rsid w:val="006201B6"/>
    <w:rsid w:val="00622802"/>
    <w:rsid w:val="00623163"/>
    <w:rsid w:val="0062572E"/>
    <w:rsid w:val="00626A03"/>
    <w:rsid w:val="006309B7"/>
    <w:rsid w:val="00630C87"/>
    <w:rsid w:val="00632528"/>
    <w:rsid w:val="00634E64"/>
    <w:rsid w:val="00635EE8"/>
    <w:rsid w:val="00637603"/>
    <w:rsid w:val="00641B0F"/>
    <w:rsid w:val="006432BD"/>
    <w:rsid w:val="006435E9"/>
    <w:rsid w:val="006452C5"/>
    <w:rsid w:val="006463C2"/>
    <w:rsid w:val="006510C4"/>
    <w:rsid w:val="00652AE3"/>
    <w:rsid w:val="0065359E"/>
    <w:rsid w:val="006542F2"/>
    <w:rsid w:val="006543E9"/>
    <w:rsid w:val="00654D85"/>
    <w:rsid w:val="00657E86"/>
    <w:rsid w:val="006602DB"/>
    <w:rsid w:val="006634A2"/>
    <w:rsid w:val="006642E4"/>
    <w:rsid w:val="00664E1E"/>
    <w:rsid w:val="006664C3"/>
    <w:rsid w:val="00667F9C"/>
    <w:rsid w:val="0067006C"/>
    <w:rsid w:val="00670533"/>
    <w:rsid w:val="0067287C"/>
    <w:rsid w:val="00673BA7"/>
    <w:rsid w:val="00673EB9"/>
    <w:rsid w:val="006744CF"/>
    <w:rsid w:val="00675EBC"/>
    <w:rsid w:val="00677039"/>
    <w:rsid w:val="0067739F"/>
    <w:rsid w:val="00677B2D"/>
    <w:rsid w:val="00680940"/>
    <w:rsid w:val="00681B6B"/>
    <w:rsid w:val="00682B99"/>
    <w:rsid w:val="00682FE0"/>
    <w:rsid w:val="00683B2C"/>
    <w:rsid w:val="00684056"/>
    <w:rsid w:val="00684628"/>
    <w:rsid w:val="006932DE"/>
    <w:rsid w:val="00693488"/>
    <w:rsid w:val="00693BDC"/>
    <w:rsid w:val="00693BDD"/>
    <w:rsid w:val="00694FF3"/>
    <w:rsid w:val="00697311"/>
    <w:rsid w:val="00697C2A"/>
    <w:rsid w:val="006A1199"/>
    <w:rsid w:val="006A1565"/>
    <w:rsid w:val="006A18B4"/>
    <w:rsid w:val="006A1DB7"/>
    <w:rsid w:val="006A205C"/>
    <w:rsid w:val="006A25A7"/>
    <w:rsid w:val="006A261D"/>
    <w:rsid w:val="006A58DE"/>
    <w:rsid w:val="006A5BED"/>
    <w:rsid w:val="006A5CDD"/>
    <w:rsid w:val="006A6AE2"/>
    <w:rsid w:val="006A6BA9"/>
    <w:rsid w:val="006A7D0D"/>
    <w:rsid w:val="006A7F4F"/>
    <w:rsid w:val="006B21DE"/>
    <w:rsid w:val="006B29DE"/>
    <w:rsid w:val="006B3525"/>
    <w:rsid w:val="006B484C"/>
    <w:rsid w:val="006B4C4F"/>
    <w:rsid w:val="006B5F92"/>
    <w:rsid w:val="006B74E1"/>
    <w:rsid w:val="006C127D"/>
    <w:rsid w:val="006C17FA"/>
    <w:rsid w:val="006C3613"/>
    <w:rsid w:val="006C4DBF"/>
    <w:rsid w:val="006C7609"/>
    <w:rsid w:val="006C76F5"/>
    <w:rsid w:val="006D2569"/>
    <w:rsid w:val="006D36A6"/>
    <w:rsid w:val="006D6699"/>
    <w:rsid w:val="006D694E"/>
    <w:rsid w:val="006D6D00"/>
    <w:rsid w:val="006D759B"/>
    <w:rsid w:val="006E1F90"/>
    <w:rsid w:val="006E2E6C"/>
    <w:rsid w:val="006E3A98"/>
    <w:rsid w:val="006E45E9"/>
    <w:rsid w:val="006E49CE"/>
    <w:rsid w:val="006E5CF1"/>
    <w:rsid w:val="006E5EBD"/>
    <w:rsid w:val="006E69B6"/>
    <w:rsid w:val="006E7383"/>
    <w:rsid w:val="006E78F0"/>
    <w:rsid w:val="006F1F65"/>
    <w:rsid w:val="006F3190"/>
    <w:rsid w:val="006F4D30"/>
    <w:rsid w:val="006F5195"/>
    <w:rsid w:val="00700378"/>
    <w:rsid w:val="00700790"/>
    <w:rsid w:val="0070330B"/>
    <w:rsid w:val="007038EE"/>
    <w:rsid w:val="007047FD"/>
    <w:rsid w:val="00704DEF"/>
    <w:rsid w:val="00705283"/>
    <w:rsid w:val="0070673B"/>
    <w:rsid w:val="007068B5"/>
    <w:rsid w:val="00710F01"/>
    <w:rsid w:val="0071195F"/>
    <w:rsid w:val="00712CA0"/>
    <w:rsid w:val="00713763"/>
    <w:rsid w:val="00714DF3"/>
    <w:rsid w:val="00716FF2"/>
    <w:rsid w:val="007210D0"/>
    <w:rsid w:val="007229DB"/>
    <w:rsid w:val="00722B1C"/>
    <w:rsid w:val="00722FF5"/>
    <w:rsid w:val="00723B2C"/>
    <w:rsid w:val="00727AAD"/>
    <w:rsid w:val="00730238"/>
    <w:rsid w:val="007314E7"/>
    <w:rsid w:val="007344A6"/>
    <w:rsid w:val="00734B10"/>
    <w:rsid w:val="00734B8F"/>
    <w:rsid w:val="00735B39"/>
    <w:rsid w:val="00736F02"/>
    <w:rsid w:val="007376CB"/>
    <w:rsid w:val="00737E54"/>
    <w:rsid w:val="00740EE1"/>
    <w:rsid w:val="00740EFF"/>
    <w:rsid w:val="007412B0"/>
    <w:rsid w:val="00742604"/>
    <w:rsid w:val="007428DF"/>
    <w:rsid w:val="00742B3B"/>
    <w:rsid w:val="00743030"/>
    <w:rsid w:val="00744636"/>
    <w:rsid w:val="00744A96"/>
    <w:rsid w:val="0074604C"/>
    <w:rsid w:val="00746C5E"/>
    <w:rsid w:val="0074752F"/>
    <w:rsid w:val="007477D1"/>
    <w:rsid w:val="007532A6"/>
    <w:rsid w:val="007535ED"/>
    <w:rsid w:val="00753DFC"/>
    <w:rsid w:val="007557AF"/>
    <w:rsid w:val="007571F6"/>
    <w:rsid w:val="0075756B"/>
    <w:rsid w:val="0075760D"/>
    <w:rsid w:val="0076013D"/>
    <w:rsid w:val="0076059B"/>
    <w:rsid w:val="00760623"/>
    <w:rsid w:val="00761030"/>
    <w:rsid w:val="00762270"/>
    <w:rsid w:val="0076294E"/>
    <w:rsid w:val="00762B71"/>
    <w:rsid w:val="007645FB"/>
    <w:rsid w:val="0076460E"/>
    <w:rsid w:val="00764965"/>
    <w:rsid w:val="00765675"/>
    <w:rsid w:val="00766301"/>
    <w:rsid w:val="00767039"/>
    <w:rsid w:val="00767C85"/>
    <w:rsid w:val="007734B9"/>
    <w:rsid w:val="0077518E"/>
    <w:rsid w:val="00775B08"/>
    <w:rsid w:val="007765E7"/>
    <w:rsid w:val="00776F15"/>
    <w:rsid w:val="00777891"/>
    <w:rsid w:val="00782B6B"/>
    <w:rsid w:val="00783410"/>
    <w:rsid w:val="00783505"/>
    <w:rsid w:val="00784292"/>
    <w:rsid w:val="00785583"/>
    <w:rsid w:val="007873E5"/>
    <w:rsid w:val="00787F8C"/>
    <w:rsid w:val="00790CB6"/>
    <w:rsid w:val="00791824"/>
    <w:rsid w:val="0079282A"/>
    <w:rsid w:val="0079324E"/>
    <w:rsid w:val="00793307"/>
    <w:rsid w:val="007939D9"/>
    <w:rsid w:val="00794093"/>
    <w:rsid w:val="00794EBE"/>
    <w:rsid w:val="0079503D"/>
    <w:rsid w:val="00795AA1"/>
    <w:rsid w:val="00795AA8"/>
    <w:rsid w:val="007960E2"/>
    <w:rsid w:val="007965D9"/>
    <w:rsid w:val="00797FA2"/>
    <w:rsid w:val="007A26AD"/>
    <w:rsid w:val="007A3B02"/>
    <w:rsid w:val="007A3C4D"/>
    <w:rsid w:val="007A55C0"/>
    <w:rsid w:val="007A72F1"/>
    <w:rsid w:val="007A77EB"/>
    <w:rsid w:val="007B03BC"/>
    <w:rsid w:val="007B1809"/>
    <w:rsid w:val="007B2264"/>
    <w:rsid w:val="007B3ED5"/>
    <w:rsid w:val="007B48B1"/>
    <w:rsid w:val="007B498D"/>
    <w:rsid w:val="007B591C"/>
    <w:rsid w:val="007B7478"/>
    <w:rsid w:val="007B76C5"/>
    <w:rsid w:val="007C030E"/>
    <w:rsid w:val="007C18F6"/>
    <w:rsid w:val="007C1ECA"/>
    <w:rsid w:val="007C21F2"/>
    <w:rsid w:val="007C2CE1"/>
    <w:rsid w:val="007C2E16"/>
    <w:rsid w:val="007C3AB9"/>
    <w:rsid w:val="007C42AB"/>
    <w:rsid w:val="007C438C"/>
    <w:rsid w:val="007C4C2E"/>
    <w:rsid w:val="007C5EA2"/>
    <w:rsid w:val="007C7148"/>
    <w:rsid w:val="007D0237"/>
    <w:rsid w:val="007D0FDF"/>
    <w:rsid w:val="007D12F0"/>
    <w:rsid w:val="007D1E9A"/>
    <w:rsid w:val="007D2F24"/>
    <w:rsid w:val="007D3B3E"/>
    <w:rsid w:val="007D4852"/>
    <w:rsid w:val="007D510E"/>
    <w:rsid w:val="007D6B11"/>
    <w:rsid w:val="007D7DE6"/>
    <w:rsid w:val="007E155B"/>
    <w:rsid w:val="007E1D63"/>
    <w:rsid w:val="007E1DA7"/>
    <w:rsid w:val="007E21BA"/>
    <w:rsid w:val="007E2226"/>
    <w:rsid w:val="007E5962"/>
    <w:rsid w:val="007E651B"/>
    <w:rsid w:val="007E6FEF"/>
    <w:rsid w:val="007F0C98"/>
    <w:rsid w:val="007F171B"/>
    <w:rsid w:val="007F3989"/>
    <w:rsid w:val="007F438C"/>
    <w:rsid w:val="007F48BA"/>
    <w:rsid w:val="007F71E5"/>
    <w:rsid w:val="00800318"/>
    <w:rsid w:val="00803250"/>
    <w:rsid w:val="00805B6A"/>
    <w:rsid w:val="008074EF"/>
    <w:rsid w:val="00807FE2"/>
    <w:rsid w:val="00810121"/>
    <w:rsid w:val="00810492"/>
    <w:rsid w:val="0081112B"/>
    <w:rsid w:val="00811C80"/>
    <w:rsid w:val="00812AC7"/>
    <w:rsid w:val="00813692"/>
    <w:rsid w:val="008143EE"/>
    <w:rsid w:val="00814731"/>
    <w:rsid w:val="008149B8"/>
    <w:rsid w:val="008175BB"/>
    <w:rsid w:val="00817A85"/>
    <w:rsid w:val="00820C5F"/>
    <w:rsid w:val="00821C62"/>
    <w:rsid w:val="00822334"/>
    <w:rsid w:val="00822D03"/>
    <w:rsid w:val="00825BE6"/>
    <w:rsid w:val="00826193"/>
    <w:rsid w:val="00826FFB"/>
    <w:rsid w:val="0082783B"/>
    <w:rsid w:val="00830FD6"/>
    <w:rsid w:val="0083252A"/>
    <w:rsid w:val="008336AC"/>
    <w:rsid w:val="00836F4C"/>
    <w:rsid w:val="00840BD1"/>
    <w:rsid w:val="00841E37"/>
    <w:rsid w:val="00842204"/>
    <w:rsid w:val="0084270E"/>
    <w:rsid w:val="00843620"/>
    <w:rsid w:val="00843881"/>
    <w:rsid w:val="00843EAF"/>
    <w:rsid w:val="00844329"/>
    <w:rsid w:val="00844ADA"/>
    <w:rsid w:val="00844B2B"/>
    <w:rsid w:val="008451A8"/>
    <w:rsid w:val="00845374"/>
    <w:rsid w:val="00847632"/>
    <w:rsid w:val="00847F38"/>
    <w:rsid w:val="008504C9"/>
    <w:rsid w:val="008505C8"/>
    <w:rsid w:val="00852B4B"/>
    <w:rsid w:val="00852EF0"/>
    <w:rsid w:val="00854702"/>
    <w:rsid w:val="00855353"/>
    <w:rsid w:val="008562B2"/>
    <w:rsid w:val="008563B1"/>
    <w:rsid w:val="00856884"/>
    <w:rsid w:val="00856F1E"/>
    <w:rsid w:val="00856FAF"/>
    <w:rsid w:val="00860C65"/>
    <w:rsid w:val="00861A35"/>
    <w:rsid w:val="008626DB"/>
    <w:rsid w:val="008631EF"/>
    <w:rsid w:val="00866FD7"/>
    <w:rsid w:val="00870026"/>
    <w:rsid w:val="00870963"/>
    <w:rsid w:val="008713F4"/>
    <w:rsid w:val="0087183C"/>
    <w:rsid w:val="00874308"/>
    <w:rsid w:val="00874A4D"/>
    <w:rsid w:val="00874D39"/>
    <w:rsid w:val="008757D5"/>
    <w:rsid w:val="008774B0"/>
    <w:rsid w:val="008777FB"/>
    <w:rsid w:val="00880F1D"/>
    <w:rsid w:val="00881A8B"/>
    <w:rsid w:val="0088261F"/>
    <w:rsid w:val="00884AB8"/>
    <w:rsid w:val="00885093"/>
    <w:rsid w:val="008851D5"/>
    <w:rsid w:val="0088567F"/>
    <w:rsid w:val="0088759E"/>
    <w:rsid w:val="0089173F"/>
    <w:rsid w:val="00891C84"/>
    <w:rsid w:val="00892061"/>
    <w:rsid w:val="008927FF"/>
    <w:rsid w:val="00892E16"/>
    <w:rsid w:val="00894A4B"/>
    <w:rsid w:val="0089526E"/>
    <w:rsid w:val="00896F11"/>
    <w:rsid w:val="008972DD"/>
    <w:rsid w:val="00897EC6"/>
    <w:rsid w:val="008A01B4"/>
    <w:rsid w:val="008A263E"/>
    <w:rsid w:val="008A2A0A"/>
    <w:rsid w:val="008A2E76"/>
    <w:rsid w:val="008A44CC"/>
    <w:rsid w:val="008A48F4"/>
    <w:rsid w:val="008A51B6"/>
    <w:rsid w:val="008A58E6"/>
    <w:rsid w:val="008A7DBC"/>
    <w:rsid w:val="008B0065"/>
    <w:rsid w:val="008B008A"/>
    <w:rsid w:val="008B044C"/>
    <w:rsid w:val="008B05BC"/>
    <w:rsid w:val="008B4719"/>
    <w:rsid w:val="008B49BC"/>
    <w:rsid w:val="008B4FFE"/>
    <w:rsid w:val="008B5E89"/>
    <w:rsid w:val="008C0FE0"/>
    <w:rsid w:val="008C116C"/>
    <w:rsid w:val="008C15CB"/>
    <w:rsid w:val="008C2FFC"/>
    <w:rsid w:val="008C6C8D"/>
    <w:rsid w:val="008C79DB"/>
    <w:rsid w:val="008D0CFA"/>
    <w:rsid w:val="008D10AA"/>
    <w:rsid w:val="008D12E2"/>
    <w:rsid w:val="008D1AAD"/>
    <w:rsid w:val="008D23D5"/>
    <w:rsid w:val="008D3CEA"/>
    <w:rsid w:val="008D4851"/>
    <w:rsid w:val="008D48CD"/>
    <w:rsid w:val="008D4BB1"/>
    <w:rsid w:val="008D6235"/>
    <w:rsid w:val="008D6C23"/>
    <w:rsid w:val="008D7491"/>
    <w:rsid w:val="008E05DD"/>
    <w:rsid w:val="008E125B"/>
    <w:rsid w:val="008E162E"/>
    <w:rsid w:val="008E214A"/>
    <w:rsid w:val="008E360F"/>
    <w:rsid w:val="008E47AA"/>
    <w:rsid w:val="008E481C"/>
    <w:rsid w:val="008E4CEF"/>
    <w:rsid w:val="008F06AA"/>
    <w:rsid w:val="008F2B5D"/>
    <w:rsid w:val="008F2C0D"/>
    <w:rsid w:val="008F373E"/>
    <w:rsid w:val="008F4B74"/>
    <w:rsid w:val="008F5EF5"/>
    <w:rsid w:val="008F77E1"/>
    <w:rsid w:val="00901261"/>
    <w:rsid w:val="009012FB"/>
    <w:rsid w:val="009014D1"/>
    <w:rsid w:val="0090175D"/>
    <w:rsid w:val="009018F4"/>
    <w:rsid w:val="009019D4"/>
    <w:rsid w:val="00901B8A"/>
    <w:rsid w:val="00901BED"/>
    <w:rsid w:val="00903BA7"/>
    <w:rsid w:val="00904372"/>
    <w:rsid w:val="00905015"/>
    <w:rsid w:val="00905740"/>
    <w:rsid w:val="00907107"/>
    <w:rsid w:val="00914295"/>
    <w:rsid w:val="00914304"/>
    <w:rsid w:val="009144FA"/>
    <w:rsid w:val="0091557B"/>
    <w:rsid w:val="009164EB"/>
    <w:rsid w:val="00916B5C"/>
    <w:rsid w:val="00920204"/>
    <w:rsid w:val="009202EB"/>
    <w:rsid w:val="00920367"/>
    <w:rsid w:val="00920609"/>
    <w:rsid w:val="009210D5"/>
    <w:rsid w:val="00923649"/>
    <w:rsid w:val="00926A26"/>
    <w:rsid w:val="0092760D"/>
    <w:rsid w:val="00930855"/>
    <w:rsid w:val="0093159C"/>
    <w:rsid w:val="00931F66"/>
    <w:rsid w:val="00933DB1"/>
    <w:rsid w:val="00934384"/>
    <w:rsid w:val="009356C8"/>
    <w:rsid w:val="00937985"/>
    <w:rsid w:val="00937CD1"/>
    <w:rsid w:val="009412A4"/>
    <w:rsid w:val="0094171B"/>
    <w:rsid w:val="009458B5"/>
    <w:rsid w:val="00945F40"/>
    <w:rsid w:val="00946AB2"/>
    <w:rsid w:val="00947431"/>
    <w:rsid w:val="00947E33"/>
    <w:rsid w:val="00947F70"/>
    <w:rsid w:val="009514C7"/>
    <w:rsid w:val="00951E8F"/>
    <w:rsid w:val="0095449F"/>
    <w:rsid w:val="0095497E"/>
    <w:rsid w:val="00955081"/>
    <w:rsid w:val="00955111"/>
    <w:rsid w:val="009552AE"/>
    <w:rsid w:val="00956806"/>
    <w:rsid w:val="00956CF0"/>
    <w:rsid w:val="0095705D"/>
    <w:rsid w:val="00961B12"/>
    <w:rsid w:val="009620D2"/>
    <w:rsid w:val="00963645"/>
    <w:rsid w:val="00963CC6"/>
    <w:rsid w:val="00964BA5"/>
    <w:rsid w:val="00967366"/>
    <w:rsid w:val="00971835"/>
    <w:rsid w:val="00973614"/>
    <w:rsid w:val="0097417B"/>
    <w:rsid w:val="0097468F"/>
    <w:rsid w:val="00974EFC"/>
    <w:rsid w:val="00975D0A"/>
    <w:rsid w:val="0097613B"/>
    <w:rsid w:val="0098531F"/>
    <w:rsid w:val="00986413"/>
    <w:rsid w:val="009874C2"/>
    <w:rsid w:val="00987E3B"/>
    <w:rsid w:val="00990366"/>
    <w:rsid w:val="0099070E"/>
    <w:rsid w:val="00991552"/>
    <w:rsid w:val="0099195E"/>
    <w:rsid w:val="00993E71"/>
    <w:rsid w:val="00995196"/>
    <w:rsid w:val="00995524"/>
    <w:rsid w:val="00996050"/>
    <w:rsid w:val="00997509"/>
    <w:rsid w:val="00997AEF"/>
    <w:rsid w:val="00997EA1"/>
    <w:rsid w:val="009A007C"/>
    <w:rsid w:val="009A3010"/>
    <w:rsid w:val="009A30F0"/>
    <w:rsid w:val="009A41F8"/>
    <w:rsid w:val="009A4548"/>
    <w:rsid w:val="009A676A"/>
    <w:rsid w:val="009A75BF"/>
    <w:rsid w:val="009B24C7"/>
    <w:rsid w:val="009B2B3C"/>
    <w:rsid w:val="009B40EE"/>
    <w:rsid w:val="009B48C2"/>
    <w:rsid w:val="009B5B8B"/>
    <w:rsid w:val="009B6076"/>
    <w:rsid w:val="009B6EB8"/>
    <w:rsid w:val="009B722D"/>
    <w:rsid w:val="009B7BB6"/>
    <w:rsid w:val="009C0E83"/>
    <w:rsid w:val="009C22AE"/>
    <w:rsid w:val="009C2AB8"/>
    <w:rsid w:val="009C3EAF"/>
    <w:rsid w:val="009C3EFA"/>
    <w:rsid w:val="009C540E"/>
    <w:rsid w:val="009D414C"/>
    <w:rsid w:val="009D5266"/>
    <w:rsid w:val="009D5A8A"/>
    <w:rsid w:val="009D5D1A"/>
    <w:rsid w:val="009E04FB"/>
    <w:rsid w:val="009E0F66"/>
    <w:rsid w:val="009E3842"/>
    <w:rsid w:val="009E3A50"/>
    <w:rsid w:val="009E55C3"/>
    <w:rsid w:val="009E6CD4"/>
    <w:rsid w:val="009E6E78"/>
    <w:rsid w:val="009E70AE"/>
    <w:rsid w:val="009F032D"/>
    <w:rsid w:val="009F1039"/>
    <w:rsid w:val="009F1D2F"/>
    <w:rsid w:val="009F25DD"/>
    <w:rsid w:val="009F30D0"/>
    <w:rsid w:val="009F3528"/>
    <w:rsid w:val="009F3FBD"/>
    <w:rsid w:val="009F42CC"/>
    <w:rsid w:val="009F4BA4"/>
    <w:rsid w:val="009F4E42"/>
    <w:rsid w:val="009F4E63"/>
    <w:rsid w:val="009F56C3"/>
    <w:rsid w:val="009F58F1"/>
    <w:rsid w:val="009F7E42"/>
    <w:rsid w:val="00A007A7"/>
    <w:rsid w:val="00A01311"/>
    <w:rsid w:val="00A0167D"/>
    <w:rsid w:val="00A04C04"/>
    <w:rsid w:val="00A05082"/>
    <w:rsid w:val="00A05437"/>
    <w:rsid w:val="00A1085B"/>
    <w:rsid w:val="00A10CB4"/>
    <w:rsid w:val="00A12553"/>
    <w:rsid w:val="00A131DE"/>
    <w:rsid w:val="00A134FB"/>
    <w:rsid w:val="00A14659"/>
    <w:rsid w:val="00A14A70"/>
    <w:rsid w:val="00A14AF1"/>
    <w:rsid w:val="00A14B05"/>
    <w:rsid w:val="00A14C14"/>
    <w:rsid w:val="00A14E4B"/>
    <w:rsid w:val="00A14F46"/>
    <w:rsid w:val="00A167D9"/>
    <w:rsid w:val="00A16837"/>
    <w:rsid w:val="00A17180"/>
    <w:rsid w:val="00A17263"/>
    <w:rsid w:val="00A22246"/>
    <w:rsid w:val="00A228D8"/>
    <w:rsid w:val="00A229C3"/>
    <w:rsid w:val="00A23CDE"/>
    <w:rsid w:val="00A26C1C"/>
    <w:rsid w:val="00A26FA2"/>
    <w:rsid w:val="00A2714E"/>
    <w:rsid w:val="00A27B2C"/>
    <w:rsid w:val="00A304B3"/>
    <w:rsid w:val="00A328DD"/>
    <w:rsid w:val="00A33556"/>
    <w:rsid w:val="00A33D60"/>
    <w:rsid w:val="00A4070C"/>
    <w:rsid w:val="00A40D04"/>
    <w:rsid w:val="00A41C4E"/>
    <w:rsid w:val="00A4243E"/>
    <w:rsid w:val="00A45256"/>
    <w:rsid w:val="00A45438"/>
    <w:rsid w:val="00A47110"/>
    <w:rsid w:val="00A47EC9"/>
    <w:rsid w:val="00A505B0"/>
    <w:rsid w:val="00A52261"/>
    <w:rsid w:val="00A5417D"/>
    <w:rsid w:val="00A54599"/>
    <w:rsid w:val="00A547D0"/>
    <w:rsid w:val="00A54E5A"/>
    <w:rsid w:val="00A571F0"/>
    <w:rsid w:val="00A5750C"/>
    <w:rsid w:val="00A5756A"/>
    <w:rsid w:val="00A60172"/>
    <w:rsid w:val="00A6120D"/>
    <w:rsid w:val="00A62723"/>
    <w:rsid w:val="00A62D6F"/>
    <w:rsid w:val="00A6356C"/>
    <w:rsid w:val="00A63769"/>
    <w:rsid w:val="00A63A2A"/>
    <w:rsid w:val="00A63C82"/>
    <w:rsid w:val="00A645FC"/>
    <w:rsid w:val="00A64C41"/>
    <w:rsid w:val="00A658B9"/>
    <w:rsid w:val="00A701A6"/>
    <w:rsid w:val="00A705B3"/>
    <w:rsid w:val="00A70670"/>
    <w:rsid w:val="00A72D42"/>
    <w:rsid w:val="00A732B3"/>
    <w:rsid w:val="00A73EC9"/>
    <w:rsid w:val="00A73F09"/>
    <w:rsid w:val="00A77552"/>
    <w:rsid w:val="00A81CE3"/>
    <w:rsid w:val="00A8325E"/>
    <w:rsid w:val="00A84C31"/>
    <w:rsid w:val="00A908CC"/>
    <w:rsid w:val="00A933AB"/>
    <w:rsid w:val="00A968C4"/>
    <w:rsid w:val="00AA3681"/>
    <w:rsid w:val="00AA3861"/>
    <w:rsid w:val="00AA6345"/>
    <w:rsid w:val="00AB0DE9"/>
    <w:rsid w:val="00AB2151"/>
    <w:rsid w:val="00AB2EFF"/>
    <w:rsid w:val="00AB3DE4"/>
    <w:rsid w:val="00AB4920"/>
    <w:rsid w:val="00AB498C"/>
    <w:rsid w:val="00AB4C31"/>
    <w:rsid w:val="00AB6AC9"/>
    <w:rsid w:val="00AC0234"/>
    <w:rsid w:val="00AC08D4"/>
    <w:rsid w:val="00AC0C75"/>
    <w:rsid w:val="00AC2C20"/>
    <w:rsid w:val="00AC34DC"/>
    <w:rsid w:val="00AC477C"/>
    <w:rsid w:val="00AC4F19"/>
    <w:rsid w:val="00AC6C7F"/>
    <w:rsid w:val="00AC6D7D"/>
    <w:rsid w:val="00AD02C0"/>
    <w:rsid w:val="00AD22C6"/>
    <w:rsid w:val="00AD25FC"/>
    <w:rsid w:val="00AD4296"/>
    <w:rsid w:val="00AE06CE"/>
    <w:rsid w:val="00AE0A63"/>
    <w:rsid w:val="00AE12E0"/>
    <w:rsid w:val="00AE1B43"/>
    <w:rsid w:val="00AE377E"/>
    <w:rsid w:val="00AE5CC7"/>
    <w:rsid w:val="00AE79FA"/>
    <w:rsid w:val="00AF0104"/>
    <w:rsid w:val="00AF1CA5"/>
    <w:rsid w:val="00AF4010"/>
    <w:rsid w:val="00AF568C"/>
    <w:rsid w:val="00AF5B46"/>
    <w:rsid w:val="00B00B74"/>
    <w:rsid w:val="00B00D50"/>
    <w:rsid w:val="00B01531"/>
    <w:rsid w:val="00B01F29"/>
    <w:rsid w:val="00B04708"/>
    <w:rsid w:val="00B052B7"/>
    <w:rsid w:val="00B07961"/>
    <w:rsid w:val="00B1078F"/>
    <w:rsid w:val="00B10F50"/>
    <w:rsid w:val="00B1134A"/>
    <w:rsid w:val="00B120BB"/>
    <w:rsid w:val="00B1215D"/>
    <w:rsid w:val="00B131A7"/>
    <w:rsid w:val="00B134F4"/>
    <w:rsid w:val="00B137F5"/>
    <w:rsid w:val="00B15973"/>
    <w:rsid w:val="00B1626A"/>
    <w:rsid w:val="00B16995"/>
    <w:rsid w:val="00B16C5A"/>
    <w:rsid w:val="00B17DD8"/>
    <w:rsid w:val="00B20CAB"/>
    <w:rsid w:val="00B2130E"/>
    <w:rsid w:val="00B2217F"/>
    <w:rsid w:val="00B23D3C"/>
    <w:rsid w:val="00B25933"/>
    <w:rsid w:val="00B265B9"/>
    <w:rsid w:val="00B26ED1"/>
    <w:rsid w:val="00B2786F"/>
    <w:rsid w:val="00B3052C"/>
    <w:rsid w:val="00B307C3"/>
    <w:rsid w:val="00B31A69"/>
    <w:rsid w:val="00B3210A"/>
    <w:rsid w:val="00B349DD"/>
    <w:rsid w:val="00B35715"/>
    <w:rsid w:val="00B35876"/>
    <w:rsid w:val="00B407C9"/>
    <w:rsid w:val="00B40CC3"/>
    <w:rsid w:val="00B4371E"/>
    <w:rsid w:val="00B44EA4"/>
    <w:rsid w:val="00B45F8D"/>
    <w:rsid w:val="00B47B9C"/>
    <w:rsid w:val="00B50211"/>
    <w:rsid w:val="00B5252D"/>
    <w:rsid w:val="00B52DDA"/>
    <w:rsid w:val="00B52FD0"/>
    <w:rsid w:val="00B53C1D"/>
    <w:rsid w:val="00B53DFB"/>
    <w:rsid w:val="00B54CAF"/>
    <w:rsid w:val="00B564C8"/>
    <w:rsid w:val="00B5731E"/>
    <w:rsid w:val="00B57BAD"/>
    <w:rsid w:val="00B604C8"/>
    <w:rsid w:val="00B61443"/>
    <w:rsid w:val="00B629C8"/>
    <w:rsid w:val="00B63038"/>
    <w:rsid w:val="00B634A2"/>
    <w:rsid w:val="00B6362B"/>
    <w:rsid w:val="00B63CAA"/>
    <w:rsid w:val="00B6474E"/>
    <w:rsid w:val="00B653B1"/>
    <w:rsid w:val="00B6587A"/>
    <w:rsid w:val="00B669A9"/>
    <w:rsid w:val="00B66A77"/>
    <w:rsid w:val="00B672B4"/>
    <w:rsid w:val="00B74456"/>
    <w:rsid w:val="00B74849"/>
    <w:rsid w:val="00B75A45"/>
    <w:rsid w:val="00B76AEA"/>
    <w:rsid w:val="00B76F52"/>
    <w:rsid w:val="00B8013E"/>
    <w:rsid w:val="00B81098"/>
    <w:rsid w:val="00B84A42"/>
    <w:rsid w:val="00B84D70"/>
    <w:rsid w:val="00B85D7D"/>
    <w:rsid w:val="00B86458"/>
    <w:rsid w:val="00B86EBB"/>
    <w:rsid w:val="00B87F86"/>
    <w:rsid w:val="00B91440"/>
    <w:rsid w:val="00B92C8C"/>
    <w:rsid w:val="00B94B82"/>
    <w:rsid w:val="00B94DAB"/>
    <w:rsid w:val="00B95C67"/>
    <w:rsid w:val="00B95DF6"/>
    <w:rsid w:val="00B97C8E"/>
    <w:rsid w:val="00BA234A"/>
    <w:rsid w:val="00BA2367"/>
    <w:rsid w:val="00BA4E68"/>
    <w:rsid w:val="00BA711D"/>
    <w:rsid w:val="00BB0B8D"/>
    <w:rsid w:val="00BB0F85"/>
    <w:rsid w:val="00BB27EE"/>
    <w:rsid w:val="00BB303B"/>
    <w:rsid w:val="00BB52E8"/>
    <w:rsid w:val="00BB6073"/>
    <w:rsid w:val="00BB6A32"/>
    <w:rsid w:val="00BB6B84"/>
    <w:rsid w:val="00BB76C5"/>
    <w:rsid w:val="00BB7E5A"/>
    <w:rsid w:val="00BC1F85"/>
    <w:rsid w:val="00BC2A90"/>
    <w:rsid w:val="00BC4626"/>
    <w:rsid w:val="00BC4656"/>
    <w:rsid w:val="00BC5337"/>
    <w:rsid w:val="00BC5ADD"/>
    <w:rsid w:val="00BC6441"/>
    <w:rsid w:val="00BC71DC"/>
    <w:rsid w:val="00BD0D76"/>
    <w:rsid w:val="00BD1BB6"/>
    <w:rsid w:val="00BD2AD9"/>
    <w:rsid w:val="00BD2B2C"/>
    <w:rsid w:val="00BD2F79"/>
    <w:rsid w:val="00BD3C7C"/>
    <w:rsid w:val="00BD4F61"/>
    <w:rsid w:val="00BD5945"/>
    <w:rsid w:val="00BD59C7"/>
    <w:rsid w:val="00BD6457"/>
    <w:rsid w:val="00BD6CA2"/>
    <w:rsid w:val="00BD6DF5"/>
    <w:rsid w:val="00BD6EC7"/>
    <w:rsid w:val="00BD6FBF"/>
    <w:rsid w:val="00BE15F1"/>
    <w:rsid w:val="00BE1652"/>
    <w:rsid w:val="00BE2E1D"/>
    <w:rsid w:val="00BE3445"/>
    <w:rsid w:val="00BE3D7F"/>
    <w:rsid w:val="00BE531C"/>
    <w:rsid w:val="00BE55B9"/>
    <w:rsid w:val="00BF043B"/>
    <w:rsid w:val="00BF1369"/>
    <w:rsid w:val="00BF269C"/>
    <w:rsid w:val="00BF360B"/>
    <w:rsid w:val="00BF3B74"/>
    <w:rsid w:val="00BF41E8"/>
    <w:rsid w:val="00BF4D3F"/>
    <w:rsid w:val="00BF551B"/>
    <w:rsid w:val="00BF567F"/>
    <w:rsid w:val="00BF5C55"/>
    <w:rsid w:val="00BF5FCB"/>
    <w:rsid w:val="00C0099E"/>
    <w:rsid w:val="00C00BF4"/>
    <w:rsid w:val="00C0233B"/>
    <w:rsid w:val="00C136FE"/>
    <w:rsid w:val="00C1370E"/>
    <w:rsid w:val="00C137D4"/>
    <w:rsid w:val="00C142E4"/>
    <w:rsid w:val="00C146C3"/>
    <w:rsid w:val="00C14BDF"/>
    <w:rsid w:val="00C20315"/>
    <w:rsid w:val="00C20B9A"/>
    <w:rsid w:val="00C21621"/>
    <w:rsid w:val="00C21C5B"/>
    <w:rsid w:val="00C23679"/>
    <w:rsid w:val="00C23988"/>
    <w:rsid w:val="00C246A8"/>
    <w:rsid w:val="00C26614"/>
    <w:rsid w:val="00C27051"/>
    <w:rsid w:val="00C3036B"/>
    <w:rsid w:val="00C307DF"/>
    <w:rsid w:val="00C310E2"/>
    <w:rsid w:val="00C3159F"/>
    <w:rsid w:val="00C321B6"/>
    <w:rsid w:val="00C323EE"/>
    <w:rsid w:val="00C32E74"/>
    <w:rsid w:val="00C3389E"/>
    <w:rsid w:val="00C33D96"/>
    <w:rsid w:val="00C34129"/>
    <w:rsid w:val="00C349BC"/>
    <w:rsid w:val="00C36D36"/>
    <w:rsid w:val="00C374B8"/>
    <w:rsid w:val="00C374F2"/>
    <w:rsid w:val="00C375D0"/>
    <w:rsid w:val="00C4091C"/>
    <w:rsid w:val="00C45A26"/>
    <w:rsid w:val="00C46E3F"/>
    <w:rsid w:val="00C506E3"/>
    <w:rsid w:val="00C5073D"/>
    <w:rsid w:val="00C55F1B"/>
    <w:rsid w:val="00C575DB"/>
    <w:rsid w:val="00C6098A"/>
    <w:rsid w:val="00C628DC"/>
    <w:rsid w:val="00C63D34"/>
    <w:rsid w:val="00C641CA"/>
    <w:rsid w:val="00C6427B"/>
    <w:rsid w:val="00C658C3"/>
    <w:rsid w:val="00C67A8D"/>
    <w:rsid w:val="00C736F7"/>
    <w:rsid w:val="00C73780"/>
    <w:rsid w:val="00C749E9"/>
    <w:rsid w:val="00C74BFE"/>
    <w:rsid w:val="00C75773"/>
    <w:rsid w:val="00C77F9E"/>
    <w:rsid w:val="00C800A8"/>
    <w:rsid w:val="00C80AFC"/>
    <w:rsid w:val="00C82376"/>
    <w:rsid w:val="00C82809"/>
    <w:rsid w:val="00C828A8"/>
    <w:rsid w:val="00C83E47"/>
    <w:rsid w:val="00C8423E"/>
    <w:rsid w:val="00C84CA9"/>
    <w:rsid w:val="00C84E51"/>
    <w:rsid w:val="00C87E07"/>
    <w:rsid w:val="00C9009C"/>
    <w:rsid w:val="00C904D1"/>
    <w:rsid w:val="00C908FC"/>
    <w:rsid w:val="00C914A2"/>
    <w:rsid w:val="00C91568"/>
    <w:rsid w:val="00C922BF"/>
    <w:rsid w:val="00C93135"/>
    <w:rsid w:val="00C93CF1"/>
    <w:rsid w:val="00C94ED8"/>
    <w:rsid w:val="00C95F8D"/>
    <w:rsid w:val="00C97478"/>
    <w:rsid w:val="00C9764F"/>
    <w:rsid w:val="00CA416E"/>
    <w:rsid w:val="00CA474D"/>
    <w:rsid w:val="00CA528D"/>
    <w:rsid w:val="00CA6FD2"/>
    <w:rsid w:val="00CB0ABA"/>
    <w:rsid w:val="00CB0BAA"/>
    <w:rsid w:val="00CB1851"/>
    <w:rsid w:val="00CB6155"/>
    <w:rsid w:val="00CB648B"/>
    <w:rsid w:val="00CB7215"/>
    <w:rsid w:val="00CB7B1C"/>
    <w:rsid w:val="00CB7DDA"/>
    <w:rsid w:val="00CC0D80"/>
    <w:rsid w:val="00CC2682"/>
    <w:rsid w:val="00CC4FA2"/>
    <w:rsid w:val="00CC593B"/>
    <w:rsid w:val="00CD01F6"/>
    <w:rsid w:val="00CD0A6F"/>
    <w:rsid w:val="00CD0DCF"/>
    <w:rsid w:val="00CD3726"/>
    <w:rsid w:val="00CD51BC"/>
    <w:rsid w:val="00CD5F77"/>
    <w:rsid w:val="00CD60AA"/>
    <w:rsid w:val="00CD60D2"/>
    <w:rsid w:val="00CE06DC"/>
    <w:rsid w:val="00CE0DD7"/>
    <w:rsid w:val="00CE14D9"/>
    <w:rsid w:val="00CE191A"/>
    <w:rsid w:val="00CE2A2A"/>
    <w:rsid w:val="00CE34C8"/>
    <w:rsid w:val="00CE434E"/>
    <w:rsid w:val="00CE52B3"/>
    <w:rsid w:val="00CE702D"/>
    <w:rsid w:val="00CE7D53"/>
    <w:rsid w:val="00CE7F80"/>
    <w:rsid w:val="00CF0043"/>
    <w:rsid w:val="00CF069D"/>
    <w:rsid w:val="00CF193D"/>
    <w:rsid w:val="00CF2FBC"/>
    <w:rsid w:val="00CF3056"/>
    <w:rsid w:val="00CF3484"/>
    <w:rsid w:val="00CF3F1A"/>
    <w:rsid w:val="00CF48BB"/>
    <w:rsid w:val="00CF7135"/>
    <w:rsid w:val="00CF714F"/>
    <w:rsid w:val="00D0134C"/>
    <w:rsid w:val="00D01858"/>
    <w:rsid w:val="00D02891"/>
    <w:rsid w:val="00D03F8A"/>
    <w:rsid w:val="00D040EC"/>
    <w:rsid w:val="00D0575F"/>
    <w:rsid w:val="00D1033F"/>
    <w:rsid w:val="00D109C8"/>
    <w:rsid w:val="00D11292"/>
    <w:rsid w:val="00D1157A"/>
    <w:rsid w:val="00D11BCD"/>
    <w:rsid w:val="00D1303A"/>
    <w:rsid w:val="00D1447F"/>
    <w:rsid w:val="00D17079"/>
    <w:rsid w:val="00D2244B"/>
    <w:rsid w:val="00D2290A"/>
    <w:rsid w:val="00D22917"/>
    <w:rsid w:val="00D22C5F"/>
    <w:rsid w:val="00D2523C"/>
    <w:rsid w:val="00D25AE8"/>
    <w:rsid w:val="00D25BFD"/>
    <w:rsid w:val="00D26D86"/>
    <w:rsid w:val="00D3199B"/>
    <w:rsid w:val="00D319FD"/>
    <w:rsid w:val="00D33D46"/>
    <w:rsid w:val="00D35248"/>
    <w:rsid w:val="00D358DF"/>
    <w:rsid w:val="00D362E5"/>
    <w:rsid w:val="00D36A6D"/>
    <w:rsid w:val="00D37ED7"/>
    <w:rsid w:val="00D40715"/>
    <w:rsid w:val="00D4082F"/>
    <w:rsid w:val="00D41ABC"/>
    <w:rsid w:val="00D4224F"/>
    <w:rsid w:val="00D439B1"/>
    <w:rsid w:val="00D44152"/>
    <w:rsid w:val="00D443DA"/>
    <w:rsid w:val="00D45A8C"/>
    <w:rsid w:val="00D470B1"/>
    <w:rsid w:val="00D47412"/>
    <w:rsid w:val="00D50664"/>
    <w:rsid w:val="00D50B5F"/>
    <w:rsid w:val="00D52EB3"/>
    <w:rsid w:val="00D554B8"/>
    <w:rsid w:val="00D55B06"/>
    <w:rsid w:val="00D55F6D"/>
    <w:rsid w:val="00D56E34"/>
    <w:rsid w:val="00D61A78"/>
    <w:rsid w:val="00D621B0"/>
    <w:rsid w:val="00D623CF"/>
    <w:rsid w:val="00D62681"/>
    <w:rsid w:val="00D62973"/>
    <w:rsid w:val="00D63F9F"/>
    <w:rsid w:val="00D648FF"/>
    <w:rsid w:val="00D65FFD"/>
    <w:rsid w:val="00D66232"/>
    <w:rsid w:val="00D664E2"/>
    <w:rsid w:val="00D66CD1"/>
    <w:rsid w:val="00D66FEB"/>
    <w:rsid w:val="00D676B3"/>
    <w:rsid w:val="00D700DB"/>
    <w:rsid w:val="00D70862"/>
    <w:rsid w:val="00D721D3"/>
    <w:rsid w:val="00D72535"/>
    <w:rsid w:val="00D73721"/>
    <w:rsid w:val="00D73CD0"/>
    <w:rsid w:val="00D75532"/>
    <w:rsid w:val="00D7634B"/>
    <w:rsid w:val="00D80312"/>
    <w:rsid w:val="00D80F08"/>
    <w:rsid w:val="00D843F3"/>
    <w:rsid w:val="00D852F1"/>
    <w:rsid w:val="00D85D3A"/>
    <w:rsid w:val="00D94234"/>
    <w:rsid w:val="00D94BDD"/>
    <w:rsid w:val="00D9580D"/>
    <w:rsid w:val="00DA49C5"/>
    <w:rsid w:val="00DA68AA"/>
    <w:rsid w:val="00DA6A5D"/>
    <w:rsid w:val="00DA6FE2"/>
    <w:rsid w:val="00DA7A60"/>
    <w:rsid w:val="00DA7D26"/>
    <w:rsid w:val="00DB4442"/>
    <w:rsid w:val="00DB57A0"/>
    <w:rsid w:val="00DB5AE1"/>
    <w:rsid w:val="00DB6361"/>
    <w:rsid w:val="00DB6605"/>
    <w:rsid w:val="00DB6FA0"/>
    <w:rsid w:val="00DB7503"/>
    <w:rsid w:val="00DB75F7"/>
    <w:rsid w:val="00DB7E48"/>
    <w:rsid w:val="00DC1847"/>
    <w:rsid w:val="00DC3064"/>
    <w:rsid w:val="00DC377B"/>
    <w:rsid w:val="00DC54F8"/>
    <w:rsid w:val="00DC5AEB"/>
    <w:rsid w:val="00DD08E8"/>
    <w:rsid w:val="00DD13E9"/>
    <w:rsid w:val="00DD2AEB"/>
    <w:rsid w:val="00DD40AC"/>
    <w:rsid w:val="00DD43A0"/>
    <w:rsid w:val="00DD51BC"/>
    <w:rsid w:val="00DD5252"/>
    <w:rsid w:val="00DD5422"/>
    <w:rsid w:val="00DD62EE"/>
    <w:rsid w:val="00DD66CD"/>
    <w:rsid w:val="00DD686D"/>
    <w:rsid w:val="00DD776F"/>
    <w:rsid w:val="00DD7EA1"/>
    <w:rsid w:val="00DE1CE0"/>
    <w:rsid w:val="00DE2977"/>
    <w:rsid w:val="00DE3F46"/>
    <w:rsid w:val="00DE6F11"/>
    <w:rsid w:val="00DE75AB"/>
    <w:rsid w:val="00DE7B2B"/>
    <w:rsid w:val="00DF0119"/>
    <w:rsid w:val="00DF026B"/>
    <w:rsid w:val="00DF0DD9"/>
    <w:rsid w:val="00DF1E9D"/>
    <w:rsid w:val="00DF2CCA"/>
    <w:rsid w:val="00DF3A5A"/>
    <w:rsid w:val="00DF56A3"/>
    <w:rsid w:val="00DF6249"/>
    <w:rsid w:val="00DF6F1A"/>
    <w:rsid w:val="00E00BC4"/>
    <w:rsid w:val="00E01696"/>
    <w:rsid w:val="00E02B9E"/>
    <w:rsid w:val="00E03231"/>
    <w:rsid w:val="00E06638"/>
    <w:rsid w:val="00E07E77"/>
    <w:rsid w:val="00E10B26"/>
    <w:rsid w:val="00E127CF"/>
    <w:rsid w:val="00E12BB8"/>
    <w:rsid w:val="00E16477"/>
    <w:rsid w:val="00E17644"/>
    <w:rsid w:val="00E219BD"/>
    <w:rsid w:val="00E24264"/>
    <w:rsid w:val="00E2654D"/>
    <w:rsid w:val="00E27F78"/>
    <w:rsid w:val="00E30FE9"/>
    <w:rsid w:val="00E31246"/>
    <w:rsid w:val="00E3206B"/>
    <w:rsid w:val="00E32E37"/>
    <w:rsid w:val="00E32E64"/>
    <w:rsid w:val="00E3380C"/>
    <w:rsid w:val="00E3627C"/>
    <w:rsid w:val="00E368C3"/>
    <w:rsid w:val="00E42A64"/>
    <w:rsid w:val="00E43355"/>
    <w:rsid w:val="00E44207"/>
    <w:rsid w:val="00E45F8C"/>
    <w:rsid w:val="00E46D35"/>
    <w:rsid w:val="00E4717D"/>
    <w:rsid w:val="00E50E3B"/>
    <w:rsid w:val="00E52F46"/>
    <w:rsid w:val="00E53B7F"/>
    <w:rsid w:val="00E54A46"/>
    <w:rsid w:val="00E55CCF"/>
    <w:rsid w:val="00E56524"/>
    <w:rsid w:val="00E57958"/>
    <w:rsid w:val="00E57A6A"/>
    <w:rsid w:val="00E60791"/>
    <w:rsid w:val="00E628BB"/>
    <w:rsid w:val="00E6430C"/>
    <w:rsid w:val="00E64370"/>
    <w:rsid w:val="00E6536A"/>
    <w:rsid w:val="00E65B44"/>
    <w:rsid w:val="00E66353"/>
    <w:rsid w:val="00E67D76"/>
    <w:rsid w:val="00E70063"/>
    <w:rsid w:val="00E70ADF"/>
    <w:rsid w:val="00E720A8"/>
    <w:rsid w:val="00E72F58"/>
    <w:rsid w:val="00E741A5"/>
    <w:rsid w:val="00E75E2C"/>
    <w:rsid w:val="00E75ED7"/>
    <w:rsid w:val="00E7666D"/>
    <w:rsid w:val="00E77307"/>
    <w:rsid w:val="00E7771E"/>
    <w:rsid w:val="00E80B83"/>
    <w:rsid w:val="00E816B1"/>
    <w:rsid w:val="00E82BE6"/>
    <w:rsid w:val="00E831AB"/>
    <w:rsid w:val="00E83E45"/>
    <w:rsid w:val="00E8400C"/>
    <w:rsid w:val="00E84571"/>
    <w:rsid w:val="00E8544C"/>
    <w:rsid w:val="00E868E9"/>
    <w:rsid w:val="00E91523"/>
    <w:rsid w:val="00E9255C"/>
    <w:rsid w:val="00E928F7"/>
    <w:rsid w:val="00E930AA"/>
    <w:rsid w:val="00E9366C"/>
    <w:rsid w:val="00E93A56"/>
    <w:rsid w:val="00E958B7"/>
    <w:rsid w:val="00E95CD1"/>
    <w:rsid w:val="00E95E89"/>
    <w:rsid w:val="00E961A1"/>
    <w:rsid w:val="00E963A6"/>
    <w:rsid w:val="00E97069"/>
    <w:rsid w:val="00EA12C0"/>
    <w:rsid w:val="00EA2274"/>
    <w:rsid w:val="00EA5610"/>
    <w:rsid w:val="00EB2DA7"/>
    <w:rsid w:val="00EB35F3"/>
    <w:rsid w:val="00EB381C"/>
    <w:rsid w:val="00EB4885"/>
    <w:rsid w:val="00EB5280"/>
    <w:rsid w:val="00EB52F5"/>
    <w:rsid w:val="00EB5455"/>
    <w:rsid w:val="00EB5E68"/>
    <w:rsid w:val="00EB7F64"/>
    <w:rsid w:val="00EC0029"/>
    <w:rsid w:val="00EC0F1C"/>
    <w:rsid w:val="00EC2C02"/>
    <w:rsid w:val="00EC48DC"/>
    <w:rsid w:val="00EC493B"/>
    <w:rsid w:val="00EC4FA7"/>
    <w:rsid w:val="00EC5E2A"/>
    <w:rsid w:val="00EC68BE"/>
    <w:rsid w:val="00EC7EF5"/>
    <w:rsid w:val="00ED07F4"/>
    <w:rsid w:val="00ED097E"/>
    <w:rsid w:val="00ED0EB7"/>
    <w:rsid w:val="00ED106A"/>
    <w:rsid w:val="00ED1AB0"/>
    <w:rsid w:val="00ED2B8B"/>
    <w:rsid w:val="00ED3A8C"/>
    <w:rsid w:val="00ED6562"/>
    <w:rsid w:val="00ED65E2"/>
    <w:rsid w:val="00ED70B5"/>
    <w:rsid w:val="00ED724E"/>
    <w:rsid w:val="00ED760A"/>
    <w:rsid w:val="00ED799D"/>
    <w:rsid w:val="00EE145E"/>
    <w:rsid w:val="00EE260C"/>
    <w:rsid w:val="00EE3251"/>
    <w:rsid w:val="00EE46AA"/>
    <w:rsid w:val="00EE49FD"/>
    <w:rsid w:val="00EE4A9B"/>
    <w:rsid w:val="00EE5012"/>
    <w:rsid w:val="00EE56DA"/>
    <w:rsid w:val="00EE5AB5"/>
    <w:rsid w:val="00EF20FA"/>
    <w:rsid w:val="00EF2FA5"/>
    <w:rsid w:val="00EF3E64"/>
    <w:rsid w:val="00EF41E5"/>
    <w:rsid w:val="00EF4209"/>
    <w:rsid w:val="00EF42FE"/>
    <w:rsid w:val="00EF4775"/>
    <w:rsid w:val="00EF63C7"/>
    <w:rsid w:val="00EF6D5E"/>
    <w:rsid w:val="00EF7980"/>
    <w:rsid w:val="00F00977"/>
    <w:rsid w:val="00F00F4D"/>
    <w:rsid w:val="00F02875"/>
    <w:rsid w:val="00F02ECA"/>
    <w:rsid w:val="00F037C0"/>
    <w:rsid w:val="00F04CC2"/>
    <w:rsid w:val="00F05FA5"/>
    <w:rsid w:val="00F070C5"/>
    <w:rsid w:val="00F11F08"/>
    <w:rsid w:val="00F121D6"/>
    <w:rsid w:val="00F12DA7"/>
    <w:rsid w:val="00F1399A"/>
    <w:rsid w:val="00F15148"/>
    <w:rsid w:val="00F166F4"/>
    <w:rsid w:val="00F1677C"/>
    <w:rsid w:val="00F171AB"/>
    <w:rsid w:val="00F21EFE"/>
    <w:rsid w:val="00F22276"/>
    <w:rsid w:val="00F225F0"/>
    <w:rsid w:val="00F22C53"/>
    <w:rsid w:val="00F23C59"/>
    <w:rsid w:val="00F2544B"/>
    <w:rsid w:val="00F25B6B"/>
    <w:rsid w:val="00F25F95"/>
    <w:rsid w:val="00F26DF4"/>
    <w:rsid w:val="00F301FA"/>
    <w:rsid w:val="00F313CA"/>
    <w:rsid w:val="00F33541"/>
    <w:rsid w:val="00F33E8C"/>
    <w:rsid w:val="00F34220"/>
    <w:rsid w:val="00F3534A"/>
    <w:rsid w:val="00F35548"/>
    <w:rsid w:val="00F3620B"/>
    <w:rsid w:val="00F36FE5"/>
    <w:rsid w:val="00F37CCB"/>
    <w:rsid w:val="00F40B2A"/>
    <w:rsid w:val="00F40D30"/>
    <w:rsid w:val="00F42077"/>
    <w:rsid w:val="00F42582"/>
    <w:rsid w:val="00F42BC2"/>
    <w:rsid w:val="00F4447B"/>
    <w:rsid w:val="00F44B6E"/>
    <w:rsid w:val="00F44DFB"/>
    <w:rsid w:val="00F47323"/>
    <w:rsid w:val="00F47B04"/>
    <w:rsid w:val="00F47D58"/>
    <w:rsid w:val="00F47EFD"/>
    <w:rsid w:val="00F520F8"/>
    <w:rsid w:val="00F521A6"/>
    <w:rsid w:val="00F5270D"/>
    <w:rsid w:val="00F53104"/>
    <w:rsid w:val="00F533AF"/>
    <w:rsid w:val="00F53773"/>
    <w:rsid w:val="00F5527C"/>
    <w:rsid w:val="00F5533B"/>
    <w:rsid w:val="00F57BF0"/>
    <w:rsid w:val="00F60954"/>
    <w:rsid w:val="00F60E49"/>
    <w:rsid w:val="00F633DF"/>
    <w:rsid w:val="00F67A5B"/>
    <w:rsid w:val="00F70894"/>
    <w:rsid w:val="00F714F6"/>
    <w:rsid w:val="00F738EB"/>
    <w:rsid w:val="00F74932"/>
    <w:rsid w:val="00F7549C"/>
    <w:rsid w:val="00F75967"/>
    <w:rsid w:val="00F75A2C"/>
    <w:rsid w:val="00F75ED7"/>
    <w:rsid w:val="00F76653"/>
    <w:rsid w:val="00F822CF"/>
    <w:rsid w:val="00F8249C"/>
    <w:rsid w:val="00F83F51"/>
    <w:rsid w:val="00F8402E"/>
    <w:rsid w:val="00F85A19"/>
    <w:rsid w:val="00F85DD6"/>
    <w:rsid w:val="00F86080"/>
    <w:rsid w:val="00F8698E"/>
    <w:rsid w:val="00F8709B"/>
    <w:rsid w:val="00F878CD"/>
    <w:rsid w:val="00F87C7A"/>
    <w:rsid w:val="00F915DB"/>
    <w:rsid w:val="00F93152"/>
    <w:rsid w:val="00F9387B"/>
    <w:rsid w:val="00F93ECF"/>
    <w:rsid w:val="00F944CB"/>
    <w:rsid w:val="00F956BD"/>
    <w:rsid w:val="00F96BC7"/>
    <w:rsid w:val="00F9715B"/>
    <w:rsid w:val="00FA0993"/>
    <w:rsid w:val="00FA2424"/>
    <w:rsid w:val="00FA4067"/>
    <w:rsid w:val="00FA5F3C"/>
    <w:rsid w:val="00FA61A3"/>
    <w:rsid w:val="00FA646F"/>
    <w:rsid w:val="00FA66FC"/>
    <w:rsid w:val="00FA6B74"/>
    <w:rsid w:val="00FA7115"/>
    <w:rsid w:val="00FA7A67"/>
    <w:rsid w:val="00FB28DD"/>
    <w:rsid w:val="00FB2DC2"/>
    <w:rsid w:val="00FB2FA2"/>
    <w:rsid w:val="00FB3536"/>
    <w:rsid w:val="00FB3BA3"/>
    <w:rsid w:val="00FB62CC"/>
    <w:rsid w:val="00FC0120"/>
    <w:rsid w:val="00FC3176"/>
    <w:rsid w:val="00FC33B1"/>
    <w:rsid w:val="00FC3608"/>
    <w:rsid w:val="00FC5669"/>
    <w:rsid w:val="00FC607A"/>
    <w:rsid w:val="00FD0390"/>
    <w:rsid w:val="00FD06A2"/>
    <w:rsid w:val="00FD0AA9"/>
    <w:rsid w:val="00FD0AAB"/>
    <w:rsid w:val="00FD3B11"/>
    <w:rsid w:val="00FD3F38"/>
    <w:rsid w:val="00FD4CE9"/>
    <w:rsid w:val="00FD61EC"/>
    <w:rsid w:val="00FD6FDC"/>
    <w:rsid w:val="00FE193B"/>
    <w:rsid w:val="00FE3C8C"/>
    <w:rsid w:val="00FE44B3"/>
    <w:rsid w:val="00FE626C"/>
    <w:rsid w:val="00FE6731"/>
    <w:rsid w:val="00FE6CCE"/>
    <w:rsid w:val="00FE7121"/>
    <w:rsid w:val="00FE7F89"/>
    <w:rsid w:val="00FF078A"/>
    <w:rsid w:val="00FF0F44"/>
    <w:rsid w:val="00FF24C4"/>
    <w:rsid w:val="00FF2C3D"/>
    <w:rsid w:val="00FF63EC"/>
    <w:rsid w:val="00FF7588"/>
    <w:rsid w:val="00FF7A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6B288D72"/>
  <w15:docId w15:val="{72FE4960-8286-4EC5-A3BE-6EA936B30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1DAF"/>
    <w:pPr>
      <w:widowControl w:val="0"/>
      <w:jc w:val="both"/>
    </w:pPr>
  </w:style>
  <w:style w:type="paragraph" w:styleId="1">
    <w:name w:val="heading 1"/>
    <w:basedOn w:val="a"/>
    <w:next w:val="a"/>
    <w:link w:val="10"/>
    <w:uiPriority w:val="9"/>
    <w:qFormat/>
    <w:rsid w:val="00B2130E"/>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qFormat/>
    <w:rsid w:val="004655DE"/>
    <w:pPr>
      <w:keepNext/>
      <w:keepLines/>
      <w:numPr>
        <w:ilvl w:val="1"/>
        <w:numId w:val="1"/>
      </w:numPr>
      <w:tabs>
        <w:tab w:val="left" w:pos="576"/>
      </w:tabs>
      <w:spacing w:before="240" w:after="120" w:line="300" w:lineRule="auto"/>
      <w:outlineLvl w:val="1"/>
    </w:pPr>
    <w:rPr>
      <w:rFonts w:ascii="Times New Roman" w:eastAsia="宋体" w:hAnsi="Times New Roman" w:cs="Times New Roman"/>
      <w:b/>
      <w:sz w:val="28"/>
      <w:szCs w:val="20"/>
    </w:rPr>
  </w:style>
  <w:style w:type="paragraph" w:styleId="3">
    <w:name w:val="heading 3"/>
    <w:basedOn w:val="a"/>
    <w:next w:val="a"/>
    <w:link w:val="30"/>
    <w:qFormat/>
    <w:rsid w:val="00BB7E5A"/>
    <w:pPr>
      <w:keepNext/>
      <w:keepLines/>
      <w:numPr>
        <w:ilvl w:val="2"/>
        <w:numId w:val="1"/>
      </w:numPr>
      <w:tabs>
        <w:tab w:val="left" w:pos="432"/>
      </w:tabs>
      <w:spacing w:before="120" w:after="120" w:line="300" w:lineRule="auto"/>
      <w:ind w:left="1429" w:rightChars="100" w:right="210"/>
      <w:outlineLvl w:val="2"/>
    </w:pPr>
    <w:rPr>
      <w:rFonts w:ascii="宋体" w:eastAsia="宋体" w:hAnsi="宋体" w:cs="Times New Roman"/>
      <w:b/>
      <w:sz w:val="28"/>
      <w:szCs w:val="20"/>
    </w:rPr>
  </w:style>
  <w:style w:type="paragraph" w:styleId="4">
    <w:name w:val="heading 4"/>
    <w:basedOn w:val="a"/>
    <w:next w:val="a"/>
    <w:link w:val="40"/>
    <w:qFormat/>
    <w:rsid w:val="00795AA8"/>
    <w:pPr>
      <w:keepNext/>
      <w:keepLines/>
      <w:numPr>
        <w:ilvl w:val="3"/>
        <w:numId w:val="1"/>
      </w:numPr>
      <w:spacing w:before="120" w:after="120" w:line="300" w:lineRule="auto"/>
      <w:ind w:left="864"/>
      <w:outlineLvl w:val="3"/>
    </w:pPr>
    <w:rPr>
      <w:rFonts w:ascii="Times New Roman" w:eastAsia="宋体" w:hAnsi="Times New Roman" w:cs="Times New Roman"/>
      <w:b/>
      <w:sz w:val="28"/>
      <w:szCs w:val="20"/>
    </w:rPr>
  </w:style>
  <w:style w:type="paragraph" w:styleId="5">
    <w:name w:val="heading 5"/>
    <w:basedOn w:val="a"/>
    <w:next w:val="a"/>
    <w:link w:val="50"/>
    <w:uiPriority w:val="9"/>
    <w:unhideWhenUsed/>
    <w:qFormat/>
    <w:rsid w:val="00795AA8"/>
    <w:pPr>
      <w:keepNext/>
      <w:keepLines/>
      <w:numPr>
        <w:ilvl w:val="4"/>
        <w:numId w:val="1"/>
      </w:numPr>
      <w:spacing w:before="280" w:after="290" w:line="376" w:lineRule="auto"/>
      <w:ind w:left="1008"/>
      <w:outlineLvl w:val="4"/>
    </w:pPr>
    <w:rPr>
      <w:bCs/>
      <w:sz w:val="28"/>
      <w:szCs w:val="28"/>
    </w:rPr>
  </w:style>
  <w:style w:type="paragraph" w:styleId="6">
    <w:name w:val="heading 6"/>
    <w:basedOn w:val="a"/>
    <w:next w:val="a"/>
    <w:link w:val="60"/>
    <w:uiPriority w:val="9"/>
    <w:unhideWhenUsed/>
    <w:qFormat/>
    <w:rsid w:val="00CC0D8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C0D8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unhideWhenUsed/>
    <w:qFormat/>
    <w:rsid w:val="00CC0D8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unhideWhenUsed/>
    <w:qFormat/>
    <w:rsid w:val="00CC0D8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2130E"/>
    <w:rPr>
      <w:b/>
      <w:bCs/>
      <w:kern w:val="44"/>
      <w:sz w:val="44"/>
      <w:szCs w:val="44"/>
    </w:rPr>
  </w:style>
  <w:style w:type="character" w:customStyle="1" w:styleId="20">
    <w:name w:val="标题 2 字符"/>
    <w:basedOn w:val="a0"/>
    <w:link w:val="2"/>
    <w:rsid w:val="004655DE"/>
    <w:rPr>
      <w:rFonts w:ascii="Times New Roman" w:eastAsia="宋体" w:hAnsi="Times New Roman" w:cs="Times New Roman"/>
      <w:b/>
      <w:sz w:val="28"/>
      <w:szCs w:val="20"/>
    </w:rPr>
  </w:style>
  <w:style w:type="character" w:customStyle="1" w:styleId="30">
    <w:name w:val="标题 3 字符"/>
    <w:basedOn w:val="a0"/>
    <w:link w:val="3"/>
    <w:rsid w:val="00BB7E5A"/>
    <w:rPr>
      <w:rFonts w:ascii="宋体" w:eastAsia="宋体" w:hAnsi="宋体" w:cs="Times New Roman"/>
      <w:b/>
      <w:sz w:val="28"/>
      <w:szCs w:val="20"/>
    </w:rPr>
  </w:style>
  <w:style w:type="character" w:customStyle="1" w:styleId="40">
    <w:name w:val="标题 4 字符"/>
    <w:basedOn w:val="a0"/>
    <w:link w:val="4"/>
    <w:rsid w:val="00795AA8"/>
    <w:rPr>
      <w:rFonts w:ascii="Times New Roman" w:eastAsia="宋体" w:hAnsi="Times New Roman" w:cs="Times New Roman"/>
      <w:b/>
      <w:sz w:val="28"/>
      <w:szCs w:val="20"/>
    </w:rPr>
  </w:style>
  <w:style w:type="character" w:customStyle="1" w:styleId="50">
    <w:name w:val="标题 5 字符"/>
    <w:basedOn w:val="a0"/>
    <w:link w:val="5"/>
    <w:uiPriority w:val="9"/>
    <w:rsid w:val="00795AA8"/>
    <w:rPr>
      <w:bCs/>
      <w:sz w:val="28"/>
      <w:szCs w:val="28"/>
    </w:rPr>
  </w:style>
  <w:style w:type="character" w:customStyle="1" w:styleId="60">
    <w:name w:val="标题 6 字符"/>
    <w:basedOn w:val="a0"/>
    <w:link w:val="6"/>
    <w:uiPriority w:val="9"/>
    <w:rsid w:val="00CC0D80"/>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C0D80"/>
    <w:rPr>
      <w:b/>
      <w:bCs/>
      <w:sz w:val="24"/>
      <w:szCs w:val="24"/>
    </w:rPr>
  </w:style>
  <w:style w:type="character" w:customStyle="1" w:styleId="80">
    <w:name w:val="标题 8 字符"/>
    <w:basedOn w:val="a0"/>
    <w:link w:val="8"/>
    <w:uiPriority w:val="9"/>
    <w:rsid w:val="00CC0D80"/>
    <w:rPr>
      <w:rFonts w:asciiTheme="majorHAnsi" w:eastAsiaTheme="majorEastAsia" w:hAnsiTheme="majorHAnsi" w:cstheme="majorBidi"/>
      <w:sz w:val="24"/>
      <w:szCs w:val="24"/>
    </w:rPr>
  </w:style>
  <w:style w:type="character" w:customStyle="1" w:styleId="90">
    <w:name w:val="标题 9 字符"/>
    <w:basedOn w:val="a0"/>
    <w:link w:val="9"/>
    <w:uiPriority w:val="9"/>
    <w:rsid w:val="00CC0D80"/>
    <w:rPr>
      <w:rFonts w:asciiTheme="majorHAnsi" w:eastAsiaTheme="majorEastAsia" w:hAnsiTheme="majorHAnsi" w:cstheme="majorBidi"/>
      <w:szCs w:val="21"/>
    </w:rPr>
  </w:style>
  <w:style w:type="paragraph" w:styleId="a3">
    <w:name w:val="List Paragraph"/>
    <w:basedOn w:val="a"/>
    <w:uiPriority w:val="99"/>
    <w:qFormat/>
    <w:rsid w:val="00DD5422"/>
    <w:pPr>
      <w:ind w:firstLineChars="200" w:firstLine="420"/>
    </w:pPr>
  </w:style>
  <w:style w:type="character" w:customStyle="1" w:styleId="a4">
    <w:name w:val="正文缩进 字符"/>
    <w:basedOn w:val="a0"/>
    <w:link w:val="a5"/>
    <w:rsid w:val="00B2130E"/>
    <w:rPr>
      <w:rFonts w:eastAsia="宋体"/>
      <w:sz w:val="24"/>
    </w:rPr>
  </w:style>
  <w:style w:type="paragraph" w:styleId="a5">
    <w:name w:val="Normal Indent"/>
    <w:basedOn w:val="a"/>
    <w:link w:val="a4"/>
    <w:rsid w:val="00B2130E"/>
    <w:pPr>
      <w:spacing w:line="360" w:lineRule="auto"/>
      <w:ind w:firstLine="420"/>
    </w:pPr>
    <w:rPr>
      <w:rFonts w:eastAsia="宋体"/>
      <w:sz w:val="24"/>
    </w:rPr>
  </w:style>
  <w:style w:type="paragraph" w:styleId="HTML">
    <w:name w:val="HTML Preformatted"/>
    <w:basedOn w:val="a"/>
    <w:link w:val="HTML0"/>
    <w:uiPriority w:val="99"/>
    <w:semiHidden/>
    <w:unhideWhenUsed/>
    <w:rsid w:val="0076496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64965"/>
    <w:rPr>
      <w:rFonts w:ascii="宋体" w:eastAsia="宋体" w:hAnsi="宋体" w:cs="宋体"/>
      <w:kern w:val="0"/>
      <w:sz w:val="24"/>
      <w:szCs w:val="24"/>
    </w:rPr>
  </w:style>
  <w:style w:type="paragraph" w:styleId="a6">
    <w:name w:val="header"/>
    <w:basedOn w:val="a"/>
    <w:link w:val="a7"/>
    <w:uiPriority w:val="99"/>
    <w:unhideWhenUsed/>
    <w:rsid w:val="00A23CD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23CDE"/>
    <w:rPr>
      <w:sz w:val="18"/>
      <w:szCs w:val="18"/>
    </w:rPr>
  </w:style>
  <w:style w:type="paragraph" w:styleId="a8">
    <w:name w:val="footer"/>
    <w:basedOn w:val="a"/>
    <w:link w:val="a9"/>
    <w:uiPriority w:val="99"/>
    <w:unhideWhenUsed/>
    <w:rsid w:val="00A23CDE"/>
    <w:pPr>
      <w:tabs>
        <w:tab w:val="center" w:pos="4153"/>
        <w:tab w:val="right" w:pos="8306"/>
      </w:tabs>
      <w:snapToGrid w:val="0"/>
      <w:jc w:val="left"/>
    </w:pPr>
    <w:rPr>
      <w:sz w:val="18"/>
      <w:szCs w:val="18"/>
    </w:rPr>
  </w:style>
  <w:style w:type="character" w:customStyle="1" w:styleId="a9">
    <w:name w:val="页脚 字符"/>
    <w:basedOn w:val="a0"/>
    <w:link w:val="a8"/>
    <w:uiPriority w:val="99"/>
    <w:rsid w:val="00A23CDE"/>
    <w:rPr>
      <w:sz w:val="18"/>
      <w:szCs w:val="18"/>
    </w:rPr>
  </w:style>
  <w:style w:type="character" w:styleId="aa">
    <w:name w:val="Hyperlink"/>
    <w:basedOn w:val="a0"/>
    <w:uiPriority w:val="99"/>
    <w:unhideWhenUsed/>
    <w:rsid w:val="00B5252D"/>
    <w:rPr>
      <w:color w:val="0000FF"/>
      <w:u w:val="single"/>
    </w:rPr>
  </w:style>
  <w:style w:type="table" w:styleId="ab">
    <w:name w:val="Table Grid"/>
    <w:basedOn w:val="a1"/>
    <w:uiPriority w:val="59"/>
    <w:rsid w:val="002360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无间隔 字符"/>
    <w:link w:val="ad"/>
    <w:uiPriority w:val="1"/>
    <w:rsid w:val="008E05DD"/>
    <w:rPr>
      <w:sz w:val="22"/>
    </w:rPr>
  </w:style>
  <w:style w:type="paragraph" w:styleId="ad">
    <w:name w:val="No Spacing"/>
    <w:link w:val="ac"/>
    <w:uiPriority w:val="1"/>
    <w:qFormat/>
    <w:rsid w:val="008E05DD"/>
    <w:rPr>
      <w:sz w:val="22"/>
    </w:rPr>
  </w:style>
  <w:style w:type="paragraph" w:styleId="TOC3">
    <w:name w:val="toc 3"/>
    <w:basedOn w:val="a"/>
    <w:next w:val="a"/>
    <w:uiPriority w:val="39"/>
    <w:unhideWhenUsed/>
    <w:rsid w:val="008E05DD"/>
    <w:pPr>
      <w:tabs>
        <w:tab w:val="left" w:pos="1948"/>
        <w:tab w:val="right" w:leader="dot" w:pos="8296"/>
      </w:tabs>
      <w:ind w:leftChars="400" w:left="840" w:firstLineChars="200" w:firstLine="420"/>
      <w:jc w:val="left"/>
    </w:pPr>
    <w:rPr>
      <w:rFonts w:ascii="Calibri" w:eastAsia="宋体" w:hAnsi="Calibri" w:cs="Times New Roman"/>
    </w:rPr>
  </w:style>
  <w:style w:type="paragraph" w:styleId="TOC2">
    <w:name w:val="toc 2"/>
    <w:basedOn w:val="a"/>
    <w:next w:val="a"/>
    <w:uiPriority w:val="39"/>
    <w:unhideWhenUsed/>
    <w:rsid w:val="008E05DD"/>
    <w:pPr>
      <w:tabs>
        <w:tab w:val="left" w:pos="1470"/>
        <w:tab w:val="right" w:leader="dot" w:pos="8296"/>
      </w:tabs>
      <w:ind w:leftChars="200" w:left="420" w:firstLineChars="200" w:firstLine="420"/>
      <w:jc w:val="left"/>
    </w:pPr>
    <w:rPr>
      <w:rFonts w:ascii="Calibri" w:eastAsia="宋体" w:hAnsi="Calibri" w:cs="Times New Roman"/>
    </w:rPr>
  </w:style>
  <w:style w:type="paragraph" w:styleId="TOC1">
    <w:name w:val="toc 1"/>
    <w:basedOn w:val="a"/>
    <w:next w:val="a"/>
    <w:uiPriority w:val="39"/>
    <w:unhideWhenUsed/>
    <w:rsid w:val="008E05DD"/>
    <w:pPr>
      <w:spacing w:line="360" w:lineRule="auto"/>
      <w:ind w:firstLineChars="200" w:firstLine="420"/>
      <w:jc w:val="left"/>
    </w:pPr>
    <w:rPr>
      <w:rFonts w:ascii="Calibri" w:eastAsia="宋体" w:hAnsi="Calibri" w:cs="Times New Roman"/>
    </w:rPr>
  </w:style>
  <w:style w:type="paragraph" w:styleId="TOC">
    <w:name w:val="TOC Heading"/>
    <w:basedOn w:val="1"/>
    <w:next w:val="a"/>
    <w:uiPriority w:val="39"/>
    <w:qFormat/>
    <w:rsid w:val="008E05DD"/>
    <w:pPr>
      <w:widowControl/>
      <w:spacing w:before="480" w:after="0" w:line="276" w:lineRule="auto"/>
      <w:ind w:left="353" w:hangingChars="80" w:hanging="353"/>
      <w:jc w:val="left"/>
      <w:outlineLvl w:val="9"/>
    </w:pPr>
    <w:rPr>
      <w:rFonts w:ascii="Cambria" w:eastAsia="宋体" w:hAnsi="Cambria" w:cs="Times New Roman"/>
      <w:color w:val="365F91"/>
      <w:kern w:val="0"/>
      <w:sz w:val="28"/>
      <w:szCs w:val="28"/>
    </w:rPr>
  </w:style>
  <w:style w:type="paragraph" w:styleId="TOC4">
    <w:name w:val="toc 4"/>
    <w:basedOn w:val="a"/>
    <w:next w:val="a"/>
    <w:autoRedefine/>
    <w:uiPriority w:val="39"/>
    <w:unhideWhenUsed/>
    <w:rsid w:val="00C34129"/>
    <w:pPr>
      <w:ind w:leftChars="600" w:left="1260"/>
    </w:pPr>
  </w:style>
  <w:style w:type="paragraph" w:styleId="TOC5">
    <w:name w:val="toc 5"/>
    <w:basedOn w:val="a"/>
    <w:next w:val="a"/>
    <w:autoRedefine/>
    <w:uiPriority w:val="39"/>
    <w:unhideWhenUsed/>
    <w:rsid w:val="00C34129"/>
    <w:pPr>
      <w:ind w:leftChars="800" w:left="1680"/>
    </w:pPr>
  </w:style>
  <w:style w:type="paragraph" w:styleId="TOC6">
    <w:name w:val="toc 6"/>
    <w:basedOn w:val="a"/>
    <w:next w:val="a"/>
    <w:autoRedefine/>
    <w:uiPriority w:val="39"/>
    <w:unhideWhenUsed/>
    <w:rsid w:val="00C34129"/>
    <w:pPr>
      <w:ind w:leftChars="1000" w:left="2100"/>
    </w:pPr>
  </w:style>
  <w:style w:type="paragraph" w:styleId="TOC7">
    <w:name w:val="toc 7"/>
    <w:basedOn w:val="a"/>
    <w:next w:val="a"/>
    <w:autoRedefine/>
    <w:uiPriority w:val="39"/>
    <w:unhideWhenUsed/>
    <w:rsid w:val="00C34129"/>
    <w:pPr>
      <w:ind w:leftChars="1200" w:left="2520"/>
    </w:pPr>
  </w:style>
  <w:style w:type="paragraph" w:styleId="TOC8">
    <w:name w:val="toc 8"/>
    <w:basedOn w:val="a"/>
    <w:next w:val="a"/>
    <w:autoRedefine/>
    <w:uiPriority w:val="39"/>
    <w:unhideWhenUsed/>
    <w:rsid w:val="00C34129"/>
    <w:pPr>
      <w:ind w:leftChars="1400" w:left="2940"/>
    </w:pPr>
  </w:style>
  <w:style w:type="paragraph" w:styleId="TOC9">
    <w:name w:val="toc 9"/>
    <w:basedOn w:val="a"/>
    <w:next w:val="a"/>
    <w:autoRedefine/>
    <w:uiPriority w:val="39"/>
    <w:unhideWhenUsed/>
    <w:rsid w:val="00C34129"/>
    <w:pPr>
      <w:ind w:leftChars="1600" w:left="3360"/>
    </w:pPr>
  </w:style>
  <w:style w:type="paragraph" w:styleId="ae">
    <w:name w:val="Normal (Web)"/>
    <w:basedOn w:val="a"/>
    <w:uiPriority w:val="99"/>
    <w:unhideWhenUsed/>
    <w:rsid w:val="006E5EBD"/>
    <w:pPr>
      <w:widowControl/>
      <w:spacing w:before="100" w:beforeAutospacing="1" w:after="100" w:afterAutospacing="1"/>
      <w:jc w:val="left"/>
    </w:pPr>
    <w:rPr>
      <w:rFonts w:ascii="宋体" w:eastAsia="宋体" w:hAnsi="宋体" w:cs="宋体"/>
      <w:kern w:val="0"/>
      <w:sz w:val="24"/>
      <w:szCs w:val="24"/>
    </w:rPr>
  </w:style>
  <w:style w:type="paragraph" w:customStyle="1" w:styleId="p0">
    <w:name w:val="p0"/>
    <w:basedOn w:val="a"/>
    <w:rsid w:val="00F44DFB"/>
    <w:pPr>
      <w:widowControl/>
      <w:spacing w:line="360" w:lineRule="auto"/>
      <w:ind w:firstLine="420"/>
    </w:pPr>
    <w:rPr>
      <w:rFonts w:ascii="Calibri" w:eastAsia="宋体" w:hAnsi="Calibri" w:cs="Calibri"/>
      <w:kern w:val="0"/>
      <w:szCs w:val="21"/>
    </w:rPr>
  </w:style>
  <w:style w:type="character" w:styleId="af">
    <w:name w:val="annotation reference"/>
    <w:basedOn w:val="a0"/>
    <w:uiPriority w:val="99"/>
    <w:semiHidden/>
    <w:unhideWhenUsed/>
    <w:rsid w:val="00AC477C"/>
    <w:rPr>
      <w:sz w:val="21"/>
      <w:szCs w:val="21"/>
    </w:rPr>
  </w:style>
  <w:style w:type="paragraph" w:styleId="af0">
    <w:name w:val="annotation text"/>
    <w:basedOn w:val="a"/>
    <w:link w:val="af1"/>
    <w:uiPriority w:val="99"/>
    <w:semiHidden/>
    <w:unhideWhenUsed/>
    <w:rsid w:val="00AC477C"/>
    <w:pPr>
      <w:jc w:val="left"/>
    </w:pPr>
  </w:style>
  <w:style w:type="character" w:customStyle="1" w:styleId="af1">
    <w:name w:val="批注文字 字符"/>
    <w:basedOn w:val="a0"/>
    <w:link w:val="af0"/>
    <w:uiPriority w:val="99"/>
    <w:semiHidden/>
    <w:rsid w:val="00AC477C"/>
  </w:style>
  <w:style w:type="paragraph" w:styleId="af2">
    <w:name w:val="annotation subject"/>
    <w:basedOn w:val="af0"/>
    <w:next w:val="af0"/>
    <w:link w:val="af3"/>
    <w:uiPriority w:val="99"/>
    <w:semiHidden/>
    <w:unhideWhenUsed/>
    <w:rsid w:val="00AC477C"/>
    <w:rPr>
      <w:b/>
      <w:bCs/>
    </w:rPr>
  </w:style>
  <w:style w:type="character" w:customStyle="1" w:styleId="af3">
    <w:name w:val="批注主题 字符"/>
    <w:basedOn w:val="af1"/>
    <w:link w:val="af2"/>
    <w:uiPriority w:val="99"/>
    <w:semiHidden/>
    <w:rsid w:val="00AC477C"/>
    <w:rPr>
      <w:b/>
      <w:bCs/>
    </w:rPr>
  </w:style>
  <w:style w:type="paragraph" w:styleId="af4">
    <w:name w:val="Balloon Text"/>
    <w:basedOn w:val="a"/>
    <w:link w:val="af5"/>
    <w:uiPriority w:val="99"/>
    <w:unhideWhenUsed/>
    <w:rsid w:val="00AC477C"/>
    <w:rPr>
      <w:sz w:val="18"/>
      <w:szCs w:val="18"/>
    </w:rPr>
  </w:style>
  <w:style w:type="character" w:customStyle="1" w:styleId="af5">
    <w:name w:val="批注框文本 字符"/>
    <w:basedOn w:val="a0"/>
    <w:link w:val="af4"/>
    <w:uiPriority w:val="99"/>
    <w:semiHidden/>
    <w:rsid w:val="00AC477C"/>
    <w:rPr>
      <w:sz w:val="18"/>
      <w:szCs w:val="18"/>
    </w:rPr>
  </w:style>
  <w:style w:type="paragraph" w:styleId="af6">
    <w:name w:val="Document Map"/>
    <w:basedOn w:val="a"/>
    <w:link w:val="af7"/>
    <w:semiHidden/>
    <w:unhideWhenUsed/>
    <w:rsid w:val="004C4957"/>
    <w:rPr>
      <w:rFonts w:ascii="宋体" w:eastAsia="宋体"/>
      <w:sz w:val="18"/>
      <w:szCs w:val="18"/>
    </w:rPr>
  </w:style>
  <w:style w:type="character" w:customStyle="1" w:styleId="af7">
    <w:name w:val="文档结构图 字符"/>
    <w:basedOn w:val="a0"/>
    <w:link w:val="af6"/>
    <w:uiPriority w:val="99"/>
    <w:semiHidden/>
    <w:rsid w:val="004C4957"/>
    <w:rPr>
      <w:rFonts w:ascii="宋体" w:eastAsia="宋体"/>
      <w:sz w:val="18"/>
      <w:szCs w:val="18"/>
    </w:rPr>
  </w:style>
  <w:style w:type="paragraph" w:customStyle="1" w:styleId="af8">
    <w:name w:val="文档正文"/>
    <w:basedOn w:val="a"/>
    <w:link w:val="Char"/>
    <w:qFormat/>
    <w:rsid w:val="006A6BA9"/>
    <w:pPr>
      <w:autoSpaceDE w:val="0"/>
      <w:autoSpaceDN w:val="0"/>
      <w:adjustRightInd w:val="0"/>
      <w:ind w:firstLine="420"/>
      <w:textAlignment w:val="baseline"/>
    </w:pPr>
    <w:rPr>
      <w:rFonts w:ascii="宋体" w:eastAsia="宋体" w:hAnsi="宋体" w:cs="Times New Roman"/>
      <w:kern w:val="0"/>
      <w:szCs w:val="20"/>
    </w:rPr>
  </w:style>
  <w:style w:type="character" w:customStyle="1" w:styleId="Char">
    <w:name w:val="文档正文 Char"/>
    <w:link w:val="af8"/>
    <w:rsid w:val="006A6BA9"/>
    <w:rPr>
      <w:rFonts w:ascii="宋体" w:eastAsia="宋体" w:hAnsi="宋体" w:cs="Times New Roman"/>
      <w:kern w:val="0"/>
      <w:szCs w:val="20"/>
    </w:rPr>
  </w:style>
  <w:style w:type="paragraph" w:styleId="af9">
    <w:name w:val="Revision"/>
    <w:hidden/>
    <w:uiPriority w:val="99"/>
    <w:semiHidden/>
    <w:rsid w:val="00E127CF"/>
  </w:style>
  <w:style w:type="character" w:customStyle="1" w:styleId="apple-converted-space">
    <w:name w:val="apple-converted-space"/>
    <w:rsid w:val="009B2B3C"/>
  </w:style>
  <w:style w:type="character" w:customStyle="1" w:styleId="hps">
    <w:name w:val="hps"/>
    <w:rsid w:val="009B2B3C"/>
  </w:style>
  <w:style w:type="paragraph" w:customStyle="1" w:styleId="reader-word-layer">
    <w:name w:val="reader-word-layer"/>
    <w:basedOn w:val="a"/>
    <w:rsid w:val="009B2B3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8933636">
      <w:bodyDiv w:val="1"/>
      <w:marLeft w:val="0"/>
      <w:marRight w:val="0"/>
      <w:marTop w:val="0"/>
      <w:marBottom w:val="0"/>
      <w:divBdr>
        <w:top w:val="none" w:sz="0" w:space="0" w:color="auto"/>
        <w:left w:val="none" w:sz="0" w:space="0" w:color="auto"/>
        <w:bottom w:val="none" w:sz="0" w:space="0" w:color="auto"/>
        <w:right w:val="none" w:sz="0" w:space="0" w:color="auto"/>
      </w:divBdr>
      <w:divsChild>
        <w:div w:id="528879404">
          <w:marLeft w:val="0"/>
          <w:marRight w:val="0"/>
          <w:marTop w:val="0"/>
          <w:marBottom w:val="0"/>
          <w:divBdr>
            <w:top w:val="none" w:sz="0" w:space="0" w:color="auto"/>
            <w:left w:val="none" w:sz="0" w:space="0" w:color="auto"/>
            <w:bottom w:val="none" w:sz="0" w:space="0" w:color="auto"/>
            <w:right w:val="none" w:sz="0" w:space="0" w:color="auto"/>
          </w:divBdr>
          <w:divsChild>
            <w:div w:id="1757244267">
              <w:marLeft w:val="0"/>
              <w:marRight w:val="0"/>
              <w:marTop w:val="0"/>
              <w:marBottom w:val="0"/>
              <w:divBdr>
                <w:top w:val="none" w:sz="0" w:space="0" w:color="auto"/>
                <w:left w:val="none" w:sz="0" w:space="0" w:color="auto"/>
                <w:bottom w:val="none" w:sz="0" w:space="0" w:color="auto"/>
                <w:right w:val="none" w:sz="0" w:space="0" w:color="auto"/>
              </w:divBdr>
              <w:divsChild>
                <w:div w:id="1890798660">
                  <w:marLeft w:val="0"/>
                  <w:marRight w:val="0"/>
                  <w:marTop w:val="0"/>
                  <w:marBottom w:val="0"/>
                  <w:divBdr>
                    <w:top w:val="single" w:sz="2" w:space="0" w:color="D4D4D4"/>
                    <w:left w:val="single" w:sz="6" w:space="0" w:color="D4D4D4"/>
                    <w:bottom w:val="single" w:sz="6" w:space="0" w:color="D4D4D4"/>
                    <w:right w:val="single" w:sz="6" w:space="0" w:color="D4D4D4"/>
                  </w:divBdr>
                  <w:divsChild>
                    <w:div w:id="1296988845">
                      <w:marLeft w:val="0"/>
                      <w:marRight w:val="0"/>
                      <w:marTop w:val="0"/>
                      <w:marBottom w:val="0"/>
                      <w:divBdr>
                        <w:top w:val="none" w:sz="0" w:space="0" w:color="auto"/>
                        <w:left w:val="none" w:sz="0" w:space="0" w:color="auto"/>
                        <w:bottom w:val="none" w:sz="0" w:space="0" w:color="auto"/>
                        <w:right w:val="none" w:sz="0" w:space="0" w:color="auto"/>
                      </w:divBdr>
                      <w:divsChild>
                        <w:div w:id="111899968">
                          <w:marLeft w:val="225"/>
                          <w:marRight w:val="225"/>
                          <w:marTop w:val="225"/>
                          <w:marBottom w:val="0"/>
                          <w:divBdr>
                            <w:top w:val="single" w:sz="6" w:space="0" w:color="CCCCCC"/>
                            <w:left w:val="single" w:sz="6" w:space="0" w:color="CCCCCC"/>
                            <w:bottom w:val="single" w:sz="6" w:space="0" w:color="CCCCCC"/>
                            <w:right w:val="single" w:sz="6" w:space="0" w:color="CCCCCC"/>
                          </w:divBdr>
                          <w:divsChild>
                            <w:div w:id="1298799815">
                              <w:marLeft w:val="0"/>
                              <w:marRight w:val="0"/>
                              <w:marTop w:val="0"/>
                              <w:marBottom w:val="0"/>
                              <w:divBdr>
                                <w:top w:val="none" w:sz="0" w:space="0" w:color="auto"/>
                                <w:left w:val="none" w:sz="0" w:space="0" w:color="auto"/>
                                <w:bottom w:val="none" w:sz="0" w:space="0" w:color="auto"/>
                                <w:right w:val="none" w:sz="0" w:space="0" w:color="auto"/>
                              </w:divBdr>
                              <w:divsChild>
                                <w:div w:id="347172560">
                                  <w:marLeft w:val="0"/>
                                  <w:marRight w:val="0"/>
                                  <w:marTop w:val="0"/>
                                  <w:marBottom w:val="0"/>
                                  <w:divBdr>
                                    <w:top w:val="single" w:sz="2" w:space="0" w:color="D4D4D4"/>
                                    <w:left w:val="single" w:sz="6" w:space="0" w:color="D4D4D4"/>
                                    <w:bottom w:val="single" w:sz="6" w:space="0" w:color="D4D4D4"/>
                                    <w:right w:val="single" w:sz="6" w:space="0" w:color="D4D4D4"/>
                                  </w:divBdr>
                                  <w:divsChild>
                                    <w:div w:id="1540437340">
                                      <w:marLeft w:val="0"/>
                                      <w:marRight w:val="0"/>
                                      <w:marTop w:val="0"/>
                                      <w:marBottom w:val="0"/>
                                      <w:divBdr>
                                        <w:top w:val="single" w:sz="2" w:space="0" w:color="D4D4D4"/>
                                        <w:left w:val="single" w:sz="6" w:space="0" w:color="D4D4D4"/>
                                        <w:bottom w:val="single" w:sz="6" w:space="0" w:color="D4D4D4"/>
                                        <w:right w:val="single" w:sz="6" w:space="0" w:color="D4D4D4"/>
                                      </w:divBdr>
                                      <w:divsChild>
                                        <w:div w:id="1428040309">
                                          <w:marLeft w:val="0"/>
                                          <w:marRight w:val="0"/>
                                          <w:marTop w:val="0"/>
                                          <w:marBottom w:val="0"/>
                                          <w:divBdr>
                                            <w:top w:val="none" w:sz="0" w:space="0" w:color="auto"/>
                                            <w:left w:val="none" w:sz="0" w:space="0" w:color="auto"/>
                                            <w:bottom w:val="none" w:sz="0" w:space="0" w:color="auto"/>
                                            <w:right w:val="none" w:sz="0" w:space="0" w:color="auto"/>
                                          </w:divBdr>
                                          <w:divsChild>
                                            <w:div w:id="1561094564">
                                              <w:marLeft w:val="0"/>
                                              <w:marRight w:val="0"/>
                                              <w:marTop w:val="0"/>
                                              <w:marBottom w:val="0"/>
                                              <w:divBdr>
                                                <w:top w:val="none" w:sz="0" w:space="0" w:color="auto"/>
                                                <w:left w:val="none" w:sz="0" w:space="0" w:color="auto"/>
                                                <w:bottom w:val="none" w:sz="0" w:space="0" w:color="auto"/>
                                                <w:right w:val="none" w:sz="0" w:space="0" w:color="auto"/>
                                              </w:divBdr>
                                              <w:divsChild>
                                                <w:div w:id="1704360988">
                                                  <w:marLeft w:val="0"/>
                                                  <w:marRight w:val="0"/>
                                                  <w:marTop w:val="0"/>
                                                  <w:marBottom w:val="0"/>
                                                  <w:divBdr>
                                                    <w:top w:val="none" w:sz="0" w:space="0" w:color="auto"/>
                                                    <w:left w:val="none" w:sz="0" w:space="0" w:color="auto"/>
                                                    <w:bottom w:val="none" w:sz="0" w:space="0" w:color="auto"/>
                                                    <w:right w:val="none" w:sz="0" w:space="0" w:color="auto"/>
                                                  </w:divBdr>
                                                  <w:divsChild>
                                                    <w:div w:id="2926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62049858">
      <w:bodyDiv w:val="1"/>
      <w:marLeft w:val="0"/>
      <w:marRight w:val="0"/>
      <w:marTop w:val="0"/>
      <w:marBottom w:val="0"/>
      <w:divBdr>
        <w:top w:val="none" w:sz="0" w:space="0" w:color="auto"/>
        <w:left w:val="none" w:sz="0" w:space="0" w:color="auto"/>
        <w:bottom w:val="none" w:sz="0" w:space="0" w:color="auto"/>
        <w:right w:val="none" w:sz="0" w:space="0" w:color="auto"/>
      </w:divBdr>
      <w:divsChild>
        <w:div w:id="992104910">
          <w:marLeft w:val="0"/>
          <w:marRight w:val="0"/>
          <w:marTop w:val="0"/>
          <w:marBottom w:val="0"/>
          <w:divBdr>
            <w:top w:val="none" w:sz="0" w:space="0" w:color="auto"/>
            <w:left w:val="none" w:sz="0" w:space="0" w:color="auto"/>
            <w:bottom w:val="none" w:sz="0" w:space="0" w:color="auto"/>
            <w:right w:val="none" w:sz="0" w:space="0" w:color="auto"/>
          </w:divBdr>
          <w:divsChild>
            <w:div w:id="62195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612484">
      <w:bodyDiv w:val="1"/>
      <w:marLeft w:val="0"/>
      <w:marRight w:val="0"/>
      <w:marTop w:val="0"/>
      <w:marBottom w:val="0"/>
      <w:divBdr>
        <w:top w:val="none" w:sz="0" w:space="0" w:color="auto"/>
        <w:left w:val="none" w:sz="0" w:space="0" w:color="auto"/>
        <w:bottom w:val="none" w:sz="0" w:space="0" w:color="auto"/>
        <w:right w:val="none" w:sz="0" w:space="0" w:color="auto"/>
      </w:divBdr>
    </w:div>
    <w:div w:id="1035883857">
      <w:bodyDiv w:val="1"/>
      <w:marLeft w:val="0"/>
      <w:marRight w:val="0"/>
      <w:marTop w:val="0"/>
      <w:marBottom w:val="0"/>
      <w:divBdr>
        <w:top w:val="none" w:sz="0" w:space="0" w:color="auto"/>
        <w:left w:val="none" w:sz="0" w:space="0" w:color="auto"/>
        <w:bottom w:val="none" w:sz="0" w:space="0" w:color="auto"/>
        <w:right w:val="none" w:sz="0" w:space="0" w:color="auto"/>
      </w:divBdr>
    </w:div>
    <w:div w:id="1069421979">
      <w:bodyDiv w:val="1"/>
      <w:marLeft w:val="0"/>
      <w:marRight w:val="0"/>
      <w:marTop w:val="0"/>
      <w:marBottom w:val="0"/>
      <w:divBdr>
        <w:top w:val="none" w:sz="0" w:space="0" w:color="auto"/>
        <w:left w:val="none" w:sz="0" w:space="0" w:color="auto"/>
        <w:bottom w:val="none" w:sz="0" w:space="0" w:color="auto"/>
        <w:right w:val="none" w:sz="0" w:space="0" w:color="auto"/>
      </w:divBdr>
      <w:divsChild>
        <w:div w:id="874850478">
          <w:marLeft w:val="0"/>
          <w:marRight w:val="0"/>
          <w:marTop w:val="0"/>
          <w:marBottom w:val="0"/>
          <w:divBdr>
            <w:top w:val="none" w:sz="0" w:space="0" w:color="auto"/>
            <w:left w:val="none" w:sz="0" w:space="0" w:color="auto"/>
            <w:bottom w:val="none" w:sz="0" w:space="0" w:color="auto"/>
            <w:right w:val="none" w:sz="0" w:space="0" w:color="auto"/>
          </w:divBdr>
        </w:div>
      </w:divsChild>
    </w:div>
    <w:div w:id="1228766090">
      <w:bodyDiv w:val="1"/>
      <w:marLeft w:val="0"/>
      <w:marRight w:val="0"/>
      <w:marTop w:val="0"/>
      <w:marBottom w:val="0"/>
      <w:divBdr>
        <w:top w:val="none" w:sz="0" w:space="0" w:color="auto"/>
        <w:left w:val="none" w:sz="0" w:space="0" w:color="auto"/>
        <w:bottom w:val="none" w:sz="0" w:space="0" w:color="auto"/>
        <w:right w:val="none" w:sz="0" w:space="0" w:color="auto"/>
      </w:divBdr>
      <w:divsChild>
        <w:div w:id="929122817">
          <w:marLeft w:val="0"/>
          <w:marRight w:val="0"/>
          <w:marTop w:val="0"/>
          <w:marBottom w:val="0"/>
          <w:divBdr>
            <w:top w:val="none" w:sz="0" w:space="0" w:color="auto"/>
            <w:left w:val="none" w:sz="0" w:space="0" w:color="auto"/>
            <w:bottom w:val="none" w:sz="0" w:space="0" w:color="auto"/>
            <w:right w:val="none" w:sz="0" w:space="0" w:color="auto"/>
          </w:divBdr>
          <w:divsChild>
            <w:div w:id="77543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4391">
      <w:bodyDiv w:val="1"/>
      <w:marLeft w:val="0"/>
      <w:marRight w:val="0"/>
      <w:marTop w:val="0"/>
      <w:marBottom w:val="0"/>
      <w:divBdr>
        <w:top w:val="none" w:sz="0" w:space="0" w:color="auto"/>
        <w:left w:val="none" w:sz="0" w:space="0" w:color="auto"/>
        <w:bottom w:val="none" w:sz="0" w:space="0" w:color="auto"/>
        <w:right w:val="none" w:sz="0" w:space="0" w:color="auto"/>
      </w:divBdr>
    </w:div>
    <w:div w:id="1314334923">
      <w:bodyDiv w:val="1"/>
      <w:marLeft w:val="0"/>
      <w:marRight w:val="0"/>
      <w:marTop w:val="0"/>
      <w:marBottom w:val="0"/>
      <w:divBdr>
        <w:top w:val="none" w:sz="0" w:space="0" w:color="auto"/>
        <w:left w:val="none" w:sz="0" w:space="0" w:color="auto"/>
        <w:bottom w:val="none" w:sz="0" w:space="0" w:color="auto"/>
        <w:right w:val="none" w:sz="0" w:space="0" w:color="auto"/>
      </w:divBdr>
    </w:div>
    <w:div w:id="1327242087">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21907879">
          <w:marLeft w:val="0"/>
          <w:marRight w:val="0"/>
          <w:marTop w:val="0"/>
          <w:marBottom w:val="0"/>
          <w:divBdr>
            <w:top w:val="none" w:sz="0" w:space="0" w:color="auto"/>
            <w:left w:val="none" w:sz="0" w:space="0" w:color="auto"/>
            <w:bottom w:val="none" w:sz="0" w:space="0" w:color="auto"/>
            <w:right w:val="none" w:sz="0" w:space="0" w:color="auto"/>
          </w:divBdr>
        </w:div>
        <w:div w:id="238058911">
          <w:marLeft w:val="0"/>
          <w:marRight w:val="0"/>
          <w:marTop w:val="0"/>
          <w:marBottom w:val="0"/>
          <w:divBdr>
            <w:top w:val="none" w:sz="0" w:space="0" w:color="auto"/>
            <w:left w:val="none" w:sz="0" w:space="0" w:color="auto"/>
            <w:bottom w:val="none" w:sz="0" w:space="0" w:color="auto"/>
            <w:right w:val="none" w:sz="0" w:space="0" w:color="auto"/>
          </w:divBdr>
        </w:div>
        <w:div w:id="1657569084">
          <w:marLeft w:val="0"/>
          <w:marRight w:val="0"/>
          <w:marTop w:val="0"/>
          <w:marBottom w:val="0"/>
          <w:divBdr>
            <w:top w:val="none" w:sz="0" w:space="0" w:color="auto"/>
            <w:left w:val="none" w:sz="0" w:space="0" w:color="auto"/>
            <w:bottom w:val="none" w:sz="0" w:space="0" w:color="auto"/>
            <w:right w:val="none" w:sz="0" w:space="0" w:color="auto"/>
          </w:divBdr>
        </w:div>
        <w:div w:id="1964770347">
          <w:marLeft w:val="0"/>
          <w:marRight w:val="0"/>
          <w:marTop w:val="0"/>
          <w:marBottom w:val="0"/>
          <w:divBdr>
            <w:top w:val="none" w:sz="0" w:space="0" w:color="auto"/>
            <w:left w:val="none" w:sz="0" w:space="0" w:color="auto"/>
            <w:bottom w:val="none" w:sz="0" w:space="0" w:color="auto"/>
            <w:right w:val="none" w:sz="0" w:space="0" w:color="auto"/>
          </w:divBdr>
        </w:div>
      </w:divsChild>
    </w:div>
    <w:div w:id="1522814013">
      <w:bodyDiv w:val="1"/>
      <w:marLeft w:val="0"/>
      <w:marRight w:val="0"/>
      <w:marTop w:val="0"/>
      <w:marBottom w:val="0"/>
      <w:divBdr>
        <w:top w:val="none" w:sz="0" w:space="0" w:color="auto"/>
        <w:left w:val="none" w:sz="0" w:space="0" w:color="auto"/>
        <w:bottom w:val="none" w:sz="0" w:space="0" w:color="auto"/>
        <w:right w:val="none" w:sz="0" w:space="0" w:color="auto"/>
      </w:divBdr>
      <w:divsChild>
        <w:div w:id="801919779">
          <w:marLeft w:val="0"/>
          <w:marRight w:val="0"/>
          <w:marTop w:val="0"/>
          <w:marBottom w:val="0"/>
          <w:divBdr>
            <w:top w:val="none" w:sz="0" w:space="0" w:color="auto"/>
            <w:left w:val="none" w:sz="0" w:space="0" w:color="auto"/>
            <w:bottom w:val="none" w:sz="0" w:space="0" w:color="auto"/>
            <w:right w:val="none" w:sz="0" w:space="0" w:color="auto"/>
          </w:divBdr>
          <w:divsChild>
            <w:div w:id="19038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61582">
      <w:bodyDiv w:val="1"/>
      <w:marLeft w:val="0"/>
      <w:marRight w:val="0"/>
      <w:marTop w:val="0"/>
      <w:marBottom w:val="0"/>
      <w:divBdr>
        <w:top w:val="none" w:sz="0" w:space="0" w:color="auto"/>
        <w:left w:val="none" w:sz="0" w:space="0" w:color="auto"/>
        <w:bottom w:val="none" w:sz="0" w:space="0" w:color="auto"/>
        <w:right w:val="none" w:sz="0" w:space="0" w:color="auto"/>
      </w:divBdr>
    </w:div>
    <w:div w:id="1650668086">
      <w:bodyDiv w:val="1"/>
      <w:marLeft w:val="0"/>
      <w:marRight w:val="0"/>
      <w:marTop w:val="0"/>
      <w:marBottom w:val="0"/>
      <w:divBdr>
        <w:top w:val="none" w:sz="0" w:space="0" w:color="auto"/>
        <w:left w:val="none" w:sz="0" w:space="0" w:color="auto"/>
        <w:bottom w:val="none" w:sz="0" w:space="0" w:color="auto"/>
        <w:right w:val="none" w:sz="0" w:space="0" w:color="auto"/>
      </w:divBdr>
    </w:div>
    <w:div w:id="1699894648">
      <w:bodyDiv w:val="1"/>
      <w:marLeft w:val="0"/>
      <w:marRight w:val="0"/>
      <w:marTop w:val="0"/>
      <w:marBottom w:val="0"/>
      <w:divBdr>
        <w:top w:val="none" w:sz="0" w:space="0" w:color="auto"/>
        <w:left w:val="none" w:sz="0" w:space="0" w:color="auto"/>
        <w:bottom w:val="none" w:sz="0" w:space="0" w:color="auto"/>
        <w:right w:val="none" w:sz="0" w:space="0" w:color="auto"/>
      </w:divBdr>
      <w:divsChild>
        <w:div w:id="897328428">
          <w:marLeft w:val="0"/>
          <w:marRight w:val="0"/>
          <w:marTop w:val="0"/>
          <w:marBottom w:val="0"/>
          <w:divBdr>
            <w:top w:val="none" w:sz="0" w:space="0" w:color="auto"/>
            <w:left w:val="none" w:sz="0" w:space="0" w:color="auto"/>
            <w:bottom w:val="none" w:sz="0" w:space="0" w:color="auto"/>
            <w:right w:val="none" w:sz="0" w:space="0" w:color="auto"/>
          </w:divBdr>
        </w:div>
      </w:divsChild>
    </w:div>
    <w:div w:id="1833519584">
      <w:bodyDiv w:val="1"/>
      <w:marLeft w:val="0"/>
      <w:marRight w:val="0"/>
      <w:marTop w:val="0"/>
      <w:marBottom w:val="0"/>
      <w:divBdr>
        <w:top w:val="none" w:sz="0" w:space="0" w:color="auto"/>
        <w:left w:val="none" w:sz="0" w:space="0" w:color="auto"/>
        <w:bottom w:val="none" w:sz="0" w:space="0" w:color="auto"/>
        <w:right w:val="none" w:sz="0" w:space="0" w:color="auto"/>
      </w:divBdr>
    </w:div>
    <w:div w:id="2043362555">
      <w:bodyDiv w:val="1"/>
      <w:marLeft w:val="0"/>
      <w:marRight w:val="0"/>
      <w:marTop w:val="0"/>
      <w:marBottom w:val="0"/>
      <w:divBdr>
        <w:top w:val="none" w:sz="0" w:space="0" w:color="auto"/>
        <w:left w:val="none" w:sz="0" w:space="0" w:color="auto"/>
        <w:bottom w:val="none" w:sz="0" w:space="0" w:color="auto"/>
        <w:right w:val="none" w:sz="0" w:space="0" w:color="auto"/>
      </w:divBdr>
    </w:div>
    <w:div w:id="2059625411">
      <w:bodyDiv w:val="1"/>
      <w:marLeft w:val="0"/>
      <w:marRight w:val="0"/>
      <w:marTop w:val="0"/>
      <w:marBottom w:val="0"/>
      <w:divBdr>
        <w:top w:val="none" w:sz="0" w:space="0" w:color="auto"/>
        <w:left w:val="none" w:sz="0" w:space="0" w:color="auto"/>
        <w:bottom w:val="none" w:sz="0" w:space="0" w:color="auto"/>
        <w:right w:val="none" w:sz="0" w:space="0" w:color="auto"/>
      </w:divBdr>
      <w:divsChild>
        <w:div w:id="1002583631">
          <w:marLeft w:val="0"/>
          <w:marRight w:val="0"/>
          <w:marTop w:val="0"/>
          <w:marBottom w:val="0"/>
          <w:divBdr>
            <w:top w:val="none" w:sz="0" w:space="0" w:color="auto"/>
            <w:left w:val="none" w:sz="0" w:space="0" w:color="auto"/>
            <w:bottom w:val="none" w:sz="0" w:space="0" w:color="auto"/>
            <w:right w:val="none" w:sz="0" w:space="0" w:color="auto"/>
          </w:divBdr>
        </w:div>
      </w:divsChild>
    </w:div>
    <w:div w:id="207199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oleObject" Target="embeddings/Microsoft_Visio_2003-2010_Drawing.vsd"/><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oleObject" Target="embeddings/Microsoft_Visio_2003-2010_Drawing1.vsd"/><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oleObject" Target="embeddings/Microsoft_Visio_2003-2010_Drawing2.vsd"/><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40B746-FF75-4D49-AD4E-7625C742E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3</Pages>
  <Words>16257</Words>
  <Characters>20322</Characters>
  <Application>Microsoft Office Word</Application>
  <DocSecurity>0</DocSecurity>
  <Lines>3387</Lines>
  <Paragraphs>4064</Paragraphs>
  <ScaleCrop>false</ScaleCrop>
  <Manager/>
  <Company/>
  <LinksUpToDate>false</LinksUpToDate>
  <CharactersWithSpaces>32515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淘宝：Bingo无忧智库，https://zx51.taobao.com，微信www_zku51_com，仅供学习24小时内删除</dc:creator>
  <cp:keywords/>
  <dc:description>淘宝：Bingo无忧智库，https://zx51.taobao.com，微信www_zku51_com，仅供学习24小时内删除</dc:description>
  <cp:lastModifiedBy>Amy</cp:lastModifiedBy>
  <cp:revision>130</cp:revision>
  <dcterms:created xsi:type="dcterms:W3CDTF">2014-07-09T16:27:00Z</dcterms:created>
  <dcterms:modified xsi:type="dcterms:W3CDTF">2020-05-10T12:12:00Z</dcterms:modified>
  <cp:category/>
</cp:coreProperties>
</file>